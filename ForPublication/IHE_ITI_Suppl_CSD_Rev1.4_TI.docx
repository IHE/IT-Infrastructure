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9AF90" w14:textId="77777777" w:rsidR="00FD6280" w:rsidRPr="007B0978" w:rsidRDefault="00FD6280" w:rsidP="008E386D">
      <w:pPr>
        <w:pStyle w:val="BodyText"/>
        <w:jc w:val="center"/>
        <w:rPr>
          <w:b/>
          <w:bCs/>
          <w:noProof w:val="0"/>
          <w:sz w:val="28"/>
          <w:szCs w:val="28"/>
        </w:rPr>
      </w:pPr>
      <w:r w:rsidRPr="007B0978">
        <w:rPr>
          <w:b/>
          <w:bCs/>
          <w:noProof w:val="0"/>
          <w:sz w:val="28"/>
          <w:szCs w:val="28"/>
        </w:rPr>
        <w:t>Integrating the Healthcare Enterprise</w:t>
      </w:r>
    </w:p>
    <w:p w14:paraId="00811F47" w14:textId="77777777" w:rsidR="00FD6280" w:rsidRPr="007B0978" w:rsidRDefault="00FD6280" w:rsidP="003D0174">
      <w:pPr>
        <w:pStyle w:val="BodyText"/>
        <w:rPr>
          <w:noProof w:val="0"/>
        </w:rPr>
      </w:pPr>
    </w:p>
    <w:p w14:paraId="749992D9" w14:textId="18275B31" w:rsidR="00FD6280" w:rsidRPr="007B0978" w:rsidRDefault="00A16CEE" w:rsidP="003D0174">
      <w:pPr>
        <w:pStyle w:val="BodyText"/>
        <w:jc w:val="center"/>
        <w:rPr>
          <w:noProof w:val="0"/>
        </w:rPr>
      </w:pPr>
      <w:r w:rsidRPr="007B0978">
        <w:drawing>
          <wp:inline distT="0" distB="0" distL="0" distR="0" wp14:anchorId="719EED8C" wp14:editId="790C1063">
            <wp:extent cx="1641475" cy="843915"/>
            <wp:effectExtent l="1905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srcRect/>
                    <a:stretch>
                      <a:fillRect/>
                    </a:stretch>
                  </pic:blipFill>
                  <pic:spPr bwMode="auto">
                    <a:xfrm>
                      <a:off x="0" y="0"/>
                      <a:ext cx="1641475" cy="843915"/>
                    </a:xfrm>
                    <a:prstGeom prst="rect">
                      <a:avLst/>
                    </a:prstGeom>
                    <a:noFill/>
                    <a:ln w="9525">
                      <a:noFill/>
                      <a:miter lim="800000"/>
                      <a:headEnd/>
                      <a:tailEnd/>
                    </a:ln>
                  </pic:spPr>
                </pic:pic>
              </a:graphicData>
            </a:graphic>
          </wp:inline>
        </w:drawing>
      </w:r>
    </w:p>
    <w:p w14:paraId="1693B67E" w14:textId="77777777" w:rsidR="00FD6280" w:rsidRPr="007B0978" w:rsidRDefault="00FD6280" w:rsidP="003D0174">
      <w:pPr>
        <w:pStyle w:val="BodyText"/>
        <w:rPr>
          <w:noProof w:val="0"/>
        </w:rPr>
      </w:pPr>
    </w:p>
    <w:p w14:paraId="3BCCAED4" w14:textId="77777777" w:rsidR="00FD6280" w:rsidRPr="007B0978" w:rsidRDefault="00FD6280" w:rsidP="003D0174">
      <w:pPr>
        <w:pStyle w:val="BodyText"/>
        <w:jc w:val="center"/>
        <w:rPr>
          <w:b/>
          <w:noProof w:val="0"/>
          <w:sz w:val="44"/>
          <w:szCs w:val="44"/>
        </w:rPr>
      </w:pPr>
      <w:r w:rsidRPr="007B0978">
        <w:rPr>
          <w:b/>
          <w:noProof w:val="0"/>
          <w:sz w:val="44"/>
          <w:szCs w:val="44"/>
        </w:rPr>
        <w:t>IHE IT Infrastructure</w:t>
      </w:r>
    </w:p>
    <w:p w14:paraId="365BD78E" w14:textId="77777777" w:rsidR="00FD6280" w:rsidRPr="007B0978" w:rsidRDefault="00FD6280" w:rsidP="003D0174">
      <w:pPr>
        <w:pStyle w:val="BodyText"/>
        <w:jc w:val="center"/>
        <w:rPr>
          <w:b/>
          <w:noProof w:val="0"/>
          <w:sz w:val="44"/>
          <w:szCs w:val="44"/>
        </w:rPr>
      </w:pPr>
      <w:r w:rsidRPr="007B0978">
        <w:rPr>
          <w:b/>
          <w:noProof w:val="0"/>
          <w:sz w:val="44"/>
          <w:szCs w:val="44"/>
        </w:rPr>
        <w:t>Technical Framework Supplement</w:t>
      </w:r>
    </w:p>
    <w:p w14:paraId="7C692292" w14:textId="77777777" w:rsidR="00FD6280" w:rsidRPr="007B0978" w:rsidRDefault="00FD6280" w:rsidP="003D0174">
      <w:pPr>
        <w:pStyle w:val="BodyText"/>
        <w:rPr>
          <w:noProof w:val="0"/>
        </w:rPr>
      </w:pPr>
    </w:p>
    <w:p w14:paraId="68603FE3" w14:textId="77777777" w:rsidR="00FD6280" w:rsidRPr="007B0978" w:rsidRDefault="00FD6280" w:rsidP="003D0174">
      <w:pPr>
        <w:pStyle w:val="BodyText"/>
        <w:rPr>
          <w:noProof w:val="0"/>
        </w:rPr>
      </w:pPr>
    </w:p>
    <w:p w14:paraId="55CA4612" w14:textId="77777777" w:rsidR="00D81C46" w:rsidRPr="007B0978" w:rsidRDefault="00D81C46" w:rsidP="003D0174">
      <w:pPr>
        <w:pStyle w:val="BodyText"/>
        <w:rPr>
          <w:noProof w:val="0"/>
        </w:rPr>
      </w:pPr>
    </w:p>
    <w:p w14:paraId="4F7FC340" w14:textId="77777777" w:rsidR="00FD6280" w:rsidRPr="007B0978" w:rsidRDefault="00FD6280" w:rsidP="003D0174">
      <w:pPr>
        <w:jc w:val="center"/>
        <w:rPr>
          <w:b/>
          <w:sz w:val="44"/>
          <w:szCs w:val="44"/>
        </w:rPr>
      </w:pPr>
      <w:r w:rsidRPr="007B0978">
        <w:rPr>
          <w:b/>
          <w:sz w:val="44"/>
          <w:szCs w:val="44"/>
        </w:rPr>
        <w:t xml:space="preserve">Care Services Discovery </w:t>
      </w:r>
      <w:r w:rsidRPr="007B0978">
        <w:rPr>
          <w:b/>
          <w:sz w:val="44"/>
          <w:szCs w:val="44"/>
        </w:rPr>
        <w:br/>
        <w:t>(CSD)</w:t>
      </w:r>
    </w:p>
    <w:p w14:paraId="73725BA4" w14:textId="77777777" w:rsidR="00FD6280" w:rsidRPr="007B0978" w:rsidRDefault="00FD6280" w:rsidP="003D0174">
      <w:pPr>
        <w:pStyle w:val="BodyText"/>
        <w:rPr>
          <w:noProof w:val="0"/>
        </w:rPr>
      </w:pPr>
    </w:p>
    <w:p w14:paraId="0532AA47" w14:textId="77777777" w:rsidR="00FD6280" w:rsidRPr="007B0978" w:rsidRDefault="00FD6280" w:rsidP="003D0174">
      <w:pPr>
        <w:pStyle w:val="BodyText"/>
        <w:rPr>
          <w:noProof w:val="0"/>
        </w:rPr>
      </w:pPr>
    </w:p>
    <w:p w14:paraId="03BB1779" w14:textId="77777777" w:rsidR="00FD6280" w:rsidRPr="007B0978" w:rsidRDefault="00FD6280" w:rsidP="003D0174">
      <w:pPr>
        <w:pStyle w:val="BodyText"/>
        <w:rPr>
          <w:noProof w:val="0"/>
        </w:rPr>
      </w:pPr>
    </w:p>
    <w:p w14:paraId="3B8040D8" w14:textId="6E2A9862" w:rsidR="00FD6280" w:rsidRPr="007B0978" w:rsidRDefault="00705918" w:rsidP="00705918">
      <w:pPr>
        <w:jc w:val="center"/>
      </w:pPr>
      <w:r w:rsidRPr="007B0978">
        <w:rPr>
          <w:b/>
          <w:sz w:val="44"/>
          <w:szCs w:val="44"/>
        </w:rPr>
        <w:t>Trial Implementation</w:t>
      </w:r>
    </w:p>
    <w:p w14:paraId="424467AD" w14:textId="77777777" w:rsidR="00FD6280" w:rsidRPr="007B0978" w:rsidRDefault="00FD6280" w:rsidP="003D0174">
      <w:pPr>
        <w:pStyle w:val="BodyText"/>
        <w:rPr>
          <w:noProof w:val="0"/>
        </w:rPr>
      </w:pPr>
    </w:p>
    <w:p w14:paraId="554A1D15" w14:textId="77777777" w:rsidR="00FD6280" w:rsidRPr="007B0978" w:rsidRDefault="00FD6280" w:rsidP="003D0174">
      <w:pPr>
        <w:pStyle w:val="BodyText"/>
        <w:rPr>
          <w:noProof w:val="0"/>
        </w:rPr>
      </w:pPr>
    </w:p>
    <w:p w14:paraId="174A822D" w14:textId="77777777" w:rsidR="00FD6280" w:rsidRPr="007B0978" w:rsidRDefault="00FD6280" w:rsidP="003D0174">
      <w:pPr>
        <w:pStyle w:val="BodyText"/>
        <w:rPr>
          <w:noProof w:val="0"/>
        </w:rPr>
      </w:pPr>
    </w:p>
    <w:p w14:paraId="2070C022" w14:textId="77777777" w:rsidR="00FD6280" w:rsidRPr="007B0978" w:rsidRDefault="00286F17" w:rsidP="00286F17">
      <w:pPr>
        <w:pStyle w:val="BodyText"/>
        <w:tabs>
          <w:tab w:val="left" w:pos="5780"/>
        </w:tabs>
        <w:rPr>
          <w:noProof w:val="0"/>
        </w:rPr>
      </w:pPr>
      <w:r w:rsidRPr="007B0978">
        <w:rPr>
          <w:noProof w:val="0"/>
        </w:rPr>
        <w:tab/>
      </w:r>
    </w:p>
    <w:p w14:paraId="20878C47" w14:textId="05ACC033" w:rsidR="00FD6280" w:rsidRPr="007B0978" w:rsidRDefault="00FD6280" w:rsidP="003D0174">
      <w:pPr>
        <w:pStyle w:val="BodyText"/>
        <w:rPr>
          <w:noProof w:val="0"/>
        </w:rPr>
      </w:pPr>
      <w:r w:rsidRPr="007B0978">
        <w:rPr>
          <w:noProof w:val="0"/>
        </w:rPr>
        <w:t>Date</w:t>
      </w:r>
      <w:proofErr w:type="gramStart"/>
      <w:r w:rsidRPr="007B0978">
        <w:rPr>
          <w:noProof w:val="0"/>
        </w:rPr>
        <w:t>:</w:t>
      </w:r>
      <w:r w:rsidRPr="007B0978">
        <w:rPr>
          <w:noProof w:val="0"/>
        </w:rPr>
        <w:tab/>
      </w:r>
      <w:r w:rsidRPr="007B0978">
        <w:rPr>
          <w:noProof w:val="0"/>
        </w:rPr>
        <w:tab/>
      </w:r>
      <w:r w:rsidR="00E84986">
        <w:rPr>
          <w:noProof w:val="0"/>
        </w:rPr>
        <w:t>September</w:t>
      </w:r>
      <w:proofErr w:type="gramEnd"/>
      <w:r w:rsidR="00E84986">
        <w:rPr>
          <w:noProof w:val="0"/>
        </w:rPr>
        <w:t xml:space="preserve"> 9</w:t>
      </w:r>
      <w:r w:rsidR="002275C9" w:rsidRPr="007B0978">
        <w:rPr>
          <w:noProof w:val="0"/>
        </w:rPr>
        <w:t xml:space="preserve">, </w:t>
      </w:r>
      <w:r w:rsidR="007B0978" w:rsidRPr="007B0978">
        <w:rPr>
          <w:noProof w:val="0"/>
        </w:rPr>
        <w:t>201</w:t>
      </w:r>
      <w:r w:rsidR="00E84986">
        <w:rPr>
          <w:noProof w:val="0"/>
        </w:rPr>
        <w:t>6</w:t>
      </w:r>
    </w:p>
    <w:p w14:paraId="0B1D54EA" w14:textId="77777777" w:rsidR="00FD6280" w:rsidRPr="007B0978" w:rsidRDefault="00FD6280" w:rsidP="003D0174">
      <w:pPr>
        <w:pStyle w:val="BodyText"/>
        <w:rPr>
          <w:noProof w:val="0"/>
        </w:rPr>
      </w:pPr>
      <w:r w:rsidRPr="007B0978">
        <w:rPr>
          <w:noProof w:val="0"/>
        </w:rPr>
        <w:t>Author:</w:t>
      </w:r>
      <w:r w:rsidRPr="007B0978">
        <w:rPr>
          <w:noProof w:val="0"/>
        </w:rPr>
        <w:tab/>
        <w:t>IT Infrastructure Technical Committee</w:t>
      </w:r>
    </w:p>
    <w:p w14:paraId="7F4F55AB" w14:textId="77777777" w:rsidR="00FD6280" w:rsidRPr="007B0978" w:rsidRDefault="00FD6280" w:rsidP="003D0174">
      <w:pPr>
        <w:pStyle w:val="BodyText"/>
        <w:rPr>
          <w:noProof w:val="0"/>
        </w:rPr>
      </w:pPr>
      <w:r w:rsidRPr="007B0978">
        <w:rPr>
          <w:noProof w:val="0"/>
        </w:rPr>
        <w:t>Email:</w:t>
      </w:r>
      <w:r w:rsidRPr="007B0978">
        <w:rPr>
          <w:noProof w:val="0"/>
        </w:rPr>
        <w:tab/>
      </w:r>
      <w:r w:rsidRPr="007B0978">
        <w:rPr>
          <w:noProof w:val="0"/>
        </w:rPr>
        <w:tab/>
        <w:t>iti@ihe.net</w:t>
      </w:r>
    </w:p>
    <w:p w14:paraId="1177F2F0" w14:textId="77777777" w:rsidR="00236398" w:rsidRPr="007B0978" w:rsidRDefault="00236398" w:rsidP="007264CC">
      <w:pPr>
        <w:pStyle w:val="BodyText"/>
        <w:rPr>
          <w:noProof w:val="0"/>
        </w:rPr>
      </w:pPr>
    </w:p>
    <w:p w14:paraId="3339E8C3" w14:textId="77777777" w:rsidR="00236398" w:rsidRPr="007B0978" w:rsidRDefault="00236398" w:rsidP="007264CC">
      <w:pPr>
        <w:pStyle w:val="BodyText"/>
        <w:rPr>
          <w:noProof w:val="0"/>
        </w:rPr>
      </w:pPr>
    </w:p>
    <w:p w14:paraId="4FA342B4" w14:textId="77777777" w:rsidR="00236398" w:rsidRPr="007B0978" w:rsidRDefault="00236398" w:rsidP="00236398">
      <w:pPr>
        <w:pStyle w:val="BodyText"/>
        <w:pBdr>
          <w:top w:val="single" w:sz="18" w:space="1" w:color="auto"/>
          <w:left w:val="single" w:sz="18" w:space="4" w:color="auto"/>
          <w:bottom w:val="single" w:sz="18" w:space="1" w:color="auto"/>
          <w:right w:val="single" w:sz="18" w:space="4" w:color="auto"/>
        </w:pBdr>
        <w:spacing w:line="276" w:lineRule="auto"/>
        <w:jc w:val="center"/>
        <w:rPr>
          <w:noProof w:val="0"/>
        </w:rPr>
      </w:pPr>
      <w:r w:rsidRPr="007B0978">
        <w:rPr>
          <w:b/>
          <w:noProof w:val="0"/>
        </w:rPr>
        <w:t xml:space="preserve">Please verify you have the most recent version of this document. </w:t>
      </w:r>
      <w:r w:rsidRPr="007B0978">
        <w:rPr>
          <w:noProof w:val="0"/>
        </w:rPr>
        <w:t xml:space="preserve">See </w:t>
      </w:r>
      <w:hyperlink r:id="rId9" w:history="1">
        <w:r w:rsidRPr="007B0978">
          <w:rPr>
            <w:rStyle w:val="Hyperlink"/>
            <w:noProof w:val="0"/>
          </w:rPr>
          <w:t>here</w:t>
        </w:r>
      </w:hyperlink>
      <w:r w:rsidRPr="007B0978">
        <w:rPr>
          <w:noProof w:val="0"/>
        </w:rPr>
        <w:t xml:space="preserve"> for Trial Implementation and Final Text versions and </w:t>
      </w:r>
      <w:hyperlink r:id="rId10" w:history="1">
        <w:r w:rsidRPr="007B0978">
          <w:rPr>
            <w:rStyle w:val="Hyperlink"/>
            <w:noProof w:val="0"/>
          </w:rPr>
          <w:t>here</w:t>
        </w:r>
      </w:hyperlink>
      <w:r w:rsidRPr="007B0978">
        <w:rPr>
          <w:noProof w:val="0"/>
        </w:rPr>
        <w:t xml:space="preserve"> for Public Comment versions.</w:t>
      </w:r>
    </w:p>
    <w:p w14:paraId="219677F6" w14:textId="3D65D739" w:rsidR="00FD6280" w:rsidRPr="007B0978" w:rsidRDefault="00FD6280" w:rsidP="00236398">
      <w:pPr>
        <w:pStyle w:val="BodyText"/>
        <w:rPr>
          <w:noProof w:val="0"/>
        </w:rPr>
      </w:pPr>
      <w:r w:rsidRPr="007B0978">
        <w:rPr>
          <w:noProof w:val="0"/>
        </w:rPr>
        <w:br w:type="page"/>
      </w:r>
      <w:r w:rsidRPr="007B0978">
        <w:rPr>
          <w:rFonts w:ascii="Arial" w:hAnsi="Arial"/>
          <w:b/>
          <w:noProof w:val="0"/>
          <w:kern w:val="28"/>
          <w:sz w:val="28"/>
        </w:rPr>
        <w:lastRenderedPageBreak/>
        <w:t>Foreword</w:t>
      </w:r>
    </w:p>
    <w:p w14:paraId="2484CF24" w14:textId="4F561B4D" w:rsidR="00286F17" w:rsidRPr="007B0978" w:rsidRDefault="00286F17" w:rsidP="00286F17">
      <w:pPr>
        <w:pStyle w:val="BodyText"/>
        <w:rPr>
          <w:noProof w:val="0"/>
        </w:rPr>
      </w:pPr>
      <w:r w:rsidRPr="007B0978">
        <w:rPr>
          <w:noProof w:val="0"/>
        </w:rPr>
        <w:t>This is a supplement to the IHE IT Infrastructure Technical Framework V1</w:t>
      </w:r>
      <w:r w:rsidR="00E84986">
        <w:rPr>
          <w:noProof w:val="0"/>
        </w:rPr>
        <w:t>3</w:t>
      </w:r>
      <w:r w:rsidRPr="007B0978">
        <w:rPr>
          <w:noProof w:val="0"/>
        </w:rPr>
        <w:t>.0. Each supplement undergoes a process of public comment and trial implementation before being incorporated into the volumes of the Technical Frameworks.</w:t>
      </w:r>
    </w:p>
    <w:p w14:paraId="160B6974" w14:textId="59FFBE02" w:rsidR="00286F17" w:rsidRPr="007B0978" w:rsidRDefault="00286F17" w:rsidP="00286F17">
      <w:pPr>
        <w:pStyle w:val="BodyText"/>
        <w:rPr>
          <w:noProof w:val="0"/>
        </w:rPr>
      </w:pPr>
      <w:r w:rsidRPr="007B0978">
        <w:rPr>
          <w:noProof w:val="0"/>
        </w:rPr>
        <w:t xml:space="preserve">This supplement is published on </w:t>
      </w:r>
      <w:r w:rsidR="00143A4D">
        <w:rPr>
          <w:noProof w:val="0"/>
        </w:rPr>
        <w:t xml:space="preserve">September 9, </w:t>
      </w:r>
      <w:proofErr w:type="gramStart"/>
      <w:r w:rsidR="00143A4D">
        <w:rPr>
          <w:noProof w:val="0"/>
        </w:rPr>
        <w:t>2016</w:t>
      </w:r>
      <w:proofErr w:type="gramEnd"/>
      <w:r w:rsidRPr="007B0978">
        <w:rPr>
          <w:noProof w:val="0"/>
        </w:rPr>
        <w:t xml:space="preserve"> for </w:t>
      </w:r>
      <w:r w:rsidR="00236398" w:rsidRPr="007B0978">
        <w:rPr>
          <w:noProof w:val="0"/>
        </w:rPr>
        <w:t xml:space="preserve">trial implementation </w:t>
      </w:r>
      <w:r w:rsidRPr="007B0978">
        <w:rPr>
          <w:noProof w:val="0"/>
        </w:rPr>
        <w:t xml:space="preserve">and may be available for testing at subsequent IHE </w:t>
      </w:r>
      <w:proofErr w:type="spellStart"/>
      <w:r w:rsidRPr="007B0978">
        <w:rPr>
          <w:noProof w:val="0"/>
        </w:rPr>
        <w:t>Connectathons</w:t>
      </w:r>
      <w:proofErr w:type="spellEnd"/>
      <w:r w:rsidRPr="007B0978">
        <w:rPr>
          <w:noProof w:val="0"/>
        </w:rPr>
        <w:t xml:space="preserve">. The supplement may be amended based on the results of testing. Following successful testing it will be incorporated into the IT Infrastructure Technical Framework. Comments are invited and may be submitted at </w:t>
      </w:r>
      <w:hyperlink r:id="rId11" w:history="1">
        <w:r w:rsidRPr="007B0978">
          <w:rPr>
            <w:rStyle w:val="Hyperlink"/>
            <w:noProof w:val="0"/>
          </w:rPr>
          <w:t>http://www.ihe.net/ITI_Public_Comments</w:t>
        </w:r>
      </w:hyperlink>
      <w:r w:rsidRPr="007B0978">
        <w:rPr>
          <w:noProof w:val="0"/>
        </w:rPr>
        <w:t>.</w:t>
      </w:r>
    </w:p>
    <w:p w14:paraId="4ED944A8" w14:textId="77777777" w:rsidR="00286F17" w:rsidRPr="007B0978" w:rsidRDefault="00286F17" w:rsidP="00286F17">
      <w:pPr>
        <w:pStyle w:val="BodyText"/>
        <w:rPr>
          <w:noProof w:val="0"/>
        </w:rPr>
      </w:pPr>
      <w:r w:rsidRPr="007B0978">
        <w:rPr>
          <w:noProof w:val="0"/>
        </w:rPr>
        <w:t xml:space="preserve">This supplement describes changes to the existing technical framework documents. </w:t>
      </w:r>
    </w:p>
    <w:p w14:paraId="002BBFBF" w14:textId="77777777" w:rsidR="00286F17" w:rsidRPr="007B0978" w:rsidRDefault="00286F17" w:rsidP="00286F17">
      <w:pPr>
        <w:pStyle w:val="BodyText"/>
        <w:rPr>
          <w:noProof w:val="0"/>
        </w:rPr>
      </w:pPr>
      <w:r w:rsidRPr="007B0978">
        <w:rPr>
          <w:noProof w:val="0"/>
        </w:rPr>
        <w:t>“Boxed” instructions like the sample below indicate to the Volume Editor how to integrate the relevant section(s) into the relevant Technical Framework volume.</w:t>
      </w:r>
    </w:p>
    <w:p w14:paraId="2967A647" w14:textId="48ABE306" w:rsidR="00286F17" w:rsidRPr="007B0978" w:rsidRDefault="00286F17" w:rsidP="00286F17">
      <w:pPr>
        <w:pStyle w:val="EditorInstructions"/>
        <w:rPr>
          <w:noProof w:val="0"/>
        </w:rPr>
      </w:pPr>
      <w:r w:rsidRPr="007B0978">
        <w:rPr>
          <w:noProof w:val="0"/>
        </w:rPr>
        <w:t xml:space="preserve">Amend </w:t>
      </w:r>
      <w:r w:rsidR="007B0978">
        <w:rPr>
          <w:noProof w:val="0"/>
        </w:rPr>
        <w:t>Section</w:t>
      </w:r>
      <w:r w:rsidRPr="007B0978">
        <w:rPr>
          <w:noProof w:val="0"/>
        </w:rPr>
        <w:t xml:space="preserve"> X.X by the following:</w:t>
      </w:r>
    </w:p>
    <w:p w14:paraId="0862CBDD" w14:textId="77777777" w:rsidR="00286F17" w:rsidRPr="007B0978" w:rsidRDefault="00286F17" w:rsidP="00286F17">
      <w:pPr>
        <w:pStyle w:val="BodyText"/>
        <w:rPr>
          <w:noProof w:val="0"/>
        </w:rPr>
      </w:pPr>
      <w:r w:rsidRPr="007B0978">
        <w:rPr>
          <w:noProof w:val="0"/>
        </w:rPr>
        <w:t xml:space="preserve">Where the amendment adds text, make the added text </w:t>
      </w:r>
      <w:r w:rsidRPr="007B0978">
        <w:rPr>
          <w:rStyle w:val="InsertText"/>
          <w:noProof w:val="0"/>
        </w:rPr>
        <w:t>bold underline</w:t>
      </w:r>
      <w:r w:rsidRPr="007B0978">
        <w:rPr>
          <w:noProof w:val="0"/>
        </w:rPr>
        <w:t xml:space="preserve">. Where the amendment removes text, make the removed text </w:t>
      </w:r>
      <w:r w:rsidRPr="007B0978">
        <w:rPr>
          <w:rStyle w:val="DeleteText"/>
          <w:noProof w:val="0"/>
        </w:rPr>
        <w:t>bold strikethrough</w:t>
      </w:r>
      <w:r w:rsidRPr="007B0978">
        <w:rPr>
          <w:noProof w:val="0"/>
        </w:rPr>
        <w:t>. When entire new sections are added, introduce with editor’s instructions to “add new text” or similar, which for readability are not bolded or underlined.</w:t>
      </w:r>
    </w:p>
    <w:p w14:paraId="51338585" w14:textId="77777777" w:rsidR="00286F17" w:rsidRPr="007B0978" w:rsidRDefault="00286F17" w:rsidP="00286F17"/>
    <w:p w14:paraId="40962DE9" w14:textId="77777777" w:rsidR="00286F17" w:rsidRPr="007B0978" w:rsidRDefault="00286F17" w:rsidP="00286F17">
      <w:pPr>
        <w:pStyle w:val="BodyText"/>
        <w:rPr>
          <w:noProof w:val="0"/>
        </w:rPr>
      </w:pPr>
      <w:r w:rsidRPr="007B0978">
        <w:rPr>
          <w:noProof w:val="0"/>
        </w:rPr>
        <w:t xml:space="preserve">General information about IHE can be found at: </w:t>
      </w:r>
      <w:hyperlink r:id="rId12" w:tooltip="http://www.ihe.net" w:history="1">
        <w:r w:rsidRPr="007B0978">
          <w:rPr>
            <w:rStyle w:val="Hyperlink"/>
            <w:noProof w:val="0"/>
          </w:rPr>
          <w:t>http://www.ihe.net</w:t>
        </w:r>
      </w:hyperlink>
      <w:r w:rsidRPr="007B0978">
        <w:rPr>
          <w:noProof w:val="0"/>
        </w:rPr>
        <w:t>.</w:t>
      </w:r>
    </w:p>
    <w:p w14:paraId="5C6C2161" w14:textId="77777777" w:rsidR="00286F17" w:rsidRPr="007B0978" w:rsidRDefault="00286F17" w:rsidP="00286F17">
      <w:pPr>
        <w:pStyle w:val="BodyText"/>
        <w:rPr>
          <w:noProof w:val="0"/>
        </w:rPr>
      </w:pPr>
      <w:r w:rsidRPr="007B0978">
        <w:rPr>
          <w:noProof w:val="0"/>
        </w:rPr>
        <w:t xml:space="preserve">Information about the IHE IT Infrastructure domain can be found at: </w:t>
      </w:r>
      <w:hyperlink r:id="rId13" w:tooltip="http://www.ihe.net/IHE_Domains" w:history="1">
        <w:r w:rsidRPr="007B0978">
          <w:rPr>
            <w:rStyle w:val="Hyperlink"/>
            <w:noProof w:val="0"/>
          </w:rPr>
          <w:t>http://www.ihe.net/IHE_Domains</w:t>
        </w:r>
      </w:hyperlink>
      <w:r w:rsidRPr="007B0978">
        <w:rPr>
          <w:noProof w:val="0"/>
        </w:rPr>
        <w:t>.</w:t>
      </w:r>
    </w:p>
    <w:p w14:paraId="3B4968FF" w14:textId="77777777" w:rsidR="00286F17" w:rsidRPr="007B0978" w:rsidRDefault="00286F17" w:rsidP="00286F17">
      <w:pPr>
        <w:pStyle w:val="BodyText"/>
        <w:rPr>
          <w:noProof w:val="0"/>
        </w:rPr>
      </w:pPr>
      <w:r w:rsidRPr="007B0978">
        <w:rPr>
          <w:noProof w:val="0"/>
        </w:rPr>
        <w:t xml:space="preserve">Information about the structure of IHE Technical Frameworks and Supplements can be found at: </w:t>
      </w:r>
      <w:hyperlink r:id="rId14" w:history="1">
        <w:r w:rsidRPr="007B0978">
          <w:rPr>
            <w:rStyle w:val="Hyperlink"/>
            <w:noProof w:val="0"/>
          </w:rPr>
          <w:t>http://www.ihe.net/IHE_Process</w:t>
        </w:r>
      </w:hyperlink>
      <w:r w:rsidRPr="007B0978">
        <w:rPr>
          <w:noProof w:val="0"/>
        </w:rPr>
        <w:t xml:space="preserve"> and </w:t>
      </w:r>
      <w:hyperlink r:id="rId15" w:history="1">
        <w:r w:rsidRPr="007B0978">
          <w:rPr>
            <w:rStyle w:val="Hyperlink"/>
            <w:noProof w:val="0"/>
          </w:rPr>
          <w:t>http://www.ihe.net/Profiles</w:t>
        </w:r>
      </w:hyperlink>
      <w:r w:rsidRPr="007B0978">
        <w:rPr>
          <w:noProof w:val="0"/>
        </w:rPr>
        <w:t>.</w:t>
      </w:r>
    </w:p>
    <w:p w14:paraId="0A4DC18D" w14:textId="77777777" w:rsidR="00286F17" w:rsidRPr="007B0978" w:rsidRDefault="00286F17" w:rsidP="00286F17">
      <w:pPr>
        <w:pStyle w:val="BodyText"/>
        <w:rPr>
          <w:noProof w:val="0"/>
        </w:rPr>
      </w:pPr>
      <w:r w:rsidRPr="007B0978">
        <w:rPr>
          <w:noProof w:val="0"/>
        </w:rPr>
        <w:t xml:space="preserve">The current version of the IHE Technical Framework can be found at: </w:t>
      </w:r>
      <w:hyperlink r:id="rId16" w:history="1">
        <w:r w:rsidRPr="007B0978">
          <w:rPr>
            <w:rStyle w:val="Hyperlink"/>
            <w:noProof w:val="0"/>
          </w:rPr>
          <w:t>http://www.ihe.net/Technical_Frameworks</w:t>
        </w:r>
      </w:hyperlink>
      <w:r w:rsidRPr="007B0978">
        <w:rPr>
          <w:noProof w:val="0"/>
        </w:rPr>
        <w:t>.</w:t>
      </w:r>
    </w:p>
    <w:p w14:paraId="6381D61E" w14:textId="77777777" w:rsidR="007264CC" w:rsidRPr="007B0978" w:rsidRDefault="00781936" w:rsidP="001B4AB3">
      <w:pPr>
        <w:pStyle w:val="BodyText"/>
        <w:rPr>
          <w:noProof w:val="0"/>
        </w:rPr>
      </w:pPr>
      <w:r w:rsidRPr="007B0978">
        <w:rPr>
          <w:noProof w:val="0"/>
        </w:rPr>
        <w:br w:type="page"/>
      </w:r>
    </w:p>
    <w:p w14:paraId="1C6031D3" w14:textId="02012003" w:rsidR="00FD6280" w:rsidRPr="007B0978" w:rsidRDefault="00FD6280" w:rsidP="007264CC">
      <w:pPr>
        <w:pStyle w:val="BodyText"/>
        <w:rPr>
          <w:b/>
          <w:noProof w:val="0"/>
        </w:rPr>
      </w:pPr>
      <w:r w:rsidRPr="007B0978">
        <w:rPr>
          <w:b/>
          <w:noProof w:val="0"/>
        </w:rPr>
        <w:lastRenderedPageBreak/>
        <w:t>CONTENTS</w:t>
      </w:r>
    </w:p>
    <w:p w14:paraId="31642101" w14:textId="77777777" w:rsidR="00FD6280" w:rsidRPr="007B0978" w:rsidRDefault="00FD6280" w:rsidP="00D85A7B">
      <w:pPr>
        <w:pStyle w:val="BodyText"/>
        <w:rPr>
          <w:b/>
          <w:noProof w:val="0"/>
        </w:rPr>
      </w:pPr>
    </w:p>
    <w:p w14:paraId="1D31EC06" w14:textId="77777777" w:rsidR="009E3C7C" w:rsidRDefault="00781936">
      <w:pPr>
        <w:pStyle w:val="TOC1"/>
        <w:rPr>
          <w:rFonts w:asciiTheme="minorHAnsi" w:eastAsiaTheme="minorEastAsia" w:hAnsiTheme="minorHAnsi" w:cstheme="minorBidi"/>
          <w:noProof/>
          <w:sz w:val="22"/>
          <w:szCs w:val="22"/>
        </w:rPr>
      </w:pPr>
      <w:r w:rsidRPr="007B0978">
        <w:fldChar w:fldCharType="begin"/>
      </w:r>
      <w:r w:rsidR="00FD6280" w:rsidRPr="007B0978">
        <w:instrText xml:space="preserve"> TOC \o "2-7" \h \z \t "Heading 1,1,Appendix Heading 2,2,Appendix Heading 1,1,Appendix Heading 3,3,Glossary,1,Part Title,1" </w:instrText>
      </w:r>
      <w:r w:rsidRPr="007B0978">
        <w:fldChar w:fldCharType="separate"/>
      </w:r>
      <w:hyperlink w:anchor="_Toc461203655" w:history="1">
        <w:r w:rsidR="009E3C7C" w:rsidRPr="00E74D1E">
          <w:rPr>
            <w:rStyle w:val="Hyperlink"/>
            <w:noProof/>
          </w:rPr>
          <w:t>Introduction to this Supplement</w:t>
        </w:r>
        <w:r w:rsidR="009E3C7C">
          <w:rPr>
            <w:noProof/>
            <w:webHidden/>
          </w:rPr>
          <w:tab/>
        </w:r>
        <w:r w:rsidR="009E3C7C">
          <w:rPr>
            <w:noProof/>
            <w:webHidden/>
          </w:rPr>
          <w:fldChar w:fldCharType="begin"/>
        </w:r>
        <w:r w:rsidR="009E3C7C">
          <w:rPr>
            <w:noProof/>
            <w:webHidden/>
          </w:rPr>
          <w:instrText xml:space="preserve"> PAGEREF _Toc461203655 \h </w:instrText>
        </w:r>
        <w:r w:rsidR="009E3C7C">
          <w:rPr>
            <w:noProof/>
            <w:webHidden/>
          </w:rPr>
        </w:r>
        <w:r w:rsidR="009E3C7C">
          <w:rPr>
            <w:noProof/>
            <w:webHidden/>
          </w:rPr>
          <w:fldChar w:fldCharType="separate"/>
        </w:r>
        <w:r w:rsidR="009E3C7C">
          <w:rPr>
            <w:noProof/>
            <w:webHidden/>
          </w:rPr>
          <w:t>6</w:t>
        </w:r>
        <w:r w:rsidR="009E3C7C">
          <w:rPr>
            <w:noProof/>
            <w:webHidden/>
          </w:rPr>
          <w:fldChar w:fldCharType="end"/>
        </w:r>
      </w:hyperlink>
    </w:p>
    <w:p w14:paraId="1F385582" w14:textId="77777777" w:rsidR="009E3C7C" w:rsidRDefault="009E3C7C">
      <w:pPr>
        <w:pStyle w:val="TOC2"/>
        <w:rPr>
          <w:rFonts w:asciiTheme="minorHAnsi" w:eastAsiaTheme="minorEastAsia" w:hAnsiTheme="minorHAnsi" w:cstheme="minorBidi"/>
          <w:noProof/>
          <w:sz w:val="22"/>
          <w:szCs w:val="22"/>
        </w:rPr>
      </w:pPr>
      <w:hyperlink w:anchor="_Toc461203656" w:history="1">
        <w:r w:rsidRPr="00E74D1E">
          <w:rPr>
            <w:rStyle w:val="Hyperlink"/>
            <w:noProof/>
          </w:rPr>
          <w:t>Open Issues and Questions</w:t>
        </w:r>
        <w:r>
          <w:rPr>
            <w:noProof/>
            <w:webHidden/>
          </w:rPr>
          <w:tab/>
        </w:r>
        <w:r>
          <w:rPr>
            <w:noProof/>
            <w:webHidden/>
          </w:rPr>
          <w:fldChar w:fldCharType="begin"/>
        </w:r>
        <w:r>
          <w:rPr>
            <w:noProof/>
            <w:webHidden/>
          </w:rPr>
          <w:instrText xml:space="preserve"> PAGEREF _Toc461203656 \h </w:instrText>
        </w:r>
        <w:r>
          <w:rPr>
            <w:noProof/>
            <w:webHidden/>
          </w:rPr>
        </w:r>
        <w:r>
          <w:rPr>
            <w:noProof/>
            <w:webHidden/>
          </w:rPr>
          <w:fldChar w:fldCharType="separate"/>
        </w:r>
        <w:r>
          <w:rPr>
            <w:noProof/>
            <w:webHidden/>
          </w:rPr>
          <w:t>7</w:t>
        </w:r>
        <w:r>
          <w:rPr>
            <w:noProof/>
            <w:webHidden/>
          </w:rPr>
          <w:fldChar w:fldCharType="end"/>
        </w:r>
      </w:hyperlink>
    </w:p>
    <w:p w14:paraId="4F351FF6" w14:textId="77777777" w:rsidR="009E3C7C" w:rsidRDefault="009E3C7C">
      <w:pPr>
        <w:pStyle w:val="TOC2"/>
        <w:rPr>
          <w:rFonts w:asciiTheme="minorHAnsi" w:eastAsiaTheme="minorEastAsia" w:hAnsiTheme="minorHAnsi" w:cstheme="minorBidi"/>
          <w:noProof/>
          <w:sz w:val="22"/>
          <w:szCs w:val="22"/>
        </w:rPr>
      </w:pPr>
      <w:hyperlink w:anchor="_Toc461203657" w:history="1">
        <w:r w:rsidRPr="00E74D1E">
          <w:rPr>
            <w:rStyle w:val="Hyperlink"/>
            <w:noProof/>
          </w:rPr>
          <w:t>Closed Issues</w:t>
        </w:r>
        <w:r>
          <w:rPr>
            <w:noProof/>
            <w:webHidden/>
          </w:rPr>
          <w:tab/>
        </w:r>
        <w:r>
          <w:rPr>
            <w:noProof/>
            <w:webHidden/>
          </w:rPr>
          <w:fldChar w:fldCharType="begin"/>
        </w:r>
        <w:r>
          <w:rPr>
            <w:noProof/>
            <w:webHidden/>
          </w:rPr>
          <w:instrText xml:space="preserve"> PAGEREF _Toc461203657 \h </w:instrText>
        </w:r>
        <w:r>
          <w:rPr>
            <w:noProof/>
            <w:webHidden/>
          </w:rPr>
        </w:r>
        <w:r>
          <w:rPr>
            <w:noProof/>
            <w:webHidden/>
          </w:rPr>
          <w:fldChar w:fldCharType="separate"/>
        </w:r>
        <w:r>
          <w:rPr>
            <w:noProof/>
            <w:webHidden/>
          </w:rPr>
          <w:t>8</w:t>
        </w:r>
        <w:r>
          <w:rPr>
            <w:noProof/>
            <w:webHidden/>
          </w:rPr>
          <w:fldChar w:fldCharType="end"/>
        </w:r>
      </w:hyperlink>
    </w:p>
    <w:p w14:paraId="44180200" w14:textId="77777777" w:rsidR="009E3C7C" w:rsidRDefault="009E3C7C">
      <w:pPr>
        <w:pStyle w:val="TOC1"/>
        <w:rPr>
          <w:rFonts w:asciiTheme="minorHAnsi" w:eastAsiaTheme="minorEastAsia" w:hAnsiTheme="minorHAnsi" w:cstheme="minorBidi"/>
          <w:noProof/>
          <w:sz w:val="22"/>
          <w:szCs w:val="22"/>
        </w:rPr>
      </w:pPr>
      <w:hyperlink w:anchor="_Toc461203658" w:history="1">
        <w:r w:rsidRPr="00E74D1E">
          <w:rPr>
            <w:rStyle w:val="Hyperlink"/>
            <w:noProof/>
          </w:rPr>
          <w:t>General Introduction</w:t>
        </w:r>
        <w:r>
          <w:rPr>
            <w:noProof/>
            <w:webHidden/>
          </w:rPr>
          <w:tab/>
        </w:r>
        <w:r>
          <w:rPr>
            <w:noProof/>
            <w:webHidden/>
          </w:rPr>
          <w:fldChar w:fldCharType="begin"/>
        </w:r>
        <w:r>
          <w:rPr>
            <w:noProof/>
            <w:webHidden/>
          </w:rPr>
          <w:instrText xml:space="preserve"> PAGEREF _Toc461203658 \h </w:instrText>
        </w:r>
        <w:r>
          <w:rPr>
            <w:noProof/>
            <w:webHidden/>
          </w:rPr>
        </w:r>
        <w:r>
          <w:rPr>
            <w:noProof/>
            <w:webHidden/>
          </w:rPr>
          <w:fldChar w:fldCharType="separate"/>
        </w:r>
        <w:r>
          <w:rPr>
            <w:noProof/>
            <w:webHidden/>
          </w:rPr>
          <w:t>17</w:t>
        </w:r>
        <w:r>
          <w:rPr>
            <w:noProof/>
            <w:webHidden/>
          </w:rPr>
          <w:fldChar w:fldCharType="end"/>
        </w:r>
      </w:hyperlink>
    </w:p>
    <w:p w14:paraId="68118779" w14:textId="77777777" w:rsidR="009E3C7C" w:rsidRDefault="009E3C7C">
      <w:pPr>
        <w:pStyle w:val="TOC1"/>
        <w:rPr>
          <w:rFonts w:asciiTheme="minorHAnsi" w:eastAsiaTheme="minorEastAsia" w:hAnsiTheme="minorHAnsi" w:cstheme="minorBidi"/>
          <w:noProof/>
          <w:sz w:val="22"/>
          <w:szCs w:val="22"/>
        </w:rPr>
      </w:pPr>
      <w:hyperlink w:anchor="_Toc461203659" w:history="1">
        <w:r w:rsidRPr="00E74D1E">
          <w:rPr>
            <w:rStyle w:val="Hyperlink"/>
            <w:noProof/>
          </w:rPr>
          <w:t>Appendix A – Actor Summary Definitions</w:t>
        </w:r>
        <w:r>
          <w:rPr>
            <w:noProof/>
            <w:webHidden/>
          </w:rPr>
          <w:tab/>
        </w:r>
        <w:r>
          <w:rPr>
            <w:noProof/>
            <w:webHidden/>
          </w:rPr>
          <w:fldChar w:fldCharType="begin"/>
        </w:r>
        <w:r>
          <w:rPr>
            <w:noProof/>
            <w:webHidden/>
          </w:rPr>
          <w:instrText xml:space="preserve"> PAGEREF _Toc461203659 \h </w:instrText>
        </w:r>
        <w:r>
          <w:rPr>
            <w:noProof/>
            <w:webHidden/>
          </w:rPr>
        </w:r>
        <w:r>
          <w:rPr>
            <w:noProof/>
            <w:webHidden/>
          </w:rPr>
          <w:fldChar w:fldCharType="separate"/>
        </w:r>
        <w:r>
          <w:rPr>
            <w:noProof/>
            <w:webHidden/>
          </w:rPr>
          <w:t>17</w:t>
        </w:r>
        <w:r>
          <w:rPr>
            <w:noProof/>
            <w:webHidden/>
          </w:rPr>
          <w:fldChar w:fldCharType="end"/>
        </w:r>
      </w:hyperlink>
    </w:p>
    <w:p w14:paraId="0387261F" w14:textId="77777777" w:rsidR="009E3C7C" w:rsidRDefault="009E3C7C">
      <w:pPr>
        <w:pStyle w:val="TOC1"/>
        <w:rPr>
          <w:rFonts w:asciiTheme="minorHAnsi" w:eastAsiaTheme="minorEastAsia" w:hAnsiTheme="minorHAnsi" w:cstheme="minorBidi"/>
          <w:noProof/>
          <w:sz w:val="22"/>
          <w:szCs w:val="22"/>
        </w:rPr>
      </w:pPr>
      <w:hyperlink w:anchor="_Toc461203660" w:history="1">
        <w:r w:rsidRPr="00E74D1E">
          <w:rPr>
            <w:rStyle w:val="Hyperlink"/>
            <w:noProof/>
          </w:rPr>
          <w:t>Appendix B – Transaction Summary Definitions</w:t>
        </w:r>
        <w:r>
          <w:rPr>
            <w:noProof/>
            <w:webHidden/>
          </w:rPr>
          <w:tab/>
        </w:r>
        <w:r>
          <w:rPr>
            <w:noProof/>
            <w:webHidden/>
          </w:rPr>
          <w:fldChar w:fldCharType="begin"/>
        </w:r>
        <w:r>
          <w:rPr>
            <w:noProof/>
            <w:webHidden/>
          </w:rPr>
          <w:instrText xml:space="preserve"> PAGEREF _Toc461203660 \h </w:instrText>
        </w:r>
        <w:r>
          <w:rPr>
            <w:noProof/>
            <w:webHidden/>
          </w:rPr>
        </w:r>
        <w:r>
          <w:rPr>
            <w:noProof/>
            <w:webHidden/>
          </w:rPr>
          <w:fldChar w:fldCharType="separate"/>
        </w:r>
        <w:r>
          <w:rPr>
            <w:noProof/>
            <w:webHidden/>
          </w:rPr>
          <w:t>17</w:t>
        </w:r>
        <w:r>
          <w:rPr>
            <w:noProof/>
            <w:webHidden/>
          </w:rPr>
          <w:fldChar w:fldCharType="end"/>
        </w:r>
      </w:hyperlink>
    </w:p>
    <w:p w14:paraId="72CE1BB8" w14:textId="77777777" w:rsidR="009E3C7C" w:rsidRDefault="009E3C7C">
      <w:pPr>
        <w:pStyle w:val="TOC1"/>
        <w:rPr>
          <w:rFonts w:asciiTheme="minorHAnsi" w:eastAsiaTheme="minorEastAsia" w:hAnsiTheme="minorHAnsi" w:cstheme="minorBidi"/>
          <w:noProof/>
          <w:sz w:val="22"/>
          <w:szCs w:val="22"/>
        </w:rPr>
      </w:pPr>
      <w:hyperlink w:anchor="_Toc461203661" w:history="1">
        <w:r w:rsidRPr="00E74D1E">
          <w:rPr>
            <w:rStyle w:val="Hyperlink"/>
            <w:noProof/>
          </w:rPr>
          <w:t>Glossary</w:t>
        </w:r>
        <w:r>
          <w:rPr>
            <w:noProof/>
            <w:webHidden/>
          </w:rPr>
          <w:tab/>
        </w:r>
        <w:r>
          <w:rPr>
            <w:noProof/>
            <w:webHidden/>
          </w:rPr>
          <w:fldChar w:fldCharType="begin"/>
        </w:r>
        <w:r>
          <w:rPr>
            <w:noProof/>
            <w:webHidden/>
          </w:rPr>
          <w:instrText xml:space="preserve"> PAGEREF _Toc461203661 \h </w:instrText>
        </w:r>
        <w:r>
          <w:rPr>
            <w:noProof/>
            <w:webHidden/>
          </w:rPr>
        </w:r>
        <w:r>
          <w:rPr>
            <w:noProof/>
            <w:webHidden/>
          </w:rPr>
          <w:fldChar w:fldCharType="separate"/>
        </w:r>
        <w:r>
          <w:rPr>
            <w:noProof/>
            <w:webHidden/>
          </w:rPr>
          <w:t>18</w:t>
        </w:r>
        <w:r>
          <w:rPr>
            <w:noProof/>
            <w:webHidden/>
          </w:rPr>
          <w:fldChar w:fldCharType="end"/>
        </w:r>
      </w:hyperlink>
    </w:p>
    <w:p w14:paraId="680A6557" w14:textId="77777777" w:rsidR="009E3C7C" w:rsidRDefault="009E3C7C">
      <w:pPr>
        <w:pStyle w:val="TOC1"/>
        <w:rPr>
          <w:rFonts w:asciiTheme="minorHAnsi" w:eastAsiaTheme="minorEastAsia" w:hAnsiTheme="minorHAnsi" w:cstheme="minorBidi"/>
          <w:noProof/>
          <w:sz w:val="22"/>
          <w:szCs w:val="22"/>
        </w:rPr>
      </w:pPr>
      <w:hyperlink w:anchor="_Toc461203662" w:history="1">
        <w:r w:rsidRPr="00E74D1E">
          <w:rPr>
            <w:rStyle w:val="Hyperlink"/>
            <w:noProof/>
          </w:rPr>
          <w:t>Volume 1 – Profiles</w:t>
        </w:r>
        <w:r>
          <w:rPr>
            <w:noProof/>
            <w:webHidden/>
          </w:rPr>
          <w:tab/>
        </w:r>
        <w:r>
          <w:rPr>
            <w:noProof/>
            <w:webHidden/>
          </w:rPr>
          <w:fldChar w:fldCharType="begin"/>
        </w:r>
        <w:r>
          <w:rPr>
            <w:noProof/>
            <w:webHidden/>
          </w:rPr>
          <w:instrText xml:space="preserve"> PAGEREF _Toc461203662 \h </w:instrText>
        </w:r>
        <w:r>
          <w:rPr>
            <w:noProof/>
            <w:webHidden/>
          </w:rPr>
        </w:r>
        <w:r>
          <w:rPr>
            <w:noProof/>
            <w:webHidden/>
          </w:rPr>
          <w:fldChar w:fldCharType="separate"/>
        </w:r>
        <w:r>
          <w:rPr>
            <w:noProof/>
            <w:webHidden/>
          </w:rPr>
          <w:t>19</w:t>
        </w:r>
        <w:r>
          <w:rPr>
            <w:noProof/>
            <w:webHidden/>
          </w:rPr>
          <w:fldChar w:fldCharType="end"/>
        </w:r>
      </w:hyperlink>
    </w:p>
    <w:p w14:paraId="71DEB26A" w14:textId="77777777" w:rsidR="009E3C7C" w:rsidRDefault="009E3C7C">
      <w:pPr>
        <w:pStyle w:val="TOC2"/>
        <w:rPr>
          <w:rFonts w:asciiTheme="minorHAnsi" w:eastAsiaTheme="minorEastAsia" w:hAnsiTheme="minorHAnsi" w:cstheme="minorBidi"/>
          <w:noProof/>
          <w:sz w:val="22"/>
          <w:szCs w:val="22"/>
        </w:rPr>
      </w:pPr>
      <w:hyperlink w:anchor="_Toc461203663" w:history="1">
        <w:r w:rsidRPr="00E74D1E">
          <w:rPr>
            <w:rStyle w:val="Hyperlink"/>
            <w:noProof/>
          </w:rPr>
          <w:t>Copyright Licenses</w:t>
        </w:r>
        <w:r>
          <w:rPr>
            <w:noProof/>
            <w:webHidden/>
          </w:rPr>
          <w:tab/>
        </w:r>
        <w:r>
          <w:rPr>
            <w:noProof/>
            <w:webHidden/>
          </w:rPr>
          <w:fldChar w:fldCharType="begin"/>
        </w:r>
        <w:r>
          <w:rPr>
            <w:noProof/>
            <w:webHidden/>
          </w:rPr>
          <w:instrText xml:space="preserve"> PAGEREF _Toc461203663 \h </w:instrText>
        </w:r>
        <w:r>
          <w:rPr>
            <w:noProof/>
            <w:webHidden/>
          </w:rPr>
        </w:r>
        <w:r>
          <w:rPr>
            <w:noProof/>
            <w:webHidden/>
          </w:rPr>
          <w:fldChar w:fldCharType="separate"/>
        </w:r>
        <w:r>
          <w:rPr>
            <w:noProof/>
            <w:webHidden/>
          </w:rPr>
          <w:t>19</w:t>
        </w:r>
        <w:r>
          <w:rPr>
            <w:noProof/>
            <w:webHidden/>
          </w:rPr>
          <w:fldChar w:fldCharType="end"/>
        </w:r>
      </w:hyperlink>
    </w:p>
    <w:p w14:paraId="076F775C" w14:textId="77777777" w:rsidR="009E3C7C" w:rsidRDefault="009E3C7C">
      <w:pPr>
        <w:pStyle w:val="TOC2"/>
        <w:rPr>
          <w:rFonts w:asciiTheme="minorHAnsi" w:eastAsiaTheme="minorEastAsia" w:hAnsiTheme="minorHAnsi" w:cstheme="minorBidi"/>
          <w:noProof/>
          <w:sz w:val="22"/>
          <w:szCs w:val="22"/>
        </w:rPr>
      </w:pPr>
      <w:hyperlink w:anchor="_Toc461203664" w:history="1">
        <w:r w:rsidRPr="00E74D1E">
          <w:rPr>
            <w:rStyle w:val="Hyperlink"/>
            <w:noProof/>
          </w:rPr>
          <w:t>Domain-specific additions</w:t>
        </w:r>
        <w:r>
          <w:rPr>
            <w:noProof/>
            <w:webHidden/>
          </w:rPr>
          <w:tab/>
        </w:r>
        <w:r>
          <w:rPr>
            <w:noProof/>
            <w:webHidden/>
          </w:rPr>
          <w:fldChar w:fldCharType="begin"/>
        </w:r>
        <w:r>
          <w:rPr>
            <w:noProof/>
            <w:webHidden/>
          </w:rPr>
          <w:instrText xml:space="preserve"> PAGEREF _Toc461203664 \h </w:instrText>
        </w:r>
        <w:r>
          <w:rPr>
            <w:noProof/>
            <w:webHidden/>
          </w:rPr>
        </w:r>
        <w:r>
          <w:rPr>
            <w:noProof/>
            <w:webHidden/>
          </w:rPr>
          <w:fldChar w:fldCharType="separate"/>
        </w:r>
        <w:r>
          <w:rPr>
            <w:noProof/>
            <w:webHidden/>
          </w:rPr>
          <w:t>19</w:t>
        </w:r>
        <w:r>
          <w:rPr>
            <w:noProof/>
            <w:webHidden/>
          </w:rPr>
          <w:fldChar w:fldCharType="end"/>
        </w:r>
      </w:hyperlink>
    </w:p>
    <w:p w14:paraId="5A42B8CC" w14:textId="77777777" w:rsidR="009E3C7C" w:rsidRDefault="009E3C7C">
      <w:pPr>
        <w:pStyle w:val="TOC2"/>
        <w:rPr>
          <w:rFonts w:asciiTheme="minorHAnsi" w:eastAsiaTheme="minorEastAsia" w:hAnsiTheme="minorHAnsi" w:cstheme="minorBidi"/>
          <w:noProof/>
          <w:sz w:val="22"/>
          <w:szCs w:val="22"/>
        </w:rPr>
      </w:pPr>
      <w:hyperlink w:anchor="_Toc461203665" w:history="1">
        <w:r w:rsidRPr="00E74D1E">
          <w:rPr>
            <w:rStyle w:val="Hyperlink"/>
            <w:noProof/>
          </w:rPr>
          <w:t>1.7 History of Annual Changes</w:t>
        </w:r>
        <w:r>
          <w:rPr>
            <w:noProof/>
            <w:webHidden/>
          </w:rPr>
          <w:tab/>
        </w:r>
        <w:r>
          <w:rPr>
            <w:noProof/>
            <w:webHidden/>
          </w:rPr>
          <w:fldChar w:fldCharType="begin"/>
        </w:r>
        <w:r>
          <w:rPr>
            <w:noProof/>
            <w:webHidden/>
          </w:rPr>
          <w:instrText xml:space="preserve"> PAGEREF _Toc461203665 \h </w:instrText>
        </w:r>
        <w:r>
          <w:rPr>
            <w:noProof/>
            <w:webHidden/>
          </w:rPr>
        </w:r>
        <w:r>
          <w:rPr>
            <w:noProof/>
            <w:webHidden/>
          </w:rPr>
          <w:fldChar w:fldCharType="separate"/>
        </w:r>
        <w:r>
          <w:rPr>
            <w:noProof/>
            <w:webHidden/>
          </w:rPr>
          <w:t>19</w:t>
        </w:r>
        <w:r>
          <w:rPr>
            <w:noProof/>
            <w:webHidden/>
          </w:rPr>
          <w:fldChar w:fldCharType="end"/>
        </w:r>
      </w:hyperlink>
    </w:p>
    <w:p w14:paraId="4CB842AD" w14:textId="77777777" w:rsidR="009E3C7C" w:rsidRDefault="009E3C7C">
      <w:pPr>
        <w:pStyle w:val="TOC2"/>
        <w:rPr>
          <w:rFonts w:asciiTheme="minorHAnsi" w:eastAsiaTheme="minorEastAsia" w:hAnsiTheme="minorHAnsi" w:cstheme="minorBidi"/>
          <w:noProof/>
          <w:sz w:val="22"/>
          <w:szCs w:val="22"/>
        </w:rPr>
      </w:pPr>
      <w:hyperlink w:anchor="_Toc461203666" w:history="1">
        <w:r w:rsidRPr="00E74D1E">
          <w:rPr>
            <w:rStyle w:val="Hyperlink"/>
            <w:noProof/>
          </w:rPr>
          <w:t>2.1 Dependencies among Integration Profiles</w:t>
        </w:r>
        <w:r>
          <w:rPr>
            <w:noProof/>
            <w:webHidden/>
          </w:rPr>
          <w:tab/>
        </w:r>
        <w:r>
          <w:rPr>
            <w:noProof/>
            <w:webHidden/>
          </w:rPr>
          <w:fldChar w:fldCharType="begin"/>
        </w:r>
        <w:r>
          <w:rPr>
            <w:noProof/>
            <w:webHidden/>
          </w:rPr>
          <w:instrText xml:space="preserve"> PAGEREF _Toc461203666 \h </w:instrText>
        </w:r>
        <w:r>
          <w:rPr>
            <w:noProof/>
            <w:webHidden/>
          </w:rPr>
        </w:r>
        <w:r>
          <w:rPr>
            <w:noProof/>
            <w:webHidden/>
          </w:rPr>
          <w:fldChar w:fldCharType="separate"/>
        </w:r>
        <w:r>
          <w:rPr>
            <w:noProof/>
            <w:webHidden/>
          </w:rPr>
          <w:t>19</w:t>
        </w:r>
        <w:r>
          <w:rPr>
            <w:noProof/>
            <w:webHidden/>
          </w:rPr>
          <w:fldChar w:fldCharType="end"/>
        </w:r>
      </w:hyperlink>
    </w:p>
    <w:p w14:paraId="53E2B526" w14:textId="77777777" w:rsidR="009E3C7C" w:rsidRDefault="009E3C7C">
      <w:pPr>
        <w:pStyle w:val="TOC3"/>
        <w:rPr>
          <w:rFonts w:asciiTheme="minorHAnsi" w:eastAsiaTheme="minorEastAsia" w:hAnsiTheme="minorHAnsi" w:cstheme="minorBidi"/>
          <w:noProof/>
          <w:sz w:val="22"/>
          <w:szCs w:val="22"/>
        </w:rPr>
      </w:pPr>
      <w:hyperlink w:anchor="_Toc461203667" w:history="1">
        <w:r w:rsidRPr="00E74D1E">
          <w:rPr>
            <w:rStyle w:val="Hyperlink"/>
            <w:noProof/>
          </w:rPr>
          <w:t>2.2.35 Care Services Discovery (CSD) Integration Profile</w:t>
        </w:r>
        <w:r>
          <w:rPr>
            <w:noProof/>
            <w:webHidden/>
          </w:rPr>
          <w:tab/>
        </w:r>
        <w:r>
          <w:rPr>
            <w:noProof/>
            <w:webHidden/>
          </w:rPr>
          <w:fldChar w:fldCharType="begin"/>
        </w:r>
        <w:r>
          <w:rPr>
            <w:noProof/>
            <w:webHidden/>
          </w:rPr>
          <w:instrText xml:space="preserve"> PAGEREF _Toc461203667 \h </w:instrText>
        </w:r>
        <w:r>
          <w:rPr>
            <w:noProof/>
            <w:webHidden/>
          </w:rPr>
        </w:r>
        <w:r>
          <w:rPr>
            <w:noProof/>
            <w:webHidden/>
          </w:rPr>
          <w:fldChar w:fldCharType="separate"/>
        </w:r>
        <w:r>
          <w:rPr>
            <w:noProof/>
            <w:webHidden/>
          </w:rPr>
          <w:t>19</w:t>
        </w:r>
        <w:r>
          <w:rPr>
            <w:noProof/>
            <w:webHidden/>
          </w:rPr>
          <w:fldChar w:fldCharType="end"/>
        </w:r>
      </w:hyperlink>
    </w:p>
    <w:p w14:paraId="3B4C4587" w14:textId="77777777" w:rsidR="009E3C7C" w:rsidRDefault="009E3C7C">
      <w:pPr>
        <w:pStyle w:val="TOC1"/>
        <w:rPr>
          <w:rFonts w:asciiTheme="minorHAnsi" w:eastAsiaTheme="minorEastAsia" w:hAnsiTheme="minorHAnsi" w:cstheme="minorBidi"/>
          <w:noProof/>
          <w:sz w:val="22"/>
          <w:szCs w:val="22"/>
        </w:rPr>
      </w:pPr>
      <w:hyperlink w:anchor="_Toc461203668" w:history="1">
        <w:r w:rsidRPr="00E74D1E">
          <w:rPr>
            <w:rStyle w:val="Hyperlink"/>
            <w:noProof/>
          </w:rPr>
          <w:t>35 Care Services Discovery (CSD) Profile</w:t>
        </w:r>
        <w:r>
          <w:rPr>
            <w:noProof/>
            <w:webHidden/>
          </w:rPr>
          <w:tab/>
        </w:r>
        <w:r>
          <w:rPr>
            <w:noProof/>
            <w:webHidden/>
          </w:rPr>
          <w:fldChar w:fldCharType="begin"/>
        </w:r>
        <w:r>
          <w:rPr>
            <w:noProof/>
            <w:webHidden/>
          </w:rPr>
          <w:instrText xml:space="preserve"> PAGEREF _Toc461203668 \h </w:instrText>
        </w:r>
        <w:r>
          <w:rPr>
            <w:noProof/>
            <w:webHidden/>
          </w:rPr>
        </w:r>
        <w:r>
          <w:rPr>
            <w:noProof/>
            <w:webHidden/>
          </w:rPr>
          <w:fldChar w:fldCharType="separate"/>
        </w:r>
        <w:r>
          <w:rPr>
            <w:noProof/>
            <w:webHidden/>
          </w:rPr>
          <w:t>20</w:t>
        </w:r>
        <w:r>
          <w:rPr>
            <w:noProof/>
            <w:webHidden/>
          </w:rPr>
          <w:fldChar w:fldCharType="end"/>
        </w:r>
      </w:hyperlink>
    </w:p>
    <w:p w14:paraId="781413E5" w14:textId="77777777" w:rsidR="009E3C7C" w:rsidRDefault="009E3C7C">
      <w:pPr>
        <w:pStyle w:val="TOC2"/>
        <w:rPr>
          <w:rFonts w:asciiTheme="minorHAnsi" w:eastAsiaTheme="minorEastAsia" w:hAnsiTheme="minorHAnsi" w:cstheme="minorBidi"/>
          <w:noProof/>
          <w:sz w:val="22"/>
          <w:szCs w:val="22"/>
        </w:rPr>
      </w:pPr>
      <w:hyperlink w:anchor="_Toc461203669" w:history="1">
        <w:r w:rsidRPr="00E74D1E">
          <w:rPr>
            <w:rStyle w:val="Hyperlink"/>
            <w:noProof/>
          </w:rPr>
          <w:t>35.1 CSD Actors, Transactions, and Content Modules</w:t>
        </w:r>
        <w:r>
          <w:rPr>
            <w:noProof/>
            <w:webHidden/>
          </w:rPr>
          <w:tab/>
        </w:r>
        <w:r>
          <w:rPr>
            <w:noProof/>
            <w:webHidden/>
          </w:rPr>
          <w:fldChar w:fldCharType="begin"/>
        </w:r>
        <w:r>
          <w:rPr>
            <w:noProof/>
            <w:webHidden/>
          </w:rPr>
          <w:instrText xml:space="preserve"> PAGEREF _Toc461203669 \h </w:instrText>
        </w:r>
        <w:r>
          <w:rPr>
            <w:noProof/>
            <w:webHidden/>
          </w:rPr>
        </w:r>
        <w:r>
          <w:rPr>
            <w:noProof/>
            <w:webHidden/>
          </w:rPr>
          <w:fldChar w:fldCharType="separate"/>
        </w:r>
        <w:r>
          <w:rPr>
            <w:noProof/>
            <w:webHidden/>
          </w:rPr>
          <w:t>21</w:t>
        </w:r>
        <w:r>
          <w:rPr>
            <w:noProof/>
            <w:webHidden/>
          </w:rPr>
          <w:fldChar w:fldCharType="end"/>
        </w:r>
      </w:hyperlink>
    </w:p>
    <w:p w14:paraId="354C3FD0" w14:textId="77777777" w:rsidR="009E3C7C" w:rsidRDefault="009E3C7C">
      <w:pPr>
        <w:pStyle w:val="TOC3"/>
        <w:rPr>
          <w:rFonts w:asciiTheme="minorHAnsi" w:eastAsiaTheme="minorEastAsia" w:hAnsiTheme="minorHAnsi" w:cstheme="minorBidi"/>
          <w:noProof/>
          <w:sz w:val="22"/>
          <w:szCs w:val="22"/>
        </w:rPr>
      </w:pPr>
      <w:hyperlink w:anchor="_Toc461203670" w:history="1">
        <w:r w:rsidRPr="00E74D1E">
          <w:rPr>
            <w:rStyle w:val="Hyperlink"/>
            <w:noProof/>
          </w:rPr>
          <w:t>35.1.1 Actor Descriptions and Actor Profile Requirements</w:t>
        </w:r>
        <w:r>
          <w:rPr>
            <w:noProof/>
            <w:webHidden/>
          </w:rPr>
          <w:tab/>
        </w:r>
        <w:r>
          <w:rPr>
            <w:noProof/>
            <w:webHidden/>
          </w:rPr>
          <w:fldChar w:fldCharType="begin"/>
        </w:r>
        <w:r>
          <w:rPr>
            <w:noProof/>
            <w:webHidden/>
          </w:rPr>
          <w:instrText xml:space="preserve"> PAGEREF _Toc461203670 \h </w:instrText>
        </w:r>
        <w:r>
          <w:rPr>
            <w:noProof/>
            <w:webHidden/>
          </w:rPr>
        </w:r>
        <w:r>
          <w:rPr>
            <w:noProof/>
            <w:webHidden/>
          </w:rPr>
          <w:fldChar w:fldCharType="separate"/>
        </w:r>
        <w:r>
          <w:rPr>
            <w:noProof/>
            <w:webHidden/>
          </w:rPr>
          <w:t>21</w:t>
        </w:r>
        <w:r>
          <w:rPr>
            <w:noProof/>
            <w:webHidden/>
          </w:rPr>
          <w:fldChar w:fldCharType="end"/>
        </w:r>
      </w:hyperlink>
    </w:p>
    <w:p w14:paraId="4938DFB6" w14:textId="77777777" w:rsidR="009E3C7C" w:rsidRDefault="009E3C7C">
      <w:pPr>
        <w:pStyle w:val="TOC4"/>
        <w:rPr>
          <w:rFonts w:asciiTheme="minorHAnsi" w:eastAsiaTheme="minorEastAsia" w:hAnsiTheme="minorHAnsi" w:cstheme="minorBidi"/>
          <w:noProof/>
          <w:sz w:val="22"/>
          <w:szCs w:val="22"/>
        </w:rPr>
      </w:pPr>
      <w:hyperlink w:anchor="_Toc461203671" w:history="1">
        <w:r w:rsidRPr="00E74D1E">
          <w:rPr>
            <w:rStyle w:val="Hyperlink"/>
            <w:noProof/>
          </w:rPr>
          <w:t>35.1.1.1 Care Services Directory</w:t>
        </w:r>
        <w:r>
          <w:rPr>
            <w:noProof/>
            <w:webHidden/>
          </w:rPr>
          <w:tab/>
        </w:r>
        <w:r>
          <w:rPr>
            <w:noProof/>
            <w:webHidden/>
          </w:rPr>
          <w:fldChar w:fldCharType="begin"/>
        </w:r>
        <w:r>
          <w:rPr>
            <w:noProof/>
            <w:webHidden/>
          </w:rPr>
          <w:instrText xml:space="preserve"> PAGEREF _Toc461203671 \h </w:instrText>
        </w:r>
        <w:r>
          <w:rPr>
            <w:noProof/>
            <w:webHidden/>
          </w:rPr>
        </w:r>
        <w:r>
          <w:rPr>
            <w:noProof/>
            <w:webHidden/>
          </w:rPr>
          <w:fldChar w:fldCharType="separate"/>
        </w:r>
        <w:r>
          <w:rPr>
            <w:noProof/>
            <w:webHidden/>
          </w:rPr>
          <w:t>21</w:t>
        </w:r>
        <w:r>
          <w:rPr>
            <w:noProof/>
            <w:webHidden/>
          </w:rPr>
          <w:fldChar w:fldCharType="end"/>
        </w:r>
      </w:hyperlink>
    </w:p>
    <w:p w14:paraId="25EB1818" w14:textId="77777777" w:rsidR="009E3C7C" w:rsidRDefault="009E3C7C">
      <w:pPr>
        <w:pStyle w:val="TOC4"/>
        <w:rPr>
          <w:rFonts w:asciiTheme="minorHAnsi" w:eastAsiaTheme="minorEastAsia" w:hAnsiTheme="minorHAnsi" w:cstheme="minorBidi"/>
          <w:noProof/>
          <w:sz w:val="22"/>
          <w:szCs w:val="22"/>
        </w:rPr>
      </w:pPr>
      <w:hyperlink w:anchor="_Toc461203672" w:history="1">
        <w:r w:rsidRPr="00E74D1E">
          <w:rPr>
            <w:rStyle w:val="Hyperlink"/>
            <w:noProof/>
          </w:rPr>
          <w:t>35.1.1.2 Service Finder</w:t>
        </w:r>
        <w:r>
          <w:rPr>
            <w:noProof/>
            <w:webHidden/>
          </w:rPr>
          <w:tab/>
        </w:r>
        <w:r>
          <w:rPr>
            <w:noProof/>
            <w:webHidden/>
          </w:rPr>
          <w:fldChar w:fldCharType="begin"/>
        </w:r>
        <w:r>
          <w:rPr>
            <w:noProof/>
            <w:webHidden/>
          </w:rPr>
          <w:instrText xml:space="preserve"> PAGEREF _Toc461203672 \h </w:instrText>
        </w:r>
        <w:r>
          <w:rPr>
            <w:noProof/>
            <w:webHidden/>
          </w:rPr>
        </w:r>
        <w:r>
          <w:rPr>
            <w:noProof/>
            <w:webHidden/>
          </w:rPr>
          <w:fldChar w:fldCharType="separate"/>
        </w:r>
        <w:r>
          <w:rPr>
            <w:noProof/>
            <w:webHidden/>
          </w:rPr>
          <w:t>22</w:t>
        </w:r>
        <w:r>
          <w:rPr>
            <w:noProof/>
            <w:webHidden/>
          </w:rPr>
          <w:fldChar w:fldCharType="end"/>
        </w:r>
      </w:hyperlink>
    </w:p>
    <w:p w14:paraId="4708156E" w14:textId="77777777" w:rsidR="009E3C7C" w:rsidRDefault="009E3C7C">
      <w:pPr>
        <w:pStyle w:val="TOC4"/>
        <w:rPr>
          <w:rFonts w:asciiTheme="minorHAnsi" w:eastAsiaTheme="minorEastAsia" w:hAnsiTheme="minorHAnsi" w:cstheme="minorBidi"/>
          <w:noProof/>
          <w:sz w:val="22"/>
          <w:szCs w:val="22"/>
        </w:rPr>
      </w:pPr>
      <w:hyperlink w:anchor="_Toc461203673" w:history="1">
        <w:r w:rsidRPr="00E74D1E">
          <w:rPr>
            <w:rStyle w:val="Hyperlink"/>
            <w:noProof/>
          </w:rPr>
          <w:t>35.1.1.3 Care Services InfoManager</w:t>
        </w:r>
        <w:r>
          <w:rPr>
            <w:noProof/>
            <w:webHidden/>
          </w:rPr>
          <w:tab/>
        </w:r>
        <w:r>
          <w:rPr>
            <w:noProof/>
            <w:webHidden/>
          </w:rPr>
          <w:fldChar w:fldCharType="begin"/>
        </w:r>
        <w:r>
          <w:rPr>
            <w:noProof/>
            <w:webHidden/>
          </w:rPr>
          <w:instrText xml:space="preserve"> PAGEREF _Toc461203673 \h </w:instrText>
        </w:r>
        <w:r>
          <w:rPr>
            <w:noProof/>
            <w:webHidden/>
          </w:rPr>
        </w:r>
        <w:r>
          <w:rPr>
            <w:noProof/>
            <w:webHidden/>
          </w:rPr>
          <w:fldChar w:fldCharType="separate"/>
        </w:r>
        <w:r>
          <w:rPr>
            <w:noProof/>
            <w:webHidden/>
          </w:rPr>
          <w:t>23</w:t>
        </w:r>
        <w:r>
          <w:rPr>
            <w:noProof/>
            <w:webHidden/>
          </w:rPr>
          <w:fldChar w:fldCharType="end"/>
        </w:r>
      </w:hyperlink>
    </w:p>
    <w:p w14:paraId="1C2AE618" w14:textId="77777777" w:rsidR="009E3C7C" w:rsidRDefault="009E3C7C">
      <w:pPr>
        <w:pStyle w:val="TOC4"/>
        <w:rPr>
          <w:rFonts w:asciiTheme="minorHAnsi" w:eastAsiaTheme="minorEastAsia" w:hAnsiTheme="minorHAnsi" w:cstheme="minorBidi"/>
          <w:noProof/>
          <w:sz w:val="22"/>
          <w:szCs w:val="22"/>
        </w:rPr>
      </w:pPr>
      <w:hyperlink w:anchor="_Toc461203674" w:history="1">
        <w:r w:rsidRPr="00E74D1E">
          <w:rPr>
            <w:rStyle w:val="Hyperlink"/>
            <w:noProof/>
          </w:rPr>
          <w:t>35.1.1.4 Service Availability</w:t>
        </w:r>
        <w:r>
          <w:rPr>
            <w:noProof/>
            <w:webHidden/>
          </w:rPr>
          <w:tab/>
        </w:r>
        <w:r>
          <w:rPr>
            <w:noProof/>
            <w:webHidden/>
          </w:rPr>
          <w:fldChar w:fldCharType="begin"/>
        </w:r>
        <w:r>
          <w:rPr>
            <w:noProof/>
            <w:webHidden/>
          </w:rPr>
          <w:instrText xml:space="preserve"> PAGEREF _Toc461203674 \h </w:instrText>
        </w:r>
        <w:r>
          <w:rPr>
            <w:noProof/>
            <w:webHidden/>
          </w:rPr>
        </w:r>
        <w:r>
          <w:rPr>
            <w:noProof/>
            <w:webHidden/>
          </w:rPr>
          <w:fldChar w:fldCharType="separate"/>
        </w:r>
        <w:r>
          <w:rPr>
            <w:noProof/>
            <w:webHidden/>
          </w:rPr>
          <w:t>23</w:t>
        </w:r>
        <w:r>
          <w:rPr>
            <w:noProof/>
            <w:webHidden/>
          </w:rPr>
          <w:fldChar w:fldCharType="end"/>
        </w:r>
      </w:hyperlink>
    </w:p>
    <w:p w14:paraId="34C9E4FC" w14:textId="77777777" w:rsidR="009E3C7C" w:rsidRDefault="009E3C7C">
      <w:pPr>
        <w:pStyle w:val="TOC2"/>
        <w:rPr>
          <w:rFonts w:asciiTheme="minorHAnsi" w:eastAsiaTheme="minorEastAsia" w:hAnsiTheme="minorHAnsi" w:cstheme="minorBidi"/>
          <w:noProof/>
          <w:sz w:val="22"/>
          <w:szCs w:val="22"/>
        </w:rPr>
      </w:pPr>
      <w:hyperlink w:anchor="_Toc461203675" w:history="1">
        <w:r w:rsidRPr="00E74D1E">
          <w:rPr>
            <w:rStyle w:val="Hyperlink"/>
            <w:noProof/>
          </w:rPr>
          <w:t>35.2 CSD Actor Options</w:t>
        </w:r>
        <w:r>
          <w:rPr>
            <w:noProof/>
            <w:webHidden/>
          </w:rPr>
          <w:tab/>
        </w:r>
        <w:r>
          <w:rPr>
            <w:noProof/>
            <w:webHidden/>
          </w:rPr>
          <w:fldChar w:fldCharType="begin"/>
        </w:r>
        <w:r>
          <w:rPr>
            <w:noProof/>
            <w:webHidden/>
          </w:rPr>
          <w:instrText xml:space="preserve"> PAGEREF _Toc461203675 \h </w:instrText>
        </w:r>
        <w:r>
          <w:rPr>
            <w:noProof/>
            <w:webHidden/>
          </w:rPr>
        </w:r>
        <w:r>
          <w:rPr>
            <w:noProof/>
            <w:webHidden/>
          </w:rPr>
          <w:fldChar w:fldCharType="separate"/>
        </w:r>
        <w:r>
          <w:rPr>
            <w:noProof/>
            <w:webHidden/>
          </w:rPr>
          <w:t>23</w:t>
        </w:r>
        <w:r>
          <w:rPr>
            <w:noProof/>
            <w:webHidden/>
          </w:rPr>
          <w:fldChar w:fldCharType="end"/>
        </w:r>
      </w:hyperlink>
    </w:p>
    <w:p w14:paraId="40626F37" w14:textId="77777777" w:rsidR="009E3C7C" w:rsidRDefault="009E3C7C">
      <w:pPr>
        <w:pStyle w:val="TOC3"/>
        <w:rPr>
          <w:rFonts w:asciiTheme="minorHAnsi" w:eastAsiaTheme="minorEastAsia" w:hAnsiTheme="minorHAnsi" w:cstheme="minorBidi"/>
          <w:noProof/>
          <w:sz w:val="22"/>
          <w:szCs w:val="22"/>
        </w:rPr>
      </w:pPr>
      <w:hyperlink w:anchor="_Toc461203676" w:history="1">
        <w:r w:rsidRPr="00E74D1E">
          <w:rPr>
            <w:rStyle w:val="Hyperlink"/>
            <w:noProof/>
          </w:rPr>
          <w:t>35.2.1 Ad hoc XQuery Option</w:t>
        </w:r>
        <w:r>
          <w:rPr>
            <w:noProof/>
            <w:webHidden/>
          </w:rPr>
          <w:tab/>
        </w:r>
        <w:r>
          <w:rPr>
            <w:noProof/>
            <w:webHidden/>
          </w:rPr>
          <w:fldChar w:fldCharType="begin"/>
        </w:r>
        <w:r>
          <w:rPr>
            <w:noProof/>
            <w:webHidden/>
          </w:rPr>
          <w:instrText xml:space="preserve"> PAGEREF _Toc461203676 \h </w:instrText>
        </w:r>
        <w:r>
          <w:rPr>
            <w:noProof/>
            <w:webHidden/>
          </w:rPr>
        </w:r>
        <w:r>
          <w:rPr>
            <w:noProof/>
            <w:webHidden/>
          </w:rPr>
          <w:fldChar w:fldCharType="separate"/>
        </w:r>
        <w:r>
          <w:rPr>
            <w:noProof/>
            <w:webHidden/>
          </w:rPr>
          <w:t>24</w:t>
        </w:r>
        <w:r>
          <w:rPr>
            <w:noProof/>
            <w:webHidden/>
          </w:rPr>
          <w:fldChar w:fldCharType="end"/>
        </w:r>
      </w:hyperlink>
    </w:p>
    <w:p w14:paraId="1B515864" w14:textId="77777777" w:rsidR="009E3C7C" w:rsidRDefault="009E3C7C">
      <w:pPr>
        <w:pStyle w:val="TOC3"/>
        <w:rPr>
          <w:rFonts w:asciiTheme="minorHAnsi" w:eastAsiaTheme="minorEastAsia" w:hAnsiTheme="minorHAnsi" w:cstheme="minorBidi"/>
          <w:noProof/>
          <w:sz w:val="22"/>
          <w:szCs w:val="22"/>
        </w:rPr>
      </w:pPr>
      <w:hyperlink w:anchor="_Toc461203677" w:history="1">
        <w:r w:rsidRPr="00E74D1E">
          <w:rPr>
            <w:rStyle w:val="Hyperlink"/>
            <w:noProof/>
          </w:rPr>
          <w:t>35.2.2 FreeBusy Option</w:t>
        </w:r>
        <w:r>
          <w:rPr>
            <w:noProof/>
            <w:webHidden/>
          </w:rPr>
          <w:tab/>
        </w:r>
        <w:r>
          <w:rPr>
            <w:noProof/>
            <w:webHidden/>
          </w:rPr>
          <w:fldChar w:fldCharType="begin"/>
        </w:r>
        <w:r>
          <w:rPr>
            <w:noProof/>
            <w:webHidden/>
          </w:rPr>
          <w:instrText xml:space="preserve"> PAGEREF _Toc461203677 \h </w:instrText>
        </w:r>
        <w:r>
          <w:rPr>
            <w:noProof/>
            <w:webHidden/>
          </w:rPr>
        </w:r>
        <w:r>
          <w:rPr>
            <w:noProof/>
            <w:webHidden/>
          </w:rPr>
          <w:fldChar w:fldCharType="separate"/>
        </w:r>
        <w:r>
          <w:rPr>
            <w:noProof/>
            <w:webHidden/>
          </w:rPr>
          <w:t>24</w:t>
        </w:r>
        <w:r>
          <w:rPr>
            <w:noProof/>
            <w:webHidden/>
          </w:rPr>
          <w:fldChar w:fldCharType="end"/>
        </w:r>
      </w:hyperlink>
    </w:p>
    <w:p w14:paraId="1AB8ABC7" w14:textId="77777777" w:rsidR="009E3C7C" w:rsidRDefault="009E3C7C">
      <w:pPr>
        <w:pStyle w:val="TOC2"/>
        <w:rPr>
          <w:rFonts w:asciiTheme="minorHAnsi" w:eastAsiaTheme="minorEastAsia" w:hAnsiTheme="minorHAnsi" w:cstheme="minorBidi"/>
          <w:noProof/>
          <w:sz w:val="22"/>
          <w:szCs w:val="22"/>
        </w:rPr>
      </w:pPr>
      <w:hyperlink w:anchor="_Toc461203678" w:history="1">
        <w:r w:rsidRPr="00E74D1E">
          <w:rPr>
            <w:rStyle w:val="Hyperlink"/>
            <w:noProof/>
          </w:rPr>
          <w:t>35.3 CSD Required Actor Groupings</w:t>
        </w:r>
        <w:r>
          <w:rPr>
            <w:noProof/>
            <w:webHidden/>
          </w:rPr>
          <w:tab/>
        </w:r>
        <w:r>
          <w:rPr>
            <w:noProof/>
            <w:webHidden/>
          </w:rPr>
          <w:fldChar w:fldCharType="begin"/>
        </w:r>
        <w:r>
          <w:rPr>
            <w:noProof/>
            <w:webHidden/>
          </w:rPr>
          <w:instrText xml:space="preserve"> PAGEREF _Toc461203678 \h </w:instrText>
        </w:r>
        <w:r>
          <w:rPr>
            <w:noProof/>
            <w:webHidden/>
          </w:rPr>
        </w:r>
        <w:r>
          <w:rPr>
            <w:noProof/>
            <w:webHidden/>
          </w:rPr>
          <w:fldChar w:fldCharType="separate"/>
        </w:r>
        <w:r>
          <w:rPr>
            <w:noProof/>
            <w:webHidden/>
          </w:rPr>
          <w:t>24</w:t>
        </w:r>
        <w:r>
          <w:rPr>
            <w:noProof/>
            <w:webHidden/>
          </w:rPr>
          <w:fldChar w:fldCharType="end"/>
        </w:r>
      </w:hyperlink>
    </w:p>
    <w:p w14:paraId="39A2B4A7" w14:textId="77777777" w:rsidR="009E3C7C" w:rsidRDefault="009E3C7C">
      <w:pPr>
        <w:pStyle w:val="TOC2"/>
        <w:rPr>
          <w:rFonts w:asciiTheme="minorHAnsi" w:eastAsiaTheme="minorEastAsia" w:hAnsiTheme="minorHAnsi" w:cstheme="minorBidi"/>
          <w:noProof/>
          <w:sz w:val="22"/>
          <w:szCs w:val="22"/>
        </w:rPr>
      </w:pPr>
      <w:hyperlink w:anchor="_Toc461203679" w:history="1">
        <w:r w:rsidRPr="00E74D1E">
          <w:rPr>
            <w:rStyle w:val="Hyperlink"/>
            <w:noProof/>
          </w:rPr>
          <w:t>35.4 CSD Overview</w:t>
        </w:r>
        <w:r>
          <w:rPr>
            <w:noProof/>
            <w:webHidden/>
          </w:rPr>
          <w:tab/>
        </w:r>
        <w:r>
          <w:rPr>
            <w:noProof/>
            <w:webHidden/>
          </w:rPr>
          <w:fldChar w:fldCharType="begin"/>
        </w:r>
        <w:r>
          <w:rPr>
            <w:noProof/>
            <w:webHidden/>
          </w:rPr>
          <w:instrText xml:space="preserve"> PAGEREF _Toc461203679 \h </w:instrText>
        </w:r>
        <w:r>
          <w:rPr>
            <w:noProof/>
            <w:webHidden/>
          </w:rPr>
        </w:r>
        <w:r>
          <w:rPr>
            <w:noProof/>
            <w:webHidden/>
          </w:rPr>
          <w:fldChar w:fldCharType="separate"/>
        </w:r>
        <w:r>
          <w:rPr>
            <w:noProof/>
            <w:webHidden/>
          </w:rPr>
          <w:t>24</w:t>
        </w:r>
        <w:r>
          <w:rPr>
            <w:noProof/>
            <w:webHidden/>
          </w:rPr>
          <w:fldChar w:fldCharType="end"/>
        </w:r>
      </w:hyperlink>
    </w:p>
    <w:p w14:paraId="31F94FD3" w14:textId="77777777" w:rsidR="009E3C7C" w:rsidRDefault="009E3C7C">
      <w:pPr>
        <w:pStyle w:val="TOC3"/>
        <w:rPr>
          <w:rFonts w:asciiTheme="minorHAnsi" w:eastAsiaTheme="minorEastAsia" w:hAnsiTheme="minorHAnsi" w:cstheme="minorBidi"/>
          <w:noProof/>
          <w:sz w:val="22"/>
          <w:szCs w:val="22"/>
        </w:rPr>
      </w:pPr>
      <w:hyperlink w:anchor="_Toc461203680" w:history="1">
        <w:r w:rsidRPr="00E74D1E">
          <w:rPr>
            <w:rStyle w:val="Hyperlink"/>
            <w:bCs/>
            <w:noProof/>
          </w:rPr>
          <w:t>35.4.1 Concepts</w:t>
        </w:r>
        <w:r>
          <w:rPr>
            <w:noProof/>
            <w:webHidden/>
          </w:rPr>
          <w:tab/>
        </w:r>
        <w:r>
          <w:rPr>
            <w:noProof/>
            <w:webHidden/>
          </w:rPr>
          <w:fldChar w:fldCharType="begin"/>
        </w:r>
        <w:r>
          <w:rPr>
            <w:noProof/>
            <w:webHidden/>
          </w:rPr>
          <w:instrText xml:space="preserve"> PAGEREF _Toc461203680 \h </w:instrText>
        </w:r>
        <w:r>
          <w:rPr>
            <w:noProof/>
            <w:webHidden/>
          </w:rPr>
        </w:r>
        <w:r>
          <w:rPr>
            <w:noProof/>
            <w:webHidden/>
          </w:rPr>
          <w:fldChar w:fldCharType="separate"/>
        </w:r>
        <w:r>
          <w:rPr>
            <w:noProof/>
            <w:webHidden/>
          </w:rPr>
          <w:t>24</w:t>
        </w:r>
        <w:r>
          <w:rPr>
            <w:noProof/>
            <w:webHidden/>
          </w:rPr>
          <w:fldChar w:fldCharType="end"/>
        </w:r>
      </w:hyperlink>
    </w:p>
    <w:p w14:paraId="44780D5F" w14:textId="77777777" w:rsidR="009E3C7C" w:rsidRDefault="009E3C7C">
      <w:pPr>
        <w:pStyle w:val="TOC3"/>
        <w:rPr>
          <w:rFonts w:asciiTheme="minorHAnsi" w:eastAsiaTheme="minorEastAsia" w:hAnsiTheme="minorHAnsi" w:cstheme="minorBidi"/>
          <w:noProof/>
          <w:sz w:val="22"/>
          <w:szCs w:val="22"/>
        </w:rPr>
      </w:pPr>
      <w:hyperlink w:anchor="_Toc461203681" w:history="1">
        <w:r w:rsidRPr="00E74D1E">
          <w:rPr>
            <w:rStyle w:val="Hyperlink"/>
            <w:noProof/>
          </w:rPr>
          <w:t>35.4.2 Use Cases</w:t>
        </w:r>
        <w:r>
          <w:rPr>
            <w:noProof/>
            <w:webHidden/>
          </w:rPr>
          <w:tab/>
        </w:r>
        <w:r>
          <w:rPr>
            <w:noProof/>
            <w:webHidden/>
          </w:rPr>
          <w:fldChar w:fldCharType="begin"/>
        </w:r>
        <w:r>
          <w:rPr>
            <w:noProof/>
            <w:webHidden/>
          </w:rPr>
          <w:instrText xml:space="preserve"> PAGEREF _Toc461203681 \h </w:instrText>
        </w:r>
        <w:r>
          <w:rPr>
            <w:noProof/>
            <w:webHidden/>
          </w:rPr>
        </w:r>
        <w:r>
          <w:rPr>
            <w:noProof/>
            <w:webHidden/>
          </w:rPr>
          <w:fldChar w:fldCharType="separate"/>
        </w:r>
        <w:r>
          <w:rPr>
            <w:noProof/>
            <w:webHidden/>
          </w:rPr>
          <w:t>28</w:t>
        </w:r>
        <w:r>
          <w:rPr>
            <w:noProof/>
            <w:webHidden/>
          </w:rPr>
          <w:fldChar w:fldCharType="end"/>
        </w:r>
      </w:hyperlink>
    </w:p>
    <w:p w14:paraId="4CA5C66F" w14:textId="77777777" w:rsidR="009E3C7C" w:rsidRDefault="009E3C7C">
      <w:pPr>
        <w:pStyle w:val="TOC4"/>
        <w:rPr>
          <w:rFonts w:asciiTheme="minorHAnsi" w:eastAsiaTheme="minorEastAsia" w:hAnsiTheme="minorHAnsi" w:cstheme="minorBidi"/>
          <w:noProof/>
          <w:sz w:val="22"/>
          <w:szCs w:val="22"/>
        </w:rPr>
      </w:pPr>
      <w:hyperlink w:anchor="_Toc461203682" w:history="1">
        <w:r w:rsidRPr="00E74D1E">
          <w:rPr>
            <w:rStyle w:val="Hyperlink"/>
            <w:noProof/>
          </w:rPr>
          <w:t>35.4.2.1 Use Case #1 Health Worker Staff Levels Report</w:t>
        </w:r>
        <w:r>
          <w:rPr>
            <w:noProof/>
            <w:webHidden/>
          </w:rPr>
          <w:tab/>
        </w:r>
        <w:r>
          <w:rPr>
            <w:noProof/>
            <w:webHidden/>
          </w:rPr>
          <w:fldChar w:fldCharType="begin"/>
        </w:r>
        <w:r>
          <w:rPr>
            <w:noProof/>
            <w:webHidden/>
          </w:rPr>
          <w:instrText xml:space="preserve"> PAGEREF _Toc461203682 \h </w:instrText>
        </w:r>
        <w:r>
          <w:rPr>
            <w:noProof/>
            <w:webHidden/>
          </w:rPr>
        </w:r>
        <w:r>
          <w:rPr>
            <w:noProof/>
            <w:webHidden/>
          </w:rPr>
          <w:fldChar w:fldCharType="separate"/>
        </w:r>
        <w:r>
          <w:rPr>
            <w:noProof/>
            <w:webHidden/>
          </w:rPr>
          <w:t>28</w:t>
        </w:r>
        <w:r>
          <w:rPr>
            <w:noProof/>
            <w:webHidden/>
          </w:rPr>
          <w:fldChar w:fldCharType="end"/>
        </w:r>
      </w:hyperlink>
    </w:p>
    <w:p w14:paraId="0EBA70C3" w14:textId="77777777" w:rsidR="009E3C7C" w:rsidRDefault="009E3C7C">
      <w:pPr>
        <w:pStyle w:val="TOC5"/>
        <w:rPr>
          <w:rFonts w:asciiTheme="minorHAnsi" w:eastAsiaTheme="minorEastAsia" w:hAnsiTheme="minorHAnsi" w:cstheme="minorBidi"/>
          <w:noProof/>
          <w:sz w:val="22"/>
          <w:szCs w:val="22"/>
        </w:rPr>
      </w:pPr>
      <w:hyperlink w:anchor="_Toc461203683" w:history="1">
        <w:r w:rsidRPr="00E74D1E">
          <w:rPr>
            <w:rStyle w:val="Hyperlink"/>
            <w:noProof/>
          </w:rPr>
          <w:t>35.4.2.1.1 Health Worker Staff Levels</w:t>
        </w:r>
        <w:r w:rsidRPr="00E74D1E">
          <w:rPr>
            <w:rStyle w:val="Hyperlink"/>
            <w:bCs/>
            <w:noProof/>
          </w:rPr>
          <w:t xml:space="preserve"> </w:t>
        </w:r>
        <w:r w:rsidRPr="00E74D1E">
          <w:rPr>
            <w:rStyle w:val="Hyperlink"/>
            <w:noProof/>
          </w:rPr>
          <w:t>Use Case Description</w:t>
        </w:r>
        <w:r>
          <w:rPr>
            <w:noProof/>
            <w:webHidden/>
          </w:rPr>
          <w:tab/>
        </w:r>
        <w:r>
          <w:rPr>
            <w:noProof/>
            <w:webHidden/>
          </w:rPr>
          <w:fldChar w:fldCharType="begin"/>
        </w:r>
        <w:r>
          <w:rPr>
            <w:noProof/>
            <w:webHidden/>
          </w:rPr>
          <w:instrText xml:space="preserve"> PAGEREF _Toc461203683 \h </w:instrText>
        </w:r>
        <w:r>
          <w:rPr>
            <w:noProof/>
            <w:webHidden/>
          </w:rPr>
        </w:r>
        <w:r>
          <w:rPr>
            <w:noProof/>
            <w:webHidden/>
          </w:rPr>
          <w:fldChar w:fldCharType="separate"/>
        </w:r>
        <w:r>
          <w:rPr>
            <w:noProof/>
            <w:webHidden/>
          </w:rPr>
          <w:t>28</w:t>
        </w:r>
        <w:r>
          <w:rPr>
            <w:noProof/>
            <w:webHidden/>
          </w:rPr>
          <w:fldChar w:fldCharType="end"/>
        </w:r>
      </w:hyperlink>
    </w:p>
    <w:p w14:paraId="2184938D" w14:textId="77777777" w:rsidR="009E3C7C" w:rsidRDefault="009E3C7C">
      <w:pPr>
        <w:pStyle w:val="TOC5"/>
        <w:rPr>
          <w:rFonts w:asciiTheme="minorHAnsi" w:eastAsiaTheme="minorEastAsia" w:hAnsiTheme="minorHAnsi" w:cstheme="minorBidi"/>
          <w:noProof/>
          <w:sz w:val="22"/>
          <w:szCs w:val="22"/>
        </w:rPr>
      </w:pPr>
      <w:hyperlink w:anchor="_Toc461203684" w:history="1">
        <w:r w:rsidRPr="00E74D1E">
          <w:rPr>
            <w:rStyle w:val="Hyperlink"/>
            <w:noProof/>
          </w:rPr>
          <w:t>35.4.2.1.2 Health Worker Staff Levels Report Process Flow</w:t>
        </w:r>
        <w:r>
          <w:rPr>
            <w:noProof/>
            <w:webHidden/>
          </w:rPr>
          <w:tab/>
        </w:r>
        <w:r>
          <w:rPr>
            <w:noProof/>
            <w:webHidden/>
          </w:rPr>
          <w:fldChar w:fldCharType="begin"/>
        </w:r>
        <w:r>
          <w:rPr>
            <w:noProof/>
            <w:webHidden/>
          </w:rPr>
          <w:instrText xml:space="preserve"> PAGEREF _Toc461203684 \h </w:instrText>
        </w:r>
        <w:r>
          <w:rPr>
            <w:noProof/>
            <w:webHidden/>
          </w:rPr>
        </w:r>
        <w:r>
          <w:rPr>
            <w:noProof/>
            <w:webHidden/>
          </w:rPr>
          <w:fldChar w:fldCharType="separate"/>
        </w:r>
        <w:r>
          <w:rPr>
            <w:noProof/>
            <w:webHidden/>
          </w:rPr>
          <w:t>28</w:t>
        </w:r>
        <w:r>
          <w:rPr>
            <w:noProof/>
            <w:webHidden/>
          </w:rPr>
          <w:fldChar w:fldCharType="end"/>
        </w:r>
      </w:hyperlink>
    </w:p>
    <w:p w14:paraId="761D503A" w14:textId="77777777" w:rsidR="009E3C7C" w:rsidRDefault="009E3C7C">
      <w:pPr>
        <w:pStyle w:val="TOC4"/>
        <w:rPr>
          <w:rFonts w:asciiTheme="minorHAnsi" w:eastAsiaTheme="minorEastAsia" w:hAnsiTheme="minorHAnsi" w:cstheme="minorBidi"/>
          <w:noProof/>
          <w:sz w:val="22"/>
          <w:szCs w:val="22"/>
        </w:rPr>
      </w:pPr>
      <w:hyperlink w:anchor="_Toc461203685" w:history="1">
        <w:r w:rsidRPr="00E74D1E">
          <w:rPr>
            <w:rStyle w:val="Hyperlink"/>
            <w:noProof/>
          </w:rPr>
          <w:t>35.4.2.2 Use Case #2: Provider Availability Query</w:t>
        </w:r>
        <w:r>
          <w:rPr>
            <w:noProof/>
            <w:webHidden/>
          </w:rPr>
          <w:tab/>
        </w:r>
        <w:r>
          <w:rPr>
            <w:noProof/>
            <w:webHidden/>
          </w:rPr>
          <w:fldChar w:fldCharType="begin"/>
        </w:r>
        <w:r>
          <w:rPr>
            <w:noProof/>
            <w:webHidden/>
          </w:rPr>
          <w:instrText xml:space="preserve"> PAGEREF _Toc461203685 \h </w:instrText>
        </w:r>
        <w:r>
          <w:rPr>
            <w:noProof/>
            <w:webHidden/>
          </w:rPr>
        </w:r>
        <w:r>
          <w:rPr>
            <w:noProof/>
            <w:webHidden/>
          </w:rPr>
          <w:fldChar w:fldCharType="separate"/>
        </w:r>
        <w:r>
          <w:rPr>
            <w:noProof/>
            <w:webHidden/>
          </w:rPr>
          <w:t>30</w:t>
        </w:r>
        <w:r>
          <w:rPr>
            <w:noProof/>
            <w:webHidden/>
          </w:rPr>
          <w:fldChar w:fldCharType="end"/>
        </w:r>
      </w:hyperlink>
    </w:p>
    <w:p w14:paraId="5D9BB043" w14:textId="77777777" w:rsidR="009E3C7C" w:rsidRDefault="009E3C7C">
      <w:pPr>
        <w:pStyle w:val="TOC5"/>
        <w:rPr>
          <w:rFonts w:asciiTheme="minorHAnsi" w:eastAsiaTheme="minorEastAsia" w:hAnsiTheme="minorHAnsi" w:cstheme="minorBidi"/>
          <w:noProof/>
          <w:sz w:val="22"/>
          <w:szCs w:val="22"/>
        </w:rPr>
      </w:pPr>
      <w:hyperlink w:anchor="_Toc461203686" w:history="1">
        <w:r w:rsidRPr="00E74D1E">
          <w:rPr>
            <w:rStyle w:val="Hyperlink"/>
            <w:noProof/>
          </w:rPr>
          <w:t>35.4.2.2.1 Provider Availability Query Use Case Description</w:t>
        </w:r>
        <w:r>
          <w:rPr>
            <w:noProof/>
            <w:webHidden/>
          </w:rPr>
          <w:tab/>
        </w:r>
        <w:r>
          <w:rPr>
            <w:noProof/>
            <w:webHidden/>
          </w:rPr>
          <w:fldChar w:fldCharType="begin"/>
        </w:r>
        <w:r>
          <w:rPr>
            <w:noProof/>
            <w:webHidden/>
          </w:rPr>
          <w:instrText xml:space="preserve"> PAGEREF _Toc461203686 \h </w:instrText>
        </w:r>
        <w:r>
          <w:rPr>
            <w:noProof/>
            <w:webHidden/>
          </w:rPr>
        </w:r>
        <w:r>
          <w:rPr>
            <w:noProof/>
            <w:webHidden/>
          </w:rPr>
          <w:fldChar w:fldCharType="separate"/>
        </w:r>
        <w:r>
          <w:rPr>
            <w:noProof/>
            <w:webHidden/>
          </w:rPr>
          <w:t>30</w:t>
        </w:r>
        <w:r>
          <w:rPr>
            <w:noProof/>
            <w:webHidden/>
          </w:rPr>
          <w:fldChar w:fldCharType="end"/>
        </w:r>
      </w:hyperlink>
    </w:p>
    <w:p w14:paraId="38C5E976" w14:textId="77777777" w:rsidR="009E3C7C" w:rsidRDefault="009E3C7C">
      <w:pPr>
        <w:pStyle w:val="TOC5"/>
        <w:rPr>
          <w:rFonts w:asciiTheme="minorHAnsi" w:eastAsiaTheme="minorEastAsia" w:hAnsiTheme="minorHAnsi" w:cstheme="minorBidi"/>
          <w:noProof/>
          <w:sz w:val="22"/>
          <w:szCs w:val="22"/>
        </w:rPr>
      </w:pPr>
      <w:hyperlink w:anchor="_Toc461203687" w:history="1">
        <w:r w:rsidRPr="00E74D1E">
          <w:rPr>
            <w:rStyle w:val="Hyperlink"/>
            <w:noProof/>
          </w:rPr>
          <w:t>35.4.2.2.2 Provider Availability Query Process Flow</w:t>
        </w:r>
        <w:r>
          <w:rPr>
            <w:noProof/>
            <w:webHidden/>
          </w:rPr>
          <w:tab/>
        </w:r>
        <w:r>
          <w:rPr>
            <w:noProof/>
            <w:webHidden/>
          </w:rPr>
          <w:fldChar w:fldCharType="begin"/>
        </w:r>
        <w:r>
          <w:rPr>
            <w:noProof/>
            <w:webHidden/>
          </w:rPr>
          <w:instrText xml:space="preserve"> PAGEREF _Toc461203687 \h </w:instrText>
        </w:r>
        <w:r>
          <w:rPr>
            <w:noProof/>
            <w:webHidden/>
          </w:rPr>
        </w:r>
        <w:r>
          <w:rPr>
            <w:noProof/>
            <w:webHidden/>
          </w:rPr>
          <w:fldChar w:fldCharType="separate"/>
        </w:r>
        <w:r>
          <w:rPr>
            <w:noProof/>
            <w:webHidden/>
          </w:rPr>
          <w:t>30</w:t>
        </w:r>
        <w:r>
          <w:rPr>
            <w:noProof/>
            <w:webHidden/>
          </w:rPr>
          <w:fldChar w:fldCharType="end"/>
        </w:r>
      </w:hyperlink>
    </w:p>
    <w:p w14:paraId="1B9A15A8" w14:textId="77777777" w:rsidR="009E3C7C" w:rsidRDefault="009E3C7C">
      <w:pPr>
        <w:pStyle w:val="TOC4"/>
        <w:rPr>
          <w:rFonts w:asciiTheme="minorHAnsi" w:eastAsiaTheme="minorEastAsia" w:hAnsiTheme="minorHAnsi" w:cstheme="minorBidi"/>
          <w:noProof/>
          <w:sz w:val="22"/>
          <w:szCs w:val="22"/>
        </w:rPr>
      </w:pPr>
      <w:hyperlink w:anchor="_Toc461203688" w:history="1">
        <w:r w:rsidRPr="00E74D1E">
          <w:rPr>
            <w:rStyle w:val="Hyperlink"/>
            <w:noProof/>
          </w:rPr>
          <w:t>35.4.2.3 Other Provider Information Query Use cases (from the IHE HPD Profile):</w:t>
        </w:r>
        <w:r>
          <w:rPr>
            <w:noProof/>
            <w:webHidden/>
          </w:rPr>
          <w:tab/>
        </w:r>
        <w:r>
          <w:rPr>
            <w:noProof/>
            <w:webHidden/>
          </w:rPr>
          <w:fldChar w:fldCharType="begin"/>
        </w:r>
        <w:r>
          <w:rPr>
            <w:noProof/>
            <w:webHidden/>
          </w:rPr>
          <w:instrText xml:space="preserve"> PAGEREF _Toc461203688 \h </w:instrText>
        </w:r>
        <w:r>
          <w:rPr>
            <w:noProof/>
            <w:webHidden/>
          </w:rPr>
        </w:r>
        <w:r>
          <w:rPr>
            <w:noProof/>
            <w:webHidden/>
          </w:rPr>
          <w:fldChar w:fldCharType="separate"/>
        </w:r>
        <w:r>
          <w:rPr>
            <w:noProof/>
            <w:webHidden/>
          </w:rPr>
          <w:t>31</w:t>
        </w:r>
        <w:r>
          <w:rPr>
            <w:noProof/>
            <w:webHidden/>
          </w:rPr>
          <w:fldChar w:fldCharType="end"/>
        </w:r>
      </w:hyperlink>
    </w:p>
    <w:p w14:paraId="013D93F2" w14:textId="77777777" w:rsidR="009E3C7C" w:rsidRDefault="009E3C7C">
      <w:pPr>
        <w:pStyle w:val="TOC4"/>
        <w:rPr>
          <w:rFonts w:asciiTheme="minorHAnsi" w:eastAsiaTheme="minorEastAsia" w:hAnsiTheme="minorHAnsi" w:cstheme="minorBidi"/>
          <w:noProof/>
          <w:sz w:val="22"/>
          <w:szCs w:val="22"/>
        </w:rPr>
      </w:pPr>
      <w:hyperlink w:anchor="_Toc461203689" w:history="1">
        <w:r w:rsidRPr="00E74D1E">
          <w:rPr>
            <w:rStyle w:val="Hyperlink"/>
            <w:noProof/>
          </w:rPr>
          <w:t>35.4.2.4 Specific other use cases supported/assisted by the CSD Profile:</w:t>
        </w:r>
        <w:r>
          <w:rPr>
            <w:noProof/>
            <w:webHidden/>
          </w:rPr>
          <w:tab/>
        </w:r>
        <w:r>
          <w:rPr>
            <w:noProof/>
            <w:webHidden/>
          </w:rPr>
          <w:fldChar w:fldCharType="begin"/>
        </w:r>
        <w:r>
          <w:rPr>
            <w:noProof/>
            <w:webHidden/>
          </w:rPr>
          <w:instrText xml:space="preserve"> PAGEREF _Toc461203689 \h </w:instrText>
        </w:r>
        <w:r>
          <w:rPr>
            <w:noProof/>
            <w:webHidden/>
          </w:rPr>
        </w:r>
        <w:r>
          <w:rPr>
            <w:noProof/>
            <w:webHidden/>
          </w:rPr>
          <w:fldChar w:fldCharType="separate"/>
        </w:r>
        <w:r>
          <w:rPr>
            <w:noProof/>
            <w:webHidden/>
          </w:rPr>
          <w:t>32</w:t>
        </w:r>
        <w:r>
          <w:rPr>
            <w:noProof/>
            <w:webHidden/>
          </w:rPr>
          <w:fldChar w:fldCharType="end"/>
        </w:r>
      </w:hyperlink>
    </w:p>
    <w:p w14:paraId="32614A16" w14:textId="77777777" w:rsidR="009E3C7C" w:rsidRDefault="009E3C7C">
      <w:pPr>
        <w:pStyle w:val="TOC2"/>
        <w:rPr>
          <w:rFonts w:asciiTheme="minorHAnsi" w:eastAsiaTheme="minorEastAsia" w:hAnsiTheme="minorHAnsi" w:cstheme="minorBidi"/>
          <w:noProof/>
          <w:sz w:val="22"/>
          <w:szCs w:val="22"/>
        </w:rPr>
      </w:pPr>
      <w:hyperlink w:anchor="_Toc461203690" w:history="1">
        <w:r w:rsidRPr="00E74D1E">
          <w:rPr>
            <w:rStyle w:val="Hyperlink"/>
            <w:noProof/>
          </w:rPr>
          <w:t>35.5 CSD Security Considerations</w:t>
        </w:r>
        <w:r>
          <w:rPr>
            <w:noProof/>
            <w:webHidden/>
          </w:rPr>
          <w:tab/>
        </w:r>
        <w:r>
          <w:rPr>
            <w:noProof/>
            <w:webHidden/>
          </w:rPr>
          <w:fldChar w:fldCharType="begin"/>
        </w:r>
        <w:r>
          <w:rPr>
            <w:noProof/>
            <w:webHidden/>
          </w:rPr>
          <w:instrText xml:space="preserve"> PAGEREF _Toc461203690 \h </w:instrText>
        </w:r>
        <w:r>
          <w:rPr>
            <w:noProof/>
            <w:webHidden/>
          </w:rPr>
        </w:r>
        <w:r>
          <w:rPr>
            <w:noProof/>
            <w:webHidden/>
          </w:rPr>
          <w:fldChar w:fldCharType="separate"/>
        </w:r>
        <w:r>
          <w:rPr>
            <w:noProof/>
            <w:webHidden/>
          </w:rPr>
          <w:t>33</w:t>
        </w:r>
        <w:r>
          <w:rPr>
            <w:noProof/>
            <w:webHidden/>
          </w:rPr>
          <w:fldChar w:fldCharType="end"/>
        </w:r>
      </w:hyperlink>
    </w:p>
    <w:p w14:paraId="5963F70C" w14:textId="77777777" w:rsidR="009E3C7C" w:rsidRDefault="009E3C7C">
      <w:pPr>
        <w:pStyle w:val="TOC2"/>
        <w:rPr>
          <w:rFonts w:asciiTheme="minorHAnsi" w:eastAsiaTheme="minorEastAsia" w:hAnsiTheme="minorHAnsi" w:cstheme="minorBidi"/>
          <w:noProof/>
          <w:sz w:val="22"/>
          <w:szCs w:val="22"/>
        </w:rPr>
      </w:pPr>
      <w:hyperlink w:anchor="_Toc461203691" w:history="1">
        <w:r w:rsidRPr="00E74D1E">
          <w:rPr>
            <w:rStyle w:val="Hyperlink"/>
            <w:noProof/>
          </w:rPr>
          <w:t>35.6 CSD Cross Profile Considerations</w:t>
        </w:r>
        <w:r>
          <w:rPr>
            <w:noProof/>
            <w:webHidden/>
          </w:rPr>
          <w:tab/>
        </w:r>
        <w:r>
          <w:rPr>
            <w:noProof/>
            <w:webHidden/>
          </w:rPr>
          <w:fldChar w:fldCharType="begin"/>
        </w:r>
        <w:r>
          <w:rPr>
            <w:noProof/>
            <w:webHidden/>
          </w:rPr>
          <w:instrText xml:space="preserve"> PAGEREF _Toc461203691 \h </w:instrText>
        </w:r>
        <w:r>
          <w:rPr>
            <w:noProof/>
            <w:webHidden/>
          </w:rPr>
        </w:r>
        <w:r>
          <w:rPr>
            <w:noProof/>
            <w:webHidden/>
          </w:rPr>
          <w:fldChar w:fldCharType="separate"/>
        </w:r>
        <w:r>
          <w:rPr>
            <w:noProof/>
            <w:webHidden/>
          </w:rPr>
          <w:t>35</w:t>
        </w:r>
        <w:r>
          <w:rPr>
            <w:noProof/>
            <w:webHidden/>
          </w:rPr>
          <w:fldChar w:fldCharType="end"/>
        </w:r>
      </w:hyperlink>
    </w:p>
    <w:p w14:paraId="6B097085" w14:textId="77777777" w:rsidR="009E3C7C" w:rsidRDefault="009E3C7C">
      <w:pPr>
        <w:pStyle w:val="TOC1"/>
        <w:rPr>
          <w:rFonts w:asciiTheme="minorHAnsi" w:eastAsiaTheme="minorEastAsia" w:hAnsiTheme="minorHAnsi" w:cstheme="minorBidi"/>
          <w:noProof/>
          <w:sz w:val="22"/>
          <w:szCs w:val="22"/>
        </w:rPr>
      </w:pPr>
      <w:hyperlink w:anchor="_Toc461203692" w:history="1">
        <w:r w:rsidRPr="00E74D1E">
          <w:rPr>
            <w:rStyle w:val="Hyperlink"/>
            <w:noProof/>
          </w:rPr>
          <w:t>Appendices</w:t>
        </w:r>
        <w:r>
          <w:rPr>
            <w:noProof/>
            <w:webHidden/>
          </w:rPr>
          <w:tab/>
        </w:r>
        <w:r>
          <w:rPr>
            <w:noProof/>
            <w:webHidden/>
          </w:rPr>
          <w:fldChar w:fldCharType="begin"/>
        </w:r>
        <w:r>
          <w:rPr>
            <w:noProof/>
            <w:webHidden/>
          </w:rPr>
          <w:instrText xml:space="preserve"> PAGEREF _Toc461203692 \h </w:instrText>
        </w:r>
        <w:r>
          <w:rPr>
            <w:noProof/>
            <w:webHidden/>
          </w:rPr>
        </w:r>
        <w:r>
          <w:rPr>
            <w:noProof/>
            <w:webHidden/>
          </w:rPr>
          <w:fldChar w:fldCharType="separate"/>
        </w:r>
        <w:r>
          <w:rPr>
            <w:noProof/>
            <w:webHidden/>
          </w:rPr>
          <w:t>36</w:t>
        </w:r>
        <w:r>
          <w:rPr>
            <w:noProof/>
            <w:webHidden/>
          </w:rPr>
          <w:fldChar w:fldCharType="end"/>
        </w:r>
      </w:hyperlink>
    </w:p>
    <w:p w14:paraId="642E88B6" w14:textId="77777777" w:rsidR="009E3C7C" w:rsidRDefault="009E3C7C">
      <w:pPr>
        <w:pStyle w:val="TOC1"/>
        <w:rPr>
          <w:rFonts w:asciiTheme="minorHAnsi" w:eastAsiaTheme="minorEastAsia" w:hAnsiTheme="minorHAnsi" w:cstheme="minorBidi"/>
          <w:noProof/>
          <w:sz w:val="22"/>
          <w:szCs w:val="22"/>
        </w:rPr>
      </w:pPr>
      <w:hyperlink w:anchor="_Toc461203693" w:history="1">
        <w:r w:rsidRPr="00E74D1E">
          <w:rPr>
            <w:rStyle w:val="Hyperlink"/>
            <w:noProof/>
          </w:rPr>
          <w:t>Volume 2c – Transactions</w:t>
        </w:r>
        <w:r>
          <w:rPr>
            <w:noProof/>
            <w:webHidden/>
          </w:rPr>
          <w:tab/>
        </w:r>
        <w:r>
          <w:rPr>
            <w:noProof/>
            <w:webHidden/>
          </w:rPr>
          <w:fldChar w:fldCharType="begin"/>
        </w:r>
        <w:r>
          <w:rPr>
            <w:noProof/>
            <w:webHidden/>
          </w:rPr>
          <w:instrText xml:space="preserve"> PAGEREF _Toc461203693 \h </w:instrText>
        </w:r>
        <w:r>
          <w:rPr>
            <w:noProof/>
            <w:webHidden/>
          </w:rPr>
        </w:r>
        <w:r>
          <w:rPr>
            <w:noProof/>
            <w:webHidden/>
          </w:rPr>
          <w:fldChar w:fldCharType="separate"/>
        </w:r>
        <w:r>
          <w:rPr>
            <w:noProof/>
            <w:webHidden/>
          </w:rPr>
          <w:t>37</w:t>
        </w:r>
        <w:r>
          <w:rPr>
            <w:noProof/>
            <w:webHidden/>
          </w:rPr>
          <w:fldChar w:fldCharType="end"/>
        </w:r>
      </w:hyperlink>
    </w:p>
    <w:p w14:paraId="683FAB9F" w14:textId="77777777" w:rsidR="009E3C7C" w:rsidRDefault="009E3C7C">
      <w:pPr>
        <w:pStyle w:val="TOC2"/>
        <w:rPr>
          <w:rFonts w:asciiTheme="minorHAnsi" w:eastAsiaTheme="minorEastAsia" w:hAnsiTheme="minorHAnsi" w:cstheme="minorBidi"/>
          <w:noProof/>
          <w:sz w:val="22"/>
          <w:szCs w:val="22"/>
        </w:rPr>
      </w:pPr>
      <w:hyperlink w:anchor="_Toc461203694" w:history="1">
        <w:r w:rsidRPr="00E74D1E">
          <w:rPr>
            <w:rStyle w:val="Hyperlink"/>
            <w:noProof/>
          </w:rPr>
          <w:t>3.73 Find Matching Services [ITI-73]</w:t>
        </w:r>
        <w:r>
          <w:rPr>
            <w:noProof/>
            <w:webHidden/>
          </w:rPr>
          <w:tab/>
        </w:r>
        <w:r>
          <w:rPr>
            <w:noProof/>
            <w:webHidden/>
          </w:rPr>
          <w:fldChar w:fldCharType="begin"/>
        </w:r>
        <w:r>
          <w:rPr>
            <w:noProof/>
            <w:webHidden/>
          </w:rPr>
          <w:instrText xml:space="preserve"> PAGEREF _Toc461203694 \h </w:instrText>
        </w:r>
        <w:r>
          <w:rPr>
            <w:noProof/>
            <w:webHidden/>
          </w:rPr>
        </w:r>
        <w:r>
          <w:rPr>
            <w:noProof/>
            <w:webHidden/>
          </w:rPr>
          <w:fldChar w:fldCharType="separate"/>
        </w:r>
        <w:r>
          <w:rPr>
            <w:noProof/>
            <w:webHidden/>
          </w:rPr>
          <w:t>37</w:t>
        </w:r>
        <w:r>
          <w:rPr>
            <w:noProof/>
            <w:webHidden/>
          </w:rPr>
          <w:fldChar w:fldCharType="end"/>
        </w:r>
      </w:hyperlink>
    </w:p>
    <w:p w14:paraId="6DA7D61D" w14:textId="77777777" w:rsidR="009E3C7C" w:rsidRDefault="009E3C7C">
      <w:pPr>
        <w:pStyle w:val="TOC3"/>
        <w:rPr>
          <w:rFonts w:asciiTheme="minorHAnsi" w:eastAsiaTheme="minorEastAsia" w:hAnsiTheme="minorHAnsi" w:cstheme="minorBidi"/>
          <w:noProof/>
          <w:sz w:val="22"/>
          <w:szCs w:val="22"/>
        </w:rPr>
      </w:pPr>
      <w:hyperlink w:anchor="_Toc461203695" w:history="1">
        <w:r w:rsidRPr="00E74D1E">
          <w:rPr>
            <w:rStyle w:val="Hyperlink"/>
            <w:noProof/>
          </w:rPr>
          <w:t>3.73.1 Scope</w:t>
        </w:r>
        <w:r>
          <w:rPr>
            <w:noProof/>
            <w:webHidden/>
          </w:rPr>
          <w:tab/>
        </w:r>
        <w:r>
          <w:rPr>
            <w:noProof/>
            <w:webHidden/>
          </w:rPr>
          <w:fldChar w:fldCharType="begin"/>
        </w:r>
        <w:r>
          <w:rPr>
            <w:noProof/>
            <w:webHidden/>
          </w:rPr>
          <w:instrText xml:space="preserve"> PAGEREF _Toc461203695 \h </w:instrText>
        </w:r>
        <w:r>
          <w:rPr>
            <w:noProof/>
            <w:webHidden/>
          </w:rPr>
        </w:r>
        <w:r>
          <w:rPr>
            <w:noProof/>
            <w:webHidden/>
          </w:rPr>
          <w:fldChar w:fldCharType="separate"/>
        </w:r>
        <w:r>
          <w:rPr>
            <w:noProof/>
            <w:webHidden/>
          </w:rPr>
          <w:t>37</w:t>
        </w:r>
        <w:r>
          <w:rPr>
            <w:noProof/>
            <w:webHidden/>
          </w:rPr>
          <w:fldChar w:fldCharType="end"/>
        </w:r>
      </w:hyperlink>
    </w:p>
    <w:p w14:paraId="5ACE1131" w14:textId="77777777" w:rsidR="009E3C7C" w:rsidRDefault="009E3C7C">
      <w:pPr>
        <w:pStyle w:val="TOC3"/>
        <w:rPr>
          <w:rFonts w:asciiTheme="minorHAnsi" w:eastAsiaTheme="minorEastAsia" w:hAnsiTheme="minorHAnsi" w:cstheme="minorBidi"/>
          <w:noProof/>
          <w:sz w:val="22"/>
          <w:szCs w:val="22"/>
        </w:rPr>
      </w:pPr>
      <w:hyperlink w:anchor="_Toc461203696" w:history="1">
        <w:r w:rsidRPr="00E74D1E">
          <w:rPr>
            <w:rStyle w:val="Hyperlink"/>
            <w:noProof/>
          </w:rPr>
          <w:t>3.73.2 Actor Roles</w:t>
        </w:r>
        <w:r>
          <w:rPr>
            <w:noProof/>
            <w:webHidden/>
          </w:rPr>
          <w:tab/>
        </w:r>
        <w:r>
          <w:rPr>
            <w:noProof/>
            <w:webHidden/>
          </w:rPr>
          <w:fldChar w:fldCharType="begin"/>
        </w:r>
        <w:r>
          <w:rPr>
            <w:noProof/>
            <w:webHidden/>
          </w:rPr>
          <w:instrText xml:space="preserve"> PAGEREF _Toc461203696 \h </w:instrText>
        </w:r>
        <w:r>
          <w:rPr>
            <w:noProof/>
            <w:webHidden/>
          </w:rPr>
        </w:r>
        <w:r>
          <w:rPr>
            <w:noProof/>
            <w:webHidden/>
          </w:rPr>
          <w:fldChar w:fldCharType="separate"/>
        </w:r>
        <w:r>
          <w:rPr>
            <w:noProof/>
            <w:webHidden/>
          </w:rPr>
          <w:t>37</w:t>
        </w:r>
        <w:r>
          <w:rPr>
            <w:noProof/>
            <w:webHidden/>
          </w:rPr>
          <w:fldChar w:fldCharType="end"/>
        </w:r>
      </w:hyperlink>
    </w:p>
    <w:p w14:paraId="2E766BFA" w14:textId="77777777" w:rsidR="009E3C7C" w:rsidRDefault="009E3C7C">
      <w:pPr>
        <w:pStyle w:val="TOC3"/>
        <w:rPr>
          <w:rFonts w:asciiTheme="minorHAnsi" w:eastAsiaTheme="minorEastAsia" w:hAnsiTheme="minorHAnsi" w:cstheme="minorBidi"/>
          <w:noProof/>
          <w:sz w:val="22"/>
          <w:szCs w:val="22"/>
        </w:rPr>
      </w:pPr>
      <w:hyperlink w:anchor="_Toc461203697" w:history="1">
        <w:r w:rsidRPr="00E74D1E">
          <w:rPr>
            <w:rStyle w:val="Hyperlink"/>
            <w:noProof/>
          </w:rPr>
          <w:t>3.73.3 Referenced Standards</w:t>
        </w:r>
        <w:r>
          <w:rPr>
            <w:noProof/>
            <w:webHidden/>
          </w:rPr>
          <w:tab/>
        </w:r>
        <w:r>
          <w:rPr>
            <w:noProof/>
            <w:webHidden/>
          </w:rPr>
          <w:fldChar w:fldCharType="begin"/>
        </w:r>
        <w:r>
          <w:rPr>
            <w:noProof/>
            <w:webHidden/>
          </w:rPr>
          <w:instrText xml:space="preserve"> PAGEREF _Toc461203697 \h </w:instrText>
        </w:r>
        <w:r>
          <w:rPr>
            <w:noProof/>
            <w:webHidden/>
          </w:rPr>
        </w:r>
        <w:r>
          <w:rPr>
            <w:noProof/>
            <w:webHidden/>
          </w:rPr>
          <w:fldChar w:fldCharType="separate"/>
        </w:r>
        <w:r>
          <w:rPr>
            <w:noProof/>
            <w:webHidden/>
          </w:rPr>
          <w:t>38</w:t>
        </w:r>
        <w:r>
          <w:rPr>
            <w:noProof/>
            <w:webHidden/>
          </w:rPr>
          <w:fldChar w:fldCharType="end"/>
        </w:r>
      </w:hyperlink>
    </w:p>
    <w:p w14:paraId="1019343C" w14:textId="77777777" w:rsidR="009E3C7C" w:rsidRDefault="009E3C7C">
      <w:pPr>
        <w:pStyle w:val="TOC3"/>
        <w:rPr>
          <w:rFonts w:asciiTheme="minorHAnsi" w:eastAsiaTheme="minorEastAsia" w:hAnsiTheme="minorHAnsi" w:cstheme="minorBidi"/>
          <w:noProof/>
          <w:sz w:val="22"/>
          <w:szCs w:val="22"/>
        </w:rPr>
      </w:pPr>
      <w:hyperlink w:anchor="_Toc461203698" w:history="1">
        <w:r w:rsidRPr="00E74D1E">
          <w:rPr>
            <w:rStyle w:val="Hyperlink"/>
            <w:noProof/>
          </w:rPr>
          <w:t>3.73.4 Interaction Diagram</w:t>
        </w:r>
        <w:r>
          <w:rPr>
            <w:noProof/>
            <w:webHidden/>
          </w:rPr>
          <w:tab/>
        </w:r>
        <w:r>
          <w:rPr>
            <w:noProof/>
            <w:webHidden/>
          </w:rPr>
          <w:fldChar w:fldCharType="begin"/>
        </w:r>
        <w:r>
          <w:rPr>
            <w:noProof/>
            <w:webHidden/>
          </w:rPr>
          <w:instrText xml:space="preserve"> PAGEREF _Toc461203698 \h </w:instrText>
        </w:r>
        <w:r>
          <w:rPr>
            <w:noProof/>
            <w:webHidden/>
          </w:rPr>
        </w:r>
        <w:r>
          <w:rPr>
            <w:noProof/>
            <w:webHidden/>
          </w:rPr>
          <w:fldChar w:fldCharType="separate"/>
        </w:r>
        <w:r>
          <w:rPr>
            <w:noProof/>
            <w:webHidden/>
          </w:rPr>
          <w:t>39</w:t>
        </w:r>
        <w:r>
          <w:rPr>
            <w:noProof/>
            <w:webHidden/>
          </w:rPr>
          <w:fldChar w:fldCharType="end"/>
        </w:r>
      </w:hyperlink>
    </w:p>
    <w:p w14:paraId="31F5902E" w14:textId="77777777" w:rsidR="009E3C7C" w:rsidRDefault="009E3C7C">
      <w:pPr>
        <w:pStyle w:val="TOC4"/>
        <w:rPr>
          <w:rFonts w:asciiTheme="minorHAnsi" w:eastAsiaTheme="minorEastAsia" w:hAnsiTheme="minorHAnsi" w:cstheme="minorBidi"/>
          <w:noProof/>
          <w:sz w:val="22"/>
          <w:szCs w:val="22"/>
        </w:rPr>
      </w:pPr>
      <w:hyperlink w:anchor="_Toc461203699" w:history="1">
        <w:r w:rsidRPr="00E74D1E">
          <w:rPr>
            <w:rStyle w:val="Hyperlink"/>
            <w:noProof/>
          </w:rPr>
          <w:t>3.73.4.1 Find Matching Services Request message (Stored Query)</w:t>
        </w:r>
        <w:r>
          <w:rPr>
            <w:noProof/>
            <w:webHidden/>
          </w:rPr>
          <w:tab/>
        </w:r>
        <w:r>
          <w:rPr>
            <w:noProof/>
            <w:webHidden/>
          </w:rPr>
          <w:fldChar w:fldCharType="begin"/>
        </w:r>
        <w:r>
          <w:rPr>
            <w:noProof/>
            <w:webHidden/>
          </w:rPr>
          <w:instrText xml:space="preserve"> PAGEREF _Toc461203699 \h </w:instrText>
        </w:r>
        <w:r>
          <w:rPr>
            <w:noProof/>
            <w:webHidden/>
          </w:rPr>
        </w:r>
        <w:r>
          <w:rPr>
            <w:noProof/>
            <w:webHidden/>
          </w:rPr>
          <w:fldChar w:fldCharType="separate"/>
        </w:r>
        <w:r>
          <w:rPr>
            <w:noProof/>
            <w:webHidden/>
          </w:rPr>
          <w:t>39</w:t>
        </w:r>
        <w:r>
          <w:rPr>
            <w:noProof/>
            <w:webHidden/>
          </w:rPr>
          <w:fldChar w:fldCharType="end"/>
        </w:r>
      </w:hyperlink>
    </w:p>
    <w:p w14:paraId="34A8F8E6" w14:textId="77777777" w:rsidR="009E3C7C" w:rsidRDefault="009E3C7C">
      <w:pPr>
        <w:pStyle w:val="TOC5"/>
        <w:rPr>
          <w:rFonts w:asciiTheme="minorHAnsi" w:eastAsiaTheme="minorEastAsia" w:hAnsiTheme="minorHAnsi" w:cstheme="minorBidi"/>
          <w:noProof/>
          <w:sz w:val="22"/>
          <w:szCs w:val="22"/>
        </w:rPr>
      </w:pPr>
      <w:hyperlink w:anchor="_Toc461203700" w:history="1">
        <w:r w:rsidRPr="00E74D1E">
          <w:rPr>
            <w:rStyle w:val="Hyperlink"/>
            <w:noProof/>
          </w:rPr>
          <w:t>3.73.4.1.1 Trigger Events</w:t>
        </w:r>
        <w:r>
          <w:rPr>
            <w:noProof/>
            <w:webHidden/>
          </w:rPr>
          <w:tab/>
        </w:r>
        <w:r>
          <w:rPr>
            <w:noProof/>
            <w:webHidden/>
          </w:rPr>
          <w:fldChar w:fldCharType="begin"/>
        </w:r>
        <w:r>
          <w:rPr>
            <w:noProof/>
            <w:webHidden/>
          </w:rPr>
          <w:instrText xml:space="preserve"> PAGEREF _Toc461203700 \h </w:instrText>
        </w:r>
        <w:r>
          <w:rPr>
            <w:noProof/>
            <w:webHidden/>
          </w:rPr>
        </w:r>
        <w:r>
          <w:rPr>
            <w:noProof/>
            <w:webHidden/>
          </w:rPr>
          <w:fldChar w:fldCharType="separate"/>
        </w:r>
        <w:r>
          <w:rPr>
            <w:noProof/>
            <w:webHidden/>
          </w:rPr>
          <w:t>40</w:t>
        </w:r>
        <w:r>
          <w:rPr>
            <w:noProof/>
            <w:webHidden/>
          </w:rPr>
          <w:fldChar w:fldCharType="end"/>
        </w:r>
      </w:hyperlink>
    </w:p>
    <w:p w14:paraId="51614E45" w14:textId="77777777" w:rsidR="009E3C7C" w:rsidRDefault="009E3C7C">
      <w:pPr>
        <w:pStyle w:val="TOC5"/>
        <w:rPr>
          <w:rFonts w:asciiTheme="minorHAnsi" w:eastAsiaTheme="minorEastAsia" w:hAnsiTheme="minorHAnsi" w:cstheme="minorBidi"/>
          <w:noProof/>
          <w:sz w:val="22"/>
          <w:szCs w:val="22"/>
        </w:rPr>
      </w:pPr>
      <w:hyperlink w:anchor="_Toc461203701" w:history="1">
        <w:r w:rsidRPr="00E74D1E">
          <w:rPr>
            <w:rStyle w:val="Hyperlink"/>
            <w:noProof/>
          </w:rPr>
          <w:t>3.73.4.1.1.1 Stored Queries</w:t>
        </w:r>
        <w:r>
          <w:rPr>
            <w:noProof/>
            <w:webHidden/>
          </w:rPr>
          <w:tab/>
        </w:r>
        <w:r>
          <w:rPr>
            <w:noProof/>
            <w:webHidden/>
          </w:rPr>
          <w:fldChar w:fldCharType="begin"/>
        </w:r>
        <w:r>
          <w:rPr>
            <w:noProof/>
            <w:webHidden/>
          </w:rPr>
          <w:instrText xml:space="preserve"> PAGEREF _Toc461203701 \h </w:instrText>
        </w:r>
        <w:r>
          <w:rPr>
            <w:noProof/>
            <w:webHidden/>
          </w:rPr>
        </w:r>
        <w:r>
          <w:rPr>
            <w:noProof/>
            <w:webHidden/>
          </w:rPr>
          <w:fldChar w:fldCharType="separate"/>
        </w:r>
        <w:r>
          <w:rPr>
            <w:noProof/>
            <w:webHidden/>
          </w:rPr>
          <w:t>40</w:t>
        </w:r>
        <w:r>
          <w:rPr>
            <w:noProof/>
            <w:webHidden/>
          </w:rPr>
          <w:fldChar w:fldCharType="end"/>
        </w:r>
      </w:hyperlink>
    </w:p>
    <w:p w14:paraId="1D04882F" w14:textId="77777777" w:rsidR="009E3C7C" w:rsidRDefault="009E3C7C">
      <w:pPr>
        <w:pStyle w:val="TOC5"/>
        <w:rPr>
          <w:rFonts w:asciiTheme="minorHAnsi" w:eastAsiaTheme="minorEastAsia" w:hAnsiTheme="minorHAnsi" w:cstheme="minorBidi"/>
          <w:noProof/>
          <w:sz w:val="22"/>
          <w:szCs w:val="22"/>
        </w:rPr>
      </w:pPr>
      <w:hyperlink w:anchor="_Toc461203702" w:history="1">
        <w:r w:rsidRPr="00E74D1E">
          <w:rPr>
            <w:rStyle w:val="Hyperlink"/>
            <w:noProof/>
          </w:rPr>
          <w:t>3.73.4.1.2 Message Semantics</w:t>
        </w:r>
        <w:r>
          <w:rPr>
            <w:noProof/>
            <w:webHidden/>
          </w:rPr>
          <w:tab/>
        </w:r>
        <w:r>
          <w:rPr>
            <w:noProof/>
            <w:webHidden/>
          </w:rPr>
          <w:fldChar w:fldCharType="begin"/>
        </w:r>
        <w:r>
          <w:rPr>
            <w:noProof/>
            <w:webHidden/>
          </w:rPr>
          <w:instrText xml:space="preserve"> PAGEREF _Toc461203702 \h </w:instrText>
        </w:r>
        <w:r>
          <w:rPr>
            <w:noProof/>
            <w:webHidden/>
          </w:rPr>
        </w:r>
        <w:r>
          <w:rPr>
            <w:noProof/>
            <w:webHidden/>
          </w:rPr>
          <w:fldChar w:fldCharType="separate"/>
        </w:r>
        <w:r>
          <w:rPr>
            <w:noProof/>
            <w:webHidden/>
          </w:rPr>
          <w:t>41</w:t>
        </w:r>
        <w:r>
          <w:rPr>
            <w:noProof/>
            <w:webHidden/>
          </w:rPr>
          <w:fldChar w:fldCharType="end"/>
        </w:r>
      </w:hyperlink>
    </w:p>
    <w:p w14:paraId="51E921C1" w14:textId="77777777" w:rsidR="009E3C7C" w:rsidRDefault="009E3C7C">
      <w:pPr>
        <w:pStyle w:val="TOC6"/>
        <w:rPr>
          <w:rFonts w:asciiTheme="minorHAnsi" w:eastAsiaTheme="minorEastAsia" w:hAnsiTheme="minorHAnsi" w:cstheme="minorBidi"/>
          <w:noProof/>
          <w:sz w:val="22"/>
          <w:szCs w:val="22"/>
        </w:rPr>
      </w:pPr>
      <w:hyperlink w:anchor="_Toc461203703" w:history="1">
        <w:r w:rsidRPr="00E74D1E">
          <w:rPr>
            <w:rStyle w:val="Hyperlink"/>
            <w:noProof/>
          </w:rPr>
          <w:t>3.73.4.1.2.1 Organization Search</w:t>
        </w:r>
        <w:r>
          <w:rPr>
            <w:noProof/>
            <w:webHidden/>
          </w:rPr>
          <w:tab/>
        </w:r>
        <w:r>
          <w:rPr>
            <w:noProof/>
            <w:webHidden/>
          </w:rPr>
          <w:fldChar w:fldCharType="begin"/>
        </w:r>
        <w:r>
          <w:rPr>
            <w:noProof/>
            <w:webHidden/>
          </w:rPr>
          <w:instrText xml:space="preserve"> PAGEREF _Toc461203703 \h </w:instrText>
        </w:r>
        <w:r>
          <w:rPr>
            <w:noProof/>
            <w:webHidden/>
          </w:rPr>
        </w:r>
        <w:r>
          <w:rPr>
            <w:noProof/>
            <w:webHidden/>
          </w:rPr>
          <w:fldChar w:fldCharType="separate"/>
        </w:r>
        <w:r>
          <w:rPr>
            <w:noProof/>
            <w:webHidden/>
          </w:rPr>
          <w:t>42</w:t>
        </w:r>
        <w:r>
          <w:rPr>
            <w:noProof/>
            <w:webHidden/>
          </w:rPr>
          <w:fldChar w:fldCharType="end"/>
        </w:r>
      </w:hyperlink>
    </w:p>
    <w:p w14:paraId="77C0C92B" w14:textId="77777777" w:rsidR="009E3C7C" w:rsidRDefault="009E3C7C">
      <w:pPr>
        <w:pStyle w:val="TOC6"/>
        <w:rPr>
          <w:rFonts w:asciiTheme="minorHAnsi" w:eastAsiaTheme="minorEastAsia" w:hAnsiTheme="minorHAnsi" w:cstheme="minorBidi"/>
          <w:noProof/>
          <w:sz w:val="22"/>
          <w:szCs w:val="22"/>
        </w:rPr>
      </w:pPr>
      <w:hyperlink w:anchor="_Toc461203704" w:history="1">
        <w:r w:rsidRPr="00E74D1E">
          <w:rPr>
            <w:rStyle w:val="Hyperlink"/>
            <w:noProof/>
          </w:rPr>
          <w:t>3.73.4.1.2.2 Provider Search</w:t>
        </w:r>
        <w:r>
          <w:rPr>
            <w:noProof/>
            <w:webHidden/>
          </w:rPr>
          <w:tab/>
        </w:r>
        <w:r>
          <w:rPr>
            <w:noProof/>
            <w:webHidden/>
          </w:rPr>
          <w:fldChar w:fldCharType="begin"/>
        </w:r>
        <w:r>
          <w:rPr>
            <w:noProof/>
            <w:webHidden/>
          </w:rPr>
          <w:instrText xml:space="preserve"> PAGEREF _Toc461203704 \h </w:instrText>
        </w:r>
        <w:r>
          <w:rPr>
            <w:noProof/>
            <w:webHidden/>
          </w:rPr>
        </w:r>
        <w:r>
          <w:rPr>
            <w:noProof/>
            <w:webHidden/>
          </w:rPr>
          <w:fldChar w:fldCharType="separate"/>
        </w:r>
        <w:r>
          <w:rPr>
            <w:noProof/>
            <w:webHidden/>
          </w:rPr>
          <w:t>44</w:t>
        </w:r>
        <w:r>
          <w:rPr>
            <w:noProof/>
            <w:webHidden/>
          </w:rPr>
          <w:fldChar w:fldCharType="end"/>
        </w:r>
      </w:hyperlink>
    </w:p>
    <w:p w14:paraId="39F27194" w14:textId="77777777" w:rsidR="009E3C7C" w:rsidRDefault="009E3C7C">
      <w:pPr>
        <w:pStyle w:val="TOC6"/>
        <w:rPr>
          <w:rFonts w:asciiTheme="minorHAnsi" w:eastAsiaTheme="minorEastAsia" w:hAnsiTheme="minorHAnsi" w:cstheme="minorBidi"/>
          <w:noProof/>
          <w:sz w:val="22"/>
          <w:szCs w:val="22"/>
        </w:rPr>
      </w:pPr>
      <w:hyperlink w:anchor="_Toc461203705" w:history="1">
        <w:r w:rsidRPr="00E74D1E">
          <w:rPr>
            <w:rStyle w:val="Hyperlink"/>
            <w:noProof/>
          </w:rPr>
          <w:t>3.73.4.1.2.3 Facility Search</w:t>
        </w:r>
        <w:r>
          <w:rPr>
            <w:noProof/>
            <w:webHidden/>
          </w:rPr>
          <w:tab/>
        </w:r>
        <w:r>
          <w:rPr>
            <w:noProof/>
            <w:webHidden/>
          </w:rPr>
          <w:fldChar w:fldCharType="begin"/>
        </w:r>
        <w:r>
          <w:rPr>
            <w:noProof/>
            <w:webHidden/>
          </w:rPr>
          <w:instrText xml:space="preserve"> PAGEREF _Toc461203705 \h </w:instrText>
        </w:r>
        <w:r>
          <w:rPr>
            <w:noProof/>
            <w:webHidden/>
          </w:rPr>
        </w:r>
        <w:r>
          <w:rPr>
            <w:noProof/>
            <w:webHidden/>
          </w:rPr>
          <w:fldChar w:fldCharType="separate"/>
        </w:r>
        <w:r>
          <w:rPr>
            <w:noProof/>
            <w:webHidden/>
          </w:rPr>
          <w:t>46</w:t>
        </w:r>
        <w:r>
          <w:rPr>
            <w:noProof/>
            <w:webHidden/>
          </w:rPr>
          <w:fldChar w:fldCharType="end"/>
        </w:r>
      </w:hyperlink>
    </w:p>
    <w:p w14:paraId="24FC1774" w14:textId="77777777" w:rsidR="009E3C7C" w:rsidRDefault="009E3C7C">
      <w:pPr>
        <w:pStyle w:val="TOC6"/>
        <w:rPr>
          <w:rFonts w:asciiTheme="minorHAnsi" w:eastAsiaTheme="minorEastAsia" w:hAnsiTheme="minorHAnsi" w:cstheme="minorBidi"/>
          <w:noProof/>
          <w:sz w:val="22"/>
          <w:szCs w:val="22"/>
        </w:rPr>
      </w:pPr>
      <w:hyperlink w:anchor="_Toc461203706" w:history="1">
        <w:r w:rsidRPr="00E74D1E">
          <w:rPr>
            <w:rStyle w:val="Hyperlink"/>
            <w:noProof/>
          </w:rPr>
          <w:t>3.73.4.1.2.4 Service Search</w:t>
        </w:r>
        <w:r>
          <w:rPr>
            <w:noProof/>
            <w:webHidden/>
          </w:rPr>
          <w:tab/>
        </w:r>
        <w:r>
          <w:rPr>
            <w:noProof/>
            <w:webHidden/>
          </w:rPr>
          <w:fldChar w:fldCharType="begin"/>
        </w:r>
        <w:r>
          <w:rPr>
            <w:noProof/>
            <w:webHidden/>
          </w:rPr>
          <w:instrText xml:space="preserve"> PAGEREF _Toc461203706 \h </w:instrText>
        </w:r>
        <w:r>
          <w:rPr>
            <w:noProof/>
            <w:webHidden/>
          </w:rPr>
        </w:r>
        <w:r>
          <w:rPr>
            <w:noProof/>
            <w:webHidden/>
          </w:rPr>
          <w:fldChar w:fldCharType="separate"/>
        </w:r>
        <w:r>
          <w:rPr>
            <w:noProof/>
            <w:webHidden/>
          </w:rPr>
          <w:t>48</w:t>
        </w:r>
        <w:r>
          <w:rPr>
            <w:noProof/>
            <w:webHidden/>
          </w:rPr>
          <w:fldChar w:fldCharType="end"/>
        </w:r>
      </w:hyperlink>
    </w:p>
    <w:p w14:paraId="761C8B10" w14:textId="77777777" w:rsidR="009E3C7C" w:rsidRDefault="009E3C7C">
      <w:pPr>
        <w:pStyle w:val="TOC5"/>
        <w:rPr>
          <w:rFonts w:asciiTheme="minorHAnsi" w:eastAsiaTheme="minorEastAsia" w:hAnsiTheme="minorHAnsi" w:cstheme="minorBidi"/>
          <w:noProof/>
          <w:sz w:val="22"/>
          <w:szCs w:val="22"/>
        </w:rPr>
      </w:pPr>
      <w:hyperlink w:anchor="_Toc461203707" w:history="1">
        <w:r w:rsidRPr="00E74D1E">
          <w:rPr>
            <w:rStyle w:val="Hyperlink"/>
            <w:noProof/>
          </w:rPr>
          <w:t>3.73.4.1.3 Expected Actions</w:t>
        </w:r>
        <w:r>
          <w:rPr>
            <w:noProof/>
            <w:webHidden/>
          </w:rPr>
          <w:tab/>
        </w:r>
        <w:r>
          <w:rPr>
            <w:noProof/>
            <w:webHidden/>
          </w:rPr>
          <w:fldChar w:fldCharType="begin"/>
        </w:r>
        <w:r>
          <w:rPr>
            <w:noProof/>
            <w:webHidden/>
          </w:rPr>
          <w:instrText xml:space="preserve"> PAGEREF _Toc461203707 \h </w:instrText>
        </w:r>
        <w:r>
          <w:rPr>
            <w:noProof/>
            <w:webHidden/>
          </w:rPr>
        </w:r>
        <w:r>
          <w:rPr>
            <w:noProof/>
            <w:webHidden/>
          </w:rPr>
          <w:fldChar w:fldCharType="separate"/>
        </w:r>
        <w:r>
          <w:rPr>
            <w:noProof/>
            <w:webHidden/>
          </w:rPr>
          <w:t>50</w:t>
        </w:r>
        <w:r>
          <w:rPr>
            <w:noProof/>
            <w:webHidden/>
          </w:rPr>
          <w:fldChar w:fldCharType="end"/>
        </w:r>
      </w:hyperlink>
    </w:p>
    <w:p w14:paraId="400FE16B" w14:textId="77777777" w:rsidR="009E3C7C" w:rsidRDefault="009E3C7C">
      <w:pPr>
        <w:pStyle w:val="TOC5"/>
        <w:rPr>
          <w:rFonts w:asciiTheme="minorHAnsi" w:eastAsiaTheme="minorEastAsia" w:hAnsiTheme="minorHAnsi" w:cstheme="minorBidi"/>
          <w:noProof/>
          <w:sz w:val="22"/>
          <w:szCs w:val="22"/>
        </w:rPr>
      </w:pPr>
      <w:hyperlink w:anchor="_Toc461203708" w:history="1">
        <w:r w:rsidRPr="00E74D1E">
          <w:rPr>
            <w:rStyle w:val="Hyperlink"/>
            <w:noProof/>
          </w:rPr>
          <w:t>3.73.4.1.4 Protocol Requirements</w:t>
        </w:r>
        <w:r>
          <w:rPr>
            <w:noProof/>
            <w:webHidden/>
          </w:rPr>
          <w:tab/>
        </w:r>
        <w:r>
          <w:rPr>
            <w:noProof/>
            <w:webHidden/>
          </w:rPr>
          <w:fldChar w:fldCharType="begin"/>
        </w:r>
        <w:r>
          <w:rPr>
            <w:noProof/>
            <w:webHidden/>
          </w:rPr>
          <w:instrText xml:space="preserve"> PAGEREF _Toc461203708 \h </w:instrText>
        </w:r>
        <w:r>
          <w:rPr>
            <w:noProof/>
            <w:webHidden/>
          </w:rPr>
        </w:r>
        <w:r>
          <w:rPr>
            <w:noProof/>
            <w:webHidden/>
          </w:rPr>
          <w:fldChar w:fldCharType="separate"/>
        </w:r>
        <w:r>
          <w:rPr>
            <w:noProof/>
            <w:webHidden/>
          </w:rPr>
          <w:t>50</w:t>
        </w:r>
        <w:r>
          <w:rPr>
            <w:noProof/>
            <w:webHidden/>
          </w:rPr>
          <w:fldChar w:fldCharType="end"/>
        </w:r>
      </w:hyperlink>
    </w:p>
    <w:p w14:paraId="3C47A268" w14:textId="77777777" w:rsidR="009E3C7C" w:rsidRDefault="009E3C7C">
      <w:pPr>
        <w:pStyle w:val="TOC5"/>
        <w:rPr>
          <w:rFonts w:asciiTheme="minorHAnsi" w:eastAsiaTheme="minorEastAsia" w:hAnsiTheme="minorHAnsi" w:cstheme="minorBidi"/>
          <w:noProof/>
          <w:sz w:val="22"/>
          <w:szCs w:val="22"/>
        </w:rPr>
      </w:pPr>
      <w:hyperlink w:anchor="_Toc461203709" w:history="1">
        <w:r w:rsidRPr="00E74D1E">
          <w:rPr>
            <w:rStyle w:val="Hyperlink"/>
            <w:noProof/>
          </w:rPr>
          <w:t>3.73.4.1.4.1 SOAP Protocol Requirements</w:t>
        </w:r>
        <w:r>
          <w:rPr>
            <w:noProof/>
            <w:webHidden/>
          </w:rPr>
          <w:tab/>
        </w:r>
        <w:r>
          <w:rPr>
            <w:noProof/>
            <w:webHidden/>
          </w:rPr>
          <w:fldChar w:fldCharType="begin"/>
        </w:r>
        <w:r>
          <w:rPr>
            <w:noProof/>
            <w:webHidden/>
          </w:rPr>
          <w:instrText xml:space="preserve"> PAGEREF _Toc461203709 \h </w:instrText>
        </w:r>
        <w:r>
          <w:rPr>
            <w:noProof/>
            <w:webHidden/>
          </w:rPr>
        </w:r>
        <w:r>
          <w:rPr>
            <w:noProof/>
            <w:webHidden/>
          </w:rPr>
          <w:fldChar w:fldCharType="separate"/>
        </w:r>
        <w:r>
          <w:rPr>
            <w:noProof/>
            <w:webHidden/>
          </w:rPr>
          <w:t>50</w:t>
        </w:r>
        <w:r>
          <w:rPr>
            <w:noProof/>
            <w:webHidden/>
          </w:rPr>
          <w:fldChar w:fldCharType="end"/>
        </w:r>
      </w:hyperlink>
    </w:p>
    <w:p w14:paraId="232E5623" w14:textId="77777777" w:rsidR="009E3C7C" w:rsidRDefault="009E3C7C">
      <w:pPr>
        <w:pStyle w:val="TOC5"/>
        <w:rPr>
          <w:rFonts w:asciiTheme="minorHAnsi" w:eastAsiaTheme="minorEastAsia" w:hAnsiTheme="minorHAnsi" w:cstheme="minorBidi"/>
          <w:noProof/>
          <w:sz w:val="22"/>
          <w:szCs w:val="22"/>
        </w:rPr>
      </w:pPr>
      <w:hyperlink w:anchor="_Toc461203710" w:history="1">
        <w:r w:rsidRPr="00E74D1E">
          <w:rPr>
            <w:rStyle w:val="Hyperlink"/>
            <w:noProof/>
          </w:rPr>
          <w:t>3.73.4.1.4.2 HTTP POST Protocol Requirements</w:t>
        </w:r>
        <w:r>
          <w:rPr>
            <w:noProof/>
            <w:webHidden/>
          </w:rPr>
          <w:tab/>
        </w:r>
        <w:r>
          <w:rPr>
            <w:noProof/>
            <w:webHidden/>
          </w:rPr>
          <w:fldChar w:fldCharType="begin"/>
        </w:r>
        <w:r>
          <w:rPr>
            <w:noProof/>
            <w:webHidden/>
          </w:rPr>
          <w:instrText xml:space="preserve"> PAGEREF _Toc461203710 \h </w:instrText>
        </w:r>
        <w:r>
          <w:rPr>
            <w:noProof/>
            <w:webHidden/>
          </w:rPr>
        </w:r>
        <w:r>
          <w:rPr>
            <w:noProof/>
            <w:webHidden/>
          </w:rPr>
          <w:fldChar w:fldCharType="separate"/>
        </w:r>
        <w:r>
          <w:rPr>
            <w:noProof/>
            <w:webHidden/>
          </w:rPr>
          <w:t>52</w:t>
        </w:r>
        <w:r>
          <w:rPr>
            <w:noProof/>
            <w:webHidden/>
          </w:rPr>
          <w:fldChar w:fldCharType="end"/>
        </w:r>
      </w:hyperlink>
    </w:p>
    <w:p w14:paraId="43AB34D6" w14:textId="77777777" w:rsidR="009E3C7C" w:rsidRDefault="009E3C7C">
      <w:pPr>
        <w:pStyle w:val="TOC5"/>
        <w:rPr>
          <w:rFonts w:asciiTheme="minorHAnsi" w:eastAsiaTheme="minorEastAsia" w:hAnsiTheme="minorHAnsi" w:cstheme="minorBidi"/>
          <w:noProof/>
          <w:sz w:val="22"/>
          <w:szCs w:val="22"/>
        </w:rPr>
      </w:pPr>
      <w:hyperlink w:anchor="_Toc461203711" w:history="1">
        <w:r w:rsidRPr="00E74D1E">
          <w:rPr>
            <w:rStyle w:val="Hyperlink"/>
            <w:noProof/>
          </w:rPr>
          <w:t>3.73.4.1.4.3 HTTP GET Protocol Requirements</w:t>
        </w:r>
        <w:r>
          <w:rPr>
            <w:noProof/>
            <w:webHidden/>
          </w:rPr>
          <w:tab/>
        </w:r>
        <w:r>
          <w:rPr>
            <w:noProof/>
            <w:webHidden/>
          </w:rPr>
          <w:fldChar w:fldCharType="begin"/>
        </w:r>
        <w:r>
          <w:rPr>
            <w:noProof/>
            <w:webHidden/>
          </w:rPr>
          <w:instrText xml:space="preserve"> PAGEREF _Toc461203711 \h </w:instrText>
        </w:r>
        <w:r>
          <w:rPr>
            <w:noProof/>
            <w:webHidden/>
          </w:rPr>
        </w:r>
        <w:r>
          <w:rPr>
            <w:noProof/>
            <w:webHidden/>
          </w:rPr>
          <w:fldChar w:fldCharType="separate"/>
        </w:r>
        <w:r>
          <w:rPr>
            <w:noProof/>
            <w:webHidden/>
          </w:rPr>
          <w:t>52</w:t>
        </w:r>
        <w:r>
          <w:rPr>
            <w:noProof/>
            <w:webHidden/>
          </w:rPr>
          <w:fldChar w:fldCharType="end"/>
        </w:r>
      </w:hyperlink>
    </w:p>
    <w:p w14:paraId="1A16D175" w14:textId="77777777" w:rsidR="009E3C7C" w:rsidRDefault="009E3C7C">
      <w:pPr>
        <w:pStyle w:val="TOC4"/>
        <w:rPr>
          <w:rFonts w:asciiTheme="minorHAnsi" w:eastAsiaTheme="minorEastAsia" w:hAnsiTheme="minorHAnsi" w:cstheme="minorBidi"/>
          <w:noProof/>
          <w:sz w:val="22"/>
          <w:szCs w:val="22"/>
        </w:rPr>
      </w:pPr>
      <w:hyperlink w:anchor="_Toc461203712" w:history="1">
        <w:r w:rsidRPr="00E74D1E">
          <w:rPr>
            <w:rStyle w:val="Hyperlink"/>
            <w:noProof/>
          </w:rPr>
          <w:t>3.73.4.2 Find Matching Services Response (Stored Query)</w:t>
        </w:r>
        <w:r>
          <w:rPr>
            <w:noProof/>
            <w:webHidden/>
          </w:rPr>
          <w:tab/>
        </w:r>
        <w:r>
          <w:rPr>
            <w:noProof/>
            <w:webHidden/>
          </w:rPr>
          <w:fldChar w:fldCharType="begin"/>
        </w:r>
        <w:r>
          <w:rPr>
            <w:noProof/>
            <w:webHidden/>
          </w:rPr>
          <w:instrText xml:space="preserve"> PAGEREF _Toc461203712 \h </w:instrText>
        </w:r>
        <w:r>
          <w:rPr>
            <w:noProof/>
            <w:webHidden/>
          </w:rPr>
        </w:r>
        <w:r>
          <w:rPr>
            <w:noProof/>
            <w:webHidden/>
          </w:rPr>
          <w:fldChar w:fldCharType="separate"/>
        </w:r>
        <w:r>
          <w:rPr>
            <w:noProof/>
            <w:webHidden/>
          </w:rPr>
          <w:t>52</w:t>
        </w:r>
        <w:r>
          <w:rPr>
            <w:noProof/>
            <w:webHidden/>
          </w:rPr>
          <w:fldChar w:fldCharType="end"/>
        </w:r>
      </w:hyperlink>
    </w:p>
    <w:p w14:paraId="786E3591" w14:textId="77777777" w:rsidR="009E3C7C" w:rsidRDefault="009E3C7C">
      <w:pPr>
        <w:pStyle w:val="TOC5"/>
        <w:rPr>
          <w:rFonts w:asciiTheme="minorHAnsi" w:eastAsiaTheme="minorEastAsia" w:hAnsiTheme="minorHAnsi" w:cstheme="minorBidi"/>
          <w:noProof/>
          <w:sz w:val="22"/>
          <w:szCs w:val="22"/>
        </w:rPr>
      </w:pPr>
      <w:hyperlink w:anchor="_Toc461203713" w:history="1">
        <w:r w:rsidRPr="00E74D1E">
          <w:rPr>
            <w:rStyle w:val="Hyperlink"/>
            <w:noProof/>
          </w:rPr>
          <w:t>3.73.4.2.1 Trigger Events</w:t>
        </w:r>
        <w:r>
          <w:rPr>
            <w:noProof/>
            <w:webHidden/>
          </w:rPr>
          <w:tab/>
        </w:r>
        <w:r>
          <w:rPr>
            <w:noProof/>
            <w:webHidden/>
          </w:rPr>
          <w:fldChar w:fldCharType="begin"/>
        </w:r>
        <w:r>
          <w:rPr>
            <w:noProof/>
            <w:webHidden/>
          </w:rPr>
          <w:instrText xml:space="preserve"> PAGEREF _Toc461203713 \h </w:instrText>
        </w:r>
        <w:r>
          <w:rPr>
            <w:noProof/>
            <w:webHidden/>
          </w:rPr>
        </w:r>
        <w:r>
          <w:rPr>
            <w:noProof/>
            <w:webHidden/>
          </w:rPr>
          <w:fldChar w:fldCharType="separate"/>
        </w:r>
        <w:r>
          <w:rPr>
            <w:noProof/>
            <w:webHidden/>
          </w:rPr>
          <w:t>52</w:t>
        </w:r>
        <w:r>
          <w:rPr>
            <w:noProof/>
            <w:webHidden/>
          </w:rPr>
          <w:fldChar w:fldCharType="end"/>
        </w:r>
      </w:hyperlink>
    </w:p>
    <w:p w14:paraId="3709E121" w14:textId="77777777" w:rsidR="009E3C7C" w:rsidRDefault="009E3C7C">
      <w:pPr>
        <w:pStyle w:val="TOC5"/>
        <w:rPr>
          <w:rFonts w:asciiTheme="minorHAnsi" w:eastAsiaTheme="minorEastAsia" w:hAnsiTheme="minorHAnsi" w:cstheme="minorBidi"/>
          <w:noProof/>
          <w:sz w:val="22"/>
          <w:szCs w:val="22"/>
        </w:rPr>
      </w:pPr>
      <w:hyperlink w:anchor="_Toc461203714" w:history="1">
        <w:r w:rsidRPr="00E74D1E">
          <w:rPr>
            <w:rStyle w:val="Hyperlink"/>
            <w:noProof/>
          </w:rPr>
          <w:t>3.73.4.2.2 Message Semantics</w:t>
        </w:r>
        <w:r>
          <w:rPr>
            <w:noProof/>
            <w:webHidden/>
          </w:rPr>
          <w:tab/>
        </w:r>
        <w:r>
          <w:rPr>
            <w:noProof/>
            <w:webHidden/>
          </w:rPr>
          <w:fldChar w:fldCharType="begin"/>
        </w:r>
        <w:r>
          <w:rPr>
            <w:noProof/>
            <w:webHidden/>
          </w:rPr>
          <w:instrText xml:space="preserve"> PAGEREF _Toc461203714 \h </w:instrText>
        </w:r>
        <w:r>
          <w:rPr>
            <w:noProof/>
            <w:webHidden/>
          </w:rPr>
        </w:r>
        <w:r>
          <w:rPr>
            <w:noProof/>
            <w:webHidden/>
          </w:rPr>
          <w:fldChar w:fldCharType="separate"/>
        </w:r>
        <w:r>
          <w:rPr>
            <w:noProof/>
            <w:webHidden/>
          </w:rPr>
          <w:t>52</w:t>
        </w:r>
        <w:r>
          <w:rPr>
            <w:noProof/>
            <w:webHidden/>
          </w:rPr>
          <w:fldChar w:fldCharType="end"/>
        </w:r>
      </w:hyperlink>
    </w:p>
    <w:p w14:paraId="110E86BC" w14:textId="77777777" w:rsidR="009E3C7C" w:rsidRDefault="009E3C7C">
      <w:pPr>
        <w:pStyle w:val="TOC5"/>
        <w:rPr>
          <w:rFonts w:asciiTheme="minorHAnsi" w:eastAsiaTheme="minorEastAsia" w:hAnsiTheme="minorHAnsi" w:cstheme="minorBidi"/>
          <w:noProof/>
          <w:sz w:val="22"/>
          <w:szCs w:val="22"/>
        </w:rPr>
      </w:pPr>
      <w:hyperlink w:anchor="_Toc461203715" w:history="1">
        <w:r w:rsidRPr="00E74D1E">
          <w:rPr>
            <w:rStyle w:val="Hyperlink"/>
            <w:noProof/>
          </w:rPr>
          <w:t>3.73.4.2.3 Expected Actions</w:t>
        </w:r>
        <w:r>
          <w:rPr>
            <w:noProof/>
            <w:webHidden/>
          </w:rPr>
          <w:tab/>
        </w:r>
        <w:r>
          <w:rPr>
            <w:noProof/>
            <w:webHidden/>
          </w:rPr>
          <w:fldChar w:fldCharType="begin"/>
        </w:r>
        <w:r>
          <w:rPr>
            <w:noProof/>
            <w:webHidden/>
          </w:rPr>
          <w:instrText xml:space="preserve"> PAGEREF _Toc461203715 \h </w:instrText>
        </w:r>
        <w:r>
          <w:rPr>
            <w:noProof/>
            <w:webHidden/>
          </w:rPr>
        </w:r>
        <w:r>
          <w:rPr>
            <w:noProof/>
            <w:webHidden/>
          </w:rPr>
          <w:fldChar w:fldCharType="separate"/>
        </w:r>
        <w:r>
          <w:rPr>
            <w:noProof/>
            <w:webHidden/>
          </w:rPr>
          <w:t>53</w:t>
        </w:r>
        <w:r>
          <w:rPr>
            <w:noProof/>
            <w:webHidden/>
          </w:rPr>
          <w:fldChar w:fldCharType="end"/>
        </w:r>
      </w:hyperlink>
    </w:p>
    <w:p w14:paraId="7553824E" w14:textId="77777777" w:rsidR="009E3C7C" w:rsidRDefault="009E3C7C">
      <w:pPr>
        <w:pStyle w:val="TOC5"/>
        <w:rPr>
          <w:rFonts w:asciiTheme="minorHAnsi" w:eastAsiaTheme="minorEastAsia" w:hAnsiTheme="minorHAnsi" w:cstheme="minorBidi"/>
          <w:noProof/>
          <w:sz w:val="22"/>
          <w:szCs w:val="22"/>
        </w:rPr>
      </w:pPr>
      <w:hyperlink w:anchor="_Toc461203716" w:history="1">
        <w:r w:rsidRPr="00E74D1E">
          <w:rPr>
            <w:rStyle w:val="Hyperlink"/>
            <w:noProof/>
          </w:rPr>
          <w:t>3.73.4.2.4 Protocol Requirements</w:t>
        </w:r>
        <w:r>
          <w:rPr>
            <w:noProof/>
            <w:webHidden/>
          </w:rPr>
          <w:tab/>
        </w:r>
        <w:r>
          <w:rPr>
            <w:noProof/>
            <w:webHidden/>
          </w:rPr>
          <w:fldChar w:fldCharType="begin"/>
        </w:r>
        <w:r>
          <w:rPr>
            <w:noProof/>
            <w:webHidden/>
          </w:rPr>
          <w:instrText xml:space="preserve"> PAGEREF _Toc461203716 \h </w:instrText>
        </w:r>
        <w:r>
          <w:rPr>
            <w:noProof/>
            <w:webHidden/>
          </w:rPr>
        </w:r>
        <w:r>
          <w:rPr>
            <w:noProof/>
            <w:webHidden/>
          </w:rPr>
          <w:fldChar w:fldCharType="separate"/>
        </w:r>
        <w:r>
          <w:rPr>
            <w:noProof/>
            <w:webHidden/>
          </w:rPr>
          <w:t>53</w:t>
        </w:r>
        <w:r>
          <w:rPr>
            <w:noProof/>
            <w:webHidden/>
          </w:rPr>
          <w:fldChar w:fldCharType="end"/>
        </w:r>
      </w:hyperlink>
    </w:p>
    <w:p w14:paraId="1FBAEA64" w14:textId="77777777" w:rsidR="009E3C7C" w:rsidRDefault="009E3C7C">
      <w:pPr>
        <w:pStyle w:val="TOC5"/>
        <w:rPr>
          <w:rFonts w:asciiTheme="minorHAnsi" w:eastAsiaTheme="minorEastAsia" w:hAnsiTheme="minorHAnsi" w:cstheme="minorBidi"/>
          <w:noProof/>
          <w:sz w:val="22"/>
          <w:szCs w:val="22"/>
        </w:rPr>
      </w:pPr>
      <w:hyperlink w:anchor="_Toc461203717" w:history="1">
        <w:r w:rsidRPr="00E74D1E">
          <w:rPr>
            <w:rStyle w:val="Hyperlink"/>
            <w:noProof/>
          </w:rPr>
          <w:t>3.73.4.2.4.1 SOAP Protocol Requirements</w:t>
        </w:r>
        <w:r>
          <w:rPr>
            <w:noProof/>
            <w:webHidden/>
          </w:rPr>
          <w:tab/>
        </w:r>
        <w:r>
          <w:rPr>
            <w:noProof/>
            <w:webHidden/>
          </w:rPr>
          <w:fldChar w:fldCharType="begin"/>
        </w:r>
        <w:r>
          <w:rPr>
            <w:noProof/>
            <w:webHidden/>
          </w:rPr>
          <w:instrText xml:space="preserve"> PAGEREF _Toc461203717 \h </w:instrText>
        </w:r>
        <w:r>
          <w:rPr>
            <w:noProof/>
            <w:webHidden/>
          </w:rPr>
        </w:r>
        <w:r>
          <w:rPr>
            <w:noProof/>
            <w:webHidden/>
          </w:rPr>
          <w:fldChar w:fldCharType="separate"/>
        </w:r>
        <w:r>
          <w:rPr>
            <w:noProof/>
            <w:webHidden/>
          </w:rPr>
          <w:t>54</w:t>
        </w:r>
        <w:r>
          <w:rPr>
            <w:noProof/>
            <w:webHidden/>
          </w:rPr>
          <w:fldChar w:fldCharType="end"/>
        </w:r>
      </w:hyperlink>
    </w:p>
    <w:p w14:paraId="60BEC223" w14:textId="77777777" w:rsidR="009E3C7C" w:rsidRDefault="009E3C7C">
      <w:pPr>
        <w:pStyle w:val="TOC5"/>
        <w:rPr>
          <w:rFonts w:asciiTheme="minorHAnsi" w:eastAsiaTheme="minorEastAsia" w:hAnsiTheme="minorHAnsi" w:cstheme="minorBidi"/>
          <w:noProof/>
          <w:sz w:val="22"/>
          <w:szCs w:val="22"/>
        </w:rPr>
      </w:pPr>
      <w:hyperlink w:anchor="_Toc461203718" w:history="1">
        <w:r w:rsidRPr="00E74D1E">
          <w:rPr>
            <w:rStyle w:val="Hyperlink"/>
            <w:noProof/>
          </w:rPr>
          <w:t>3.73.4.2.4.2 HTTP POST Protocol Requirements</w:t>
        </w:r>
        <w:r>
          <w:rPr>
            <w:noProof/>
            <w:webHidden/>
          </w:rPr>
          <w:tab/>
        </w:r>
        <w:r>
          <w:rPr>
            <w:noProof/>
            <w:webHidden/>
          </w:rPr>
          <w:fldChar w:fldCharType="begin"/>
        </w:r>
        <w:r>
          <w:rPr>
            <w:noProof/>
            <w:webHidden/>
          </w:rPr>
          <w:instrText xml:space="preserve"> PAGEREF _Toc461203718 \h </w:instrText>
        </w:r>
        <w:r>
          <w:rPr>
            <w:noProof/>
            <w:webHidden/>
          </w:rPr>
        </w:r>
        <w:r>
          <w:rPr>
            <w:noProof/>
            <w:webHidden/>
          </w:rPr>
          <w:fldChar w:fldCharType="separate"/>
        </w:r>
        <w:r>
          <w:rPr>
            <w:noProof/>
            <w:webHidden/>
          </w:rPr>
          <w:t>55</w:t>
        </w:r>
        <w:r>
          <w:rPr>
            <w:noProof/>
            <w:webHidden/>
          </w:rPr>
          <w:fldChar w:fldCharType="end"/>
        </w:r>
      </w:hyperlink>
    </w:p>
    <w:p w14:paraId="112AA151" w14:textId="77777777" w:rsidR="009E3C7C" w:rsidRDefault="009E3C7C">
      <w:pPr>
        <w:pStyle w:val="TOC5"/>
        <w:rPr>
          <w:rFonts w:asciiTheme="minorHAnsi" w:eastAsiaTheme="minorEastAsia" w:hAnsiTheme="minorHAnsi" w:cstheme="minorBidi"/>
          <w:noProof/>
          <w:sz w:val="22"/>
          <w:szCs w:val="22"/>
        </w:rPr>
      </w:pPr>
      <w:hyperlink w:anchor="_Toc461203719" w:history="1">
        <w:r w:rsidRPr="00E74D1E">
          <w:rPr>
            <w:rStyle w:val="Hyperlink"/>
            <w:noProof/>
          </w:rPr>
          <w:t>3.73.4.2.4.3 HTTP GET Protocol Requirements</w:t>
        </w:r>
        <w:r>
          <w:rPr>
            <w:noProof/>
            <w:webHidden/>
          </w:rPr>
          <w:tab/>
        </w:r>
        <w:r>
          <w:rPr>
            <w:noProof/>
            <w:webHidden/>
          </w:rPr>
          <w:fldChar w:fldCharType="begin"/>
        </w:r>
        <w:r>
          <w:rPr>
            <w:noProof/>
            <w:webHidden/>
          </w:rPr>
          <w:instrText xml:space="preserve"> PAGEREF _Toc461203719 \h </w:instrText>
        </w:r>
        <w:r>
          <w:rPr>
            <w:noProof/>
            <w:webHidden/>
          </w:rPr>
        </w:r>
        <w:r>
          <w:rPr>
            <w:noProof/>
            <w:webHidden/>
          </w:rPr>
          <w:fldChar w:fldCharType="separate"/>
        </w:r>
        <w:r>
          <w:rPr>
            <w:noProof/>
            <w:webHidden/>
          </w:rPr>
          <w:t>55</w:t>
        </w:r>
        <w:r>
          <w:rPr>
            <w:noProof/>
            <w:webHidden/>
          </w:rPr>
          <w:fldChar w:fldCharType="end"/>
        </w:r>
      </w:hyperlink>
    </w:p>
    <w:p w14:paraId="2B7B69C8" w14:textId="77777777" w:rsidR="009E3C7C" w:rsidRDefault="009E3C7C">
      <w:pPr>
        <w:pStyle w:val="TOC4"/>
        <w:rPr>
          <w:rFonts w:asciiTheme="minorHAnsi" w:eastAsiaTheme="minorEastAsia" w:hAnsiTheme="minorHAnsi" w:cstheme="minorBidi"/>
          <w:noProof/>
          <w:sz w:val="22"/>
          <w:szCs w:val="22"/>
        </w:rPr>
      </w:pPr>
      <w:hyperlink w:anchor="_Toc461203720" w:history="1">
        <w:r w:rsidRPr="00E74D1E">
          <w:rPr>
            <w:rStyle w:val="Hyperlink"/>
            <w:noProof/>
          </w:rPr>
          <w:t>3.73.4.3 Find Matching Services Request (Ad hoc XQuery Option)</w:t>
        </w:r>
        <w:r>
          <w:rPr>
            <w:noProof/>
            <w:webHidden/>
          </w:rPr>
          <w:tab/>
        </w:r>
        <w:r>
          <w:rPr>
            <w:noProof/>
            <w:webHidden/>
          </w:rPr>
          <w:fldChar w:fldCharType="begin"/>
        </w:r>
        <w:r>
          <w:rPr>
            <w:noProof/>
            <w:webHidden/>
          </w:rPr>
          <w:instrText xml:space="preserve"> PAGEREF _Toc461203720 \h </w:instrText>
        </w:r>
        <w:r>
          <w:rPr>
            <w:noProof/>
            <w:webHidden/>
          </w:rPr>
        </w:r>
        <w:r>
          <w:rPr>
            <w:noProof/>
            <w:webHidden/>
          </w:rPr>
          <w:fldChar w:fldCharType="separate"/>
        </w:r>
        <w:r>
          <w:rPr>
            <w:noProof/>
            <w:webHidden/>
          </w:rPr>
          <w:t>55</w:t>
        </w:r>
        <w:r>
          <w:rPr>
            <w:noProof/>
            <w:webHidden/>
          </w:rPr>
          <w:fldChar w:fldCharType="end"/>
        </w:r>
      </w:hyperlink>
    </w:p>
    <w:p w14:paraId="3895F0D4" w14:textId="77777777" w:rsidR="009E3C7C" w:rsidRDefault="009E3C7C">
      <w:pPr>
        <w:pStyle w:val="TOC5"/>
        <w:rPr>
          <w:rFonts w:asciiTheme="minorHAnsi" w:eastAsiaTheme="minorEastAsia" w:hAnsiTheme="minorHAnsi" w:cstheme="minorBidi"/>
          <w:noProof/>
          <w:sz w:val="22"/>
          <w:szCs w:val="22"/>
        </w:rPr>
      </w:pPr>
      <w:hyperlink w:anchor="_Toc461203721" w:history="1">
        <w:r w:rsidRPr="00E74D1E">
          <w:rPr>
            <w:rStyle w:val="Hyperlink"/>
            <w:noProof/>
          </w:rPr>
          <w:t>3.73.4.3.1 Trigger Event</w:t>
        </w:r>
        <w:r>
          <w:rPr>
            <w:noProof/>
            <w:webHidden/>
          </w:rPr>
          <w:tab/>
        </w:r>
        <w:r>
          <w:rPr>
            <w:noProof/>
            <w:webHidden/>
          </w:rPr>
          <w:fldChar w:fldCharType="begin"/>
        </w:r>
        <w:r>
          <w:rPr>
            <w:noProof/>
            <w:webHidden/>
          </w:rPr>
          <w:instrText xml:space="preserve"> PAGEREF _Toc461203721 \h </w:instrText>
        </w:r>
        <w:r>
          <w:rPr>
            <w:noProof/>
            <w:webHidden/>
          </w:rPr>
        </w:r>
        <w:r>
          <w:rPr>
            <w:noProof/>
            <w:webHidden/>
          </w:rPr>
          <w:fldChar w:fldCharType="separate"/>
        </w:r>
        <w:r>
          <w:rPr>
            <w:noProof/>
            <w:webHidden/>
          </w:rPr>
          <w:t>56</w:t>
        </w:r>
        <w:r>
          <w:rPr>
            <w:noProof/>
            <w:webHidden/>
          </w:rPr>
          <w:fldChar w:fldCharType="end"/>
        </w:r>
      </w:hyperlink>
    </w:p>
    <w:p w14:paraId="6B44C051" w14:textId="77777777" w:rsidR="009E3C7C" w:rsidRDefault="009E3C7C">
      <w:pPr>
        <w:pStyle w:val="TOC5"/>
        <w:rPr>
          <w:rFonts w:asciiTheme="minorHAnsi" w:eastAsiaTheme="minorEastAsia" w:hAnsiTheme="minorHAnsi" w:cstheme="minorBidi"/>
          <w:noProof/>
          <w:sz w:val="22"/>
          <w:szCs w:val="22"/>
        </w:rPr>
      </w:pPr>
      <w:hyperlink w:anchor="_Toc461203722" w:history="1">
        <w:r w:rsidRPr="00E74D1E">
          <w:rPr>
            <w:rStyle w:val="Hyperlink"/>
            <w:noProof/>
          </w:rPr>
          <w:t>3.73.4.3.2 Message Semantics</w:t>
        </w:r>
        <w:r>
          <w:rPr>
            <w:noProof/>
            <w:webHidden/>
          </w:rPr>
          <w:tab/>
        </w:r>
        <w:r>
          <w:rPr>
            <w:noProof/>
            <w:webHidden/>
          </w:rPr>
          <w:fldChar w:fldCharType="begin"/>
        </w:r>
        <w:r>
          <w:rPr>
            <w:noProof/>
            <w:webHidden/>
          </w:rPr>
          <w:instrText xml:space="preserve"> PAGEREF _Toc461203722 \h </w:instrText>
        </w:r>
        <w:r>
          <w:rPr>
            <w:noProof/>
            <w:webHidden/>
          </w:rPr>
        </w:r>
        <w:r>
          <w:rPr>
            <w:noProof/>
            <w:webHidden/>
          </w:rPr>
          <w:fldChar w:fldCharType="separate"/>
        </w:r>
        <w:r>
          <w:rPr>
            <w:noProof/>
            <w:webHidden/>
          </w:rPr>
          <w:t>56</w:t>
        </w:r>
        <w:r>
          <w:rPr>
            <w:noProof/>
            <w:webHidden/>
          </w:rPr>
          <w:fldChar w:fldCharType="end"/>
        </w:r>
      </w:hyperlink>
    </w:p>
    <w:p w14:paraId="4792D252" w14:textId="77777777" w:rsidR="009E3C7C" w:rsidRDefault="009E3C7C">
      <w:pPr>
        <w:pStyle w:val="TOC5"/>
        <w:rPr>
          <w:rFonts w:asciiTheme="minorHAnsi" w:eastAsiaTheme="minorEastAsia" w:hAnsiTheme="minorHAnsi" w:cstheme="minorBidi"/>
          <w:noProof/>
          <w:sz w:val="22"/>
          <w:szCs w:val="22"/>
        </w:rPr>
      </w:pPr>
      <w:hyperlink w:anchor="_Toc461203723" w:history="1">
        <w:r w:rsidRPr="00E74D1E">
          <w:rPr>
            <w:rStyle w:val="Hyperlink"/>
            <w:noProof/>
          </w:rPr>
          <w:t>3.73.4.3.2.1 Query Parameters</w:t>
        </w:r>
        <w:r>
          <w:rPr>
            <w:noProof/>
            <w:webHidden/>
          </w:rPr>
          <w:tab/>
        </w:r>
        <w:r>
          <w:rPr>
            <w:noProof/>
            <w:webHidden/>
          </w:rPr>
          <w:fldChar w:fldCharType="begin"/>
        </w:r>
        <w:r>
          <w:rPr>
            <w:noProof/>
            <w:webHidden/>
          </w:rPr>
          <w:instrText xml:space="preserve"> PAGEREF _Toc461203723 \h </w:instrText>
        </w:r>
        <w:r>
          <w:rPr>
            <w:noProof/>
            <w:webHidden/>
          </w:rPr>
        </w:r>
        <w:r>
          <w:rPr>
            <w:noProof/>
            <w:webHidden/>
          </w:rPr>
          <w:fldChar w:fldCharType="separate"/>
        </w:r>
        <w:r>
          <w:rPr>
            <w:noProof/>
            <w:webHidden/>
          </w:rPr>
          <w:t>56</w:t>
        </w:r>
        <w:r>
          <w:rPr>
            <w:noProof/>
            <w:webHidden/>
          </w:rPr>
          <w:fldChar w:fldCharType="end"/>
        </w:r>
      </w:hyperlink>
    </w:p>
    <w:p w14:paraId="669B6708" w14:textId="77777777" w:rsidR="009E3C7C" w:rsidRDefault="009E3C7C">
      <w:pPr>
        <w:pStyle w:val="TOC5"/>
        <w:rPr>
          <w:rFonts w:asciiTheme="minorHAnsi" w:eastAsiaTheme="minorEastAsia" w:hAnsiTheme="minorHAnsi" w:cstheme="minorBidi"/>
          <w:noProof/>
          <w:sz w:val="22"/>
          <w:szCs w:val="22"/>
        </w:rPr>
      </w:pPr>
      <w:hyperlink w:anchor="_Toc461203724" w:history="1">
        <w:r w:rsidRPr="00E74D1E">
          <w:rPr>
            <w:rStyle w:val="Hyperlink"/>
            <w:noProof/>
          </w:rPr>
          <w:t>3.73.4.3.3 Expected Actions</w:t>
        </w:r>
        <w:r>
          <w:rPr>
            <w:noProof/>
            <w:webHidden/>
          </w:rPr>
          <w:tab/>
        </w:r>
        <w:r>
          <w:rPr>
            <w:noProof/>
            <w:webHidden/>
          </w:rPr>
          <w:fldChar w:fldCharType="begin"/>
        </w:r>
        <w:r>
          <w:rPr>
            <w:noProof/>
            <w:webHidden/>
          </w:rPr>
          <w:instrText xml:space="preserve"> PAGEREF _Toc461203724 \h </w:instrText>
        </w:r>
        <w:r>
          <w:rPr>
            <w:noProof/>
            <w:webHidden/>
          </w:rPr>
        </w:r>
        <w:r>
          <w:rPr>
            <w:noProof/>
            <w:webHidden/>
          </w:rPr>
          <w:fldChar w:fldCharType="separate"/>
        </w:r>
        <w:r>
          <w:rPr>
            <w:noProof/>
            <w:webHidden/>
          </w:rPr>
          <w:t>58</w:t>
        </w:r>
        <w:r>
          <w:rPr>
            <w:noProof/>
            <w:webHidden/>
          </w:rPr>
          <w:fldChar w:fldCharType="end"/>
        </w:r>
      </w:hyperlink>
    </w:p>
    <w:p w14:paraId="72CC968A" w14:textId="77777777" w:rsidR="009E3C7C" w:rsidRDefault="009E3C7C">
      <w:pPr>
        <w:pStyle w:val="TOC4"/>
        <w:rPr>
          <w:rFonts w:asciiTheme="minorHAnsi" w:eastAsiaTheme="minorEastAsia" w:hAnsiTheme="minorHAnsi" w:cstheme="minorBidi"/>
          <w:noProof/>
          <w:sz w:val="22"/>
          <w:szCs w:val="22"/>
        </w:rPr>
      </w:pPr>
      <w:hyperlink w:anchor="_Toc461203725" w:history="1">
        <w:r w:rsidRPr="00E74D1E">
          <w:rPr>
            <w:rStyle w:val="Hyperlink"/>
            <w:noProof/>
          </w:rPr>
          <w:t>3.73.4.4 Find Matching Services Response (Ad hoc XQuery Option)</w:t>
        </w:r>
        <w:r>
          <w:rPr>
            <w:noProof/>
            <w:webHidden/>
          </w:rPr>
          <w:tab/>
        </w:r>
        <w:r>
          <w:rPr>
            <w:noProof/>
            <w:webHidden/>
          </w:rPr>
          <w:fldChar w:fldCharType="begin"/>
        </w:r>
        <w:r>
          <w:rPr>
            <w:noProof/>
            <w:webHidden/>
          </w:rPr>
          <w:instrText xml:space="preserve"> PAGEREF _Toc461203725 \h </w:instrText>
        </w:r>
        <w:r>
          <w:rPr>
            <w:noProof/>
            <w:webHidden/>
          </w:rPr>
        </w:r>
        <w:r>
          <w:rPr>
            <w:noProof/>
            <w:webHidden/>
          </w:rPr>
          <w:fldChar w:fldCharType="separate"/>
        </w:r>
        <w:r>
          <w:rPr>
            <w:noProof/>
            <w:webHidden/>
          </w:rPr>
          <w:t>58</w:t>
        </w:r>
        <w:r>
          <w:rPr>
            <w:noProof/>
            <w:webHidden/>
          </w:rPr>
          <w:fldChar w:fldCharType="end"/>
        </w:r>
      </w:hyperlink>
    </w:p>
    <w:p w14:paraId="2DB816E8" w14:textId="77777777" w:rsidR="009E3C7C" w:rsidRDefault="009E3C7C">
      <w:pPr>
        <w:pStyle w:val="TOC5"/>
        <w:rPr>
          <w:rFonts w:asciiTheme="minorHAnsi" w:eastAsiaTheme="minorEastAsia" w:hAnsiTheme="minorHAnsi" w:cstheme="minorBidi"/>
          <w:noProof/>
          <w:sz w:val="22"/>
          <w:szCs w:val="22"/>
        </w:rPr>
      </w:pPr>
      <w:hyperlink w:anchor="_Toc461203726" w:history="1">
        <w:r w:rsidRPr="00E74D1E">
          <w:rPr>
            <w:rStyle w:val="Hyperlink"/>
            <w:noProof/>
          </w:rPr>
          <w:t>3.73.4.4.1 Trigger Event</w:t>
        </w:r>
        <w:r>
          <w:rPr>
            <w:noProof/>
            <w:webHidden/>
          </w:rPr>
          <w:tab/>
        </w:r>
        <w:r>
          <w:rPr>
            <w:noProof/>
            <w:webHidden/>
          </w:rPr>
          <w:fldChar w:fldCharType="begin"/>
        </w:r>
        <w:r>
          <w:rPr>
            <w:noProof/>
            <w:webHidden/>
          </w:rPr>
          <w:instrText xml:space="preserve"> PAGEREF _Toc461203726 \h </w:instrText>
        </w:r>
        <w:r>
          <w:rPr>
            <w:noProof/>
            <w:webHidden/>
          </w:rPr>
        </w:r>
        <w:r>
          <w:rPr>
            <w:noProof/>
            <w:webHidden/>
          </w:rPr>
          <w:fldChar w:fldCharType="separate"/>
        </w:r>
        <w:r>
          <w:rPr>
            <w:noProof/>
            <w:webHidden/>
          </w:rPr>
          <w:t>58</w:t>
        </w:r>
        <w:r>
          <w:rPr>
            <w:noProof/>
            <w:webHidden/>
          </w:rPr>
          <w:fldChar w:fldCharType="end"/>
        </w:r>
      </w:hyperlink>
    </w:p>
    <w:p w14:paraId="0A5395FB" w14:textId="77777777" w:rsidR="009E3C7C" w:rsidRDefault="009E3C7C">
      <w:pPr>
        <w:pStyle w:val="TOC5"/>
        <w:rPr>
          <w:rFonts w:asciiTheme="minorHAnsi" w:eastAsiaTheme="minorEastAsia" w:hAnsiTheme="minorHAnsi" w:cstheme="minorBidi"/>
          <w:noProof/>
          <w:sz w:val="22"/>
          <w:szCs w:val="22"/>
        </w:rPr>
      </w:pPr>
      <w:hyperlink w:anchor="_Toc461203727" w:history="1">
        <w:r w:rsidRPr="00E74D1E">
          <w:rPr>
            <w:rStyle w:val="Hyperlink"/>
            <w:noProof/>
          </w:rPr>
          <w:t>3.73.4.4.2 Message Semantics</w:t>
        </w:r>
        <w:r>
          <w:rPr>
            <w:noProof/>
            <w:webHidden/>
          </w:rPr>
          <w:tab/>
        </w:r>
        <w:r>
          <w:rPr>
            <w:noProof/>
            <w:webHidden/>
          </w:rPr>
          <w:fldChar w:fldCharType="begin"/>
        </w:r>
        <w:r>
          <w:rPr>
            <w:noProof/>
            <w:webHidden/>
          </w:rPr>
          <w:instrText xml:space="preserve"> PAGEREF _Toc461203727 \h </w:instrText>
        </w:r>
        <w:r>
          <w:rPr>
            <w:noProof/>
            <w:webHidden/>
          </w:rPr>
        </w:r>
        <w:r>
          <w:rPr>
            <w:noProof/>
            <w:webHidden/>
          </w:rPr>
          <w:fldChar w:fldCharType="separate"/>
        </w:r>
        <w:r>
          <w:rPr>
            <w:noProof/>
            <w:webHidden/>
          </w:rPr>
          <w:t>58</w:t>
        </w:r>
        <w:r>
          <w:rPr>
            <w:noProof/>
            <w:webHidden/>
          </w:rPr>
          <w:fldChar w:fldCharType="end"/>
        </w:r>
      </w:hyperlink>
    </w:p>
    <w:p w14:paraId="43AD6D8A" w14:textId="77777777" w:rsidR="009E3C7C" w:rsidRDefault="009E3C7C">
      <w:pPr>
        <w:pStyle w:val="TOC5"/>
        <w:rPr>
          <w:rFonts w:asciiTheme="minorHAnsi" w:eastAsiaTheme="minorEastAsia" w:hAnsiTheme="minorHAnsi" w:cstheme="minorBidi"/>
          <w:noProof/>
          <w:sz w:val="22"/>
          <w:szCs w:val="22"/>
        </w:rPr>
      </w:pPr>
      <w:hyperlink w:anchor="_Toc461203728" w:history="1">
        <w:r w:rsidRPr="00E74D1E">
          <w:rPr>
            <w:rStyle w:val="Hyperlink"/>
            <w:noProof/>
          </w:rPr>
          <w:t>3.73.4.4.3 Expected Actions</w:t>
        </w:r>
        <w:r>
          <w:rPr>
            <w:noProof/>
            <w:webHidden/>
          </w:rPr>
          <w:tab/>
        </w:r>
        <w:r>
          <w:rPr>
            <w:noProof/>
            <w:webHidden/>
          </w:rPr>
          <w:fldChar w:fldCharType="begin"/>
        </w:r>
        <w:r>
          <w:rPr>
            <w:noProof/>
            <w:webHidden/>
          </w:rPr>
          <w:instrText xml:space="preserve"> PAGEREF _Toc461203728 \h </w:instrText>
        </w:r>
        <w:r>
          <w:rPr>
            <w:noProof/>
            <w:webHidden/>
          </w:rPr>
        </w:r>
        <w:r>
          <w:rPr>
            <w:noProof/>
            <w:webHidden/>
          </w:rPr>
          <w:fldChar w:fldCharType="separate"/>
        </w:r>
        <w:r>
          <w:rPr>
            <w:noProof/>
            <w:webHidden/>
          </w:rPr>
          <w:t>58</w:t>
        </w:r>
        <w:r>
          <w:rPr>
            <w:noProof/>
            <w:webHidden/>
          </w:rPr>
          <w:fldChar w:fldCharType="end"/>
        </w:r>
      </w:hyperlink>
    </w:p>
    <w:p w14:paraId="6F50192D" w14:textId="77777777" w:rsidR="009E3C7C" w:rsidRDefault="009E3C7C">
      <w:pPr>
        <w:pStyle w:val="TOC3"/>
        <w:rPr>
          <w:rFonts w:asciiTheme="minorHAnsi" w:eastAsiaTheme="minorEastAsia" w:hAnsiTheme="minorHAnsi" w:cstheme="minorBidi"/>
          <w:noProof/>
          <w:sz w:val="22"/>
          <w:szCs w:val="22"/>
        </w:rPr>
      </w:pPr>
      <w:hyperlink w:anchor="_Toc461203729" w:history="1">
        <w:r w:rsidRPr="00E74D1E">
          <w:rPr>
            <w:rStyle w:val="Hyperlink"/>
            <w:noProof/>
          </w:rPr>
          <w:t>3.73.5 Security Considerations</w:t>
        </w:r>
        <w:r>
          <w:rPr>
            <w:noProof/>
            <w:webHidden/>
          </w:rPr>
          <w:tab/>
        </w:r>
        <w:r>
          <w:rPr>
            <w:noProof/>
            <w:webHidden/>
          </w:rPr>
          <w:fldChar w:fldCharType="begin"/>
        </w:r>
        <w:r>
          <w:rPr>
            <w:noProof/>
            <w:webHidden/>
          </w:rPr>
          <w:instrText xml:space="preserve"> PAGEREF _Toc461203729 \h </w:instrText>
        </w:r>
        <w:r>
          <w:rPr>
            <w:noProof/>
            <w:webHidden/>
          </w:rPr>
        </w:r>
        <w:r>
          <w:rPr>
            <w:noProof/>
            <w:webHidden/>
          </w:rPr>
          <w:fldChar w:fldCharType="separate"/>
        </w:r>
        <w:r>
          <w:rPr>
            <w:noProof/>
            <w:webHidden/>
          </w:rPr>
          <w:t>58</w:t>
        </w:r>
        <w:r>
          <w:rPr>
            <w:noProof/>
            <w:webHidden/>
          </w:rPr>
          <w:fldChar w:fldCharType="end"/>
        </w:r>
      </w:hyperlink>
    </w:p>
    <w:p w14:paraId="6EE2CF94" w14:textId="77777777" w:rsidR="009E3C7C" w:rsidRDefault="009E3C7C">
      <w:pPr>
        <w:pStyle w:val="TOC4"/>
        <w:rPr>
          <w:rFonts w:asciiTheme="minorHAnsi" w:eastAsiaTheme="minorEastAsia" w:hAnsiTheme="minorHAnsi" w:cstheme="minorBidi"/>
          <w:noProof/>
          <w:sz w:val="22"/>
          <w:szCs w:val="22"/>
        </w:rPr>
      </w:pPr>
      <w:hyperlink w:anchor="_Toc461203730" w:history="1">
        <w:r w:rsidRPr="00E74D1E">
          <w:rPr>
            <w:rStyle w:val="Hyperlink"/>
            <w:noProof/>
          </w:rPr>
          <w:t>3.73.5.1 Security Audit Considerations</w:t>
        </w:r>
        <w:r>
          <w:rPr>
            <w:noProof/>
            <w:webHidden/>
          </w:rPr>
          <w:tab/>
        </w:r>
        <w:r>
          <w:rPr>
            <w:noProof/>
            <w:webHidden/>
          </w:rPr>
          <w:fldChar w:fldCharType="begin"/>
        </w:r>
        <w:r>
          <w:rPr>
            <w:noProof/>
            <w:webHidden/>
          </w:rPr>
          <w:instrText xml:space="preserve"> PAGEREF _Toc461203730 \h </w:instrText>
        </w:r>
        <w:r>
          <w:rPr>
            <w:noProof/>
            <w:webHidden/>
          </w:rPr>
        </w:r>
        <w:r>
          <w:rPr>
            <w:noProof/>
            <w:webHidden/>
          </w:rPr>
          <w:fldChar w:fldCharType="separate"/>
        </w:r>
        <w:r>
          <w:rPr>
            <w:noProof/>
            <w:webHidden/>
          </w:rPr>
          <w:t>59</w:t>
        </w:r>
        <w:r>
          <w:rPr>
            <w:noProof/>
            <w:webHidden/>
          </w:rPr>
          <w:fldChar w:fldCharType="end"/>
        </w:r>
      </w:hyperlink>
    </w:p>
    <w:p w14:paraId="0E4240E7" w14:textId="77777777" w:rsidR="009E3C7C" w:rsidRDefault="009E3C7C">
      <w:pPr>
        <w:pStyle w:val="TOC2"/>
        <w:rPr>
          <w:rFonts w:asciiTheme="minorHAnsi" w:eastAsiaTheme="minorEastAsia" w:hAnsiTheme="minorHAnsi" w:cstheme="minorBidi"/>
          <w:noProof/>
          <w:sz w:val="22"/>
          <w:szCs w:val="22"/>
        </w:rPr>
      </w:pPr>
      <w:hyperlink w:anchor="_Toc461203731" w:history="1">
        <w:r w:rsidRPr="00E74D1E">
          <w:rPr>
            <w:rStyle w:val="Hyperlink"/>
            <w:noProof/>
          </w:rPr>
          <w:t>3.74 Query for Updated Services [ITI-74]</w:t>
        </w:r>
        <w:r>
          <w:rPr>
            <w:noProof/>
            <w:webHidden/>
          </w:rPr>
          <w:tab/>
        </w:r>
        <w:r>
          <w:rPr>
            <w:noProof/>
            <w:webHidden/>
          </w:rPr>
          <w:fldChar w:fldCharType="begin"/>
        </w:r>
        <w:r>
          <w:rPr>
            <w:noProof/>
            <w:webHidden/>
          </w:rPr>
          <w:instrText xml:space="preserve"> PAGEREF _Toc461203731 \h </w:instrText>
        </w:r>
        <w:r>
          <w:rPr>
            <w:noProof/>
            <w:webHidden/>
          </w:rPr>
        </w:r>
        <w:r>
          <w:rPr>
            <w:noProof/>
            <w:webHidden/>
          </w:rPr>
          <w:fldChar w:fldCharType="separate"/>
        </w:r>
        <w:r>
          <w:rPr>
            <w:noProof/>
            <w:webHidden/>
          </w:rPr>
          <w:t>60</w:t>
        </w:r>
        <w:r>
          <w:rPr>
            <w:noProof/>
            <w:webHidden/>
          </w:rPr>
          <w:fldChar w:fldCharType="end"/>
        </w:r>
      </w:hyperlink>
    </w:p>
    <w:p w14:paraId="1EC09332" w14:textId="77777777" w:rsidR="009E3C7C" w:rsidRDefault="009E3C7C">
      <w:pPr>
        <w:pStyle w:val="TOC3"/>
        <w:rPr>
          <w:rFonts w:asciiTheme="minorHAnsi" w:eastAsiaTheme="minorEastAsia" w:hAnsiTheme="minorHAnsi" w:cstheme="minorBidi"/>
          <w:noProof/>
          <w:sz w:val="22"/>
          <w:szCs w:val="22"/>
        </w:rPr>
      </w:pPr>
      <w:hyperlink w:anchor="_Toc461203732" w:history="1">
        <w:r w:rsidRPr="00E74D1E">
          <w:rPr>
            <w:rStyle w:val="Hyperlink"/>
            <w:noProof/>
          </w:rPr>
          <w:t>3.74.1 Scope</w:t>
        </w:r>
        <w:r>
          <w:rPr>
            <w:noProof/>
            <w:webHidden/>
          </w:rPr>
          <w:tab/>
        </w:r>
        <w:r>
          <w:rPr>
            <w:noProof/>
            <w:webHidden/>
          </w:rPr>
          <w:fldChar w:fldCharType="begin"/>
        </w:r>
        <w:r>
          <w:rPr>
            <w:noProof/>
            <w:webHidden/>
          </w:rPr>
          <w:instrText xml:space="preserve"> PAGEREF _Toc461203732 \h </w:instrText>
        </w:r>
        <w:r>
          <w:rPr>
            <w:noProof/>
            <w:webHidden/>
          </w:rPr>
        </w:r>
        <w:r>
          <w:rPr>
            <w:noProof/>
            <w:webHidden/>
          </w:rPr>
          <w:fldChar w:fldCharType="separate"/>
        </w:r>
        <w:r>
          <w:rPr>
            <w:noProof/>
            <w:webHidden/>
          </w:rPr>
          <w:t>60</w:t>
        </w:r>
        <w:r>
          <w:rPr>
            <w:noProof/>
            <w:webHidden/>
          </w:rPr>
          <w:fldChar w:fldCharType="end"/>
        </w:r>
      </w:hyperlink>
    </w:p>
    <w:p w14:paraId="5CDB9E42" w14:textId="77777777" w:rsidR="009E3C7C" w:rsidRDefault="009E3C7C">
      <w:pPr>
        <w:pStyle w:val="TOC3"/>
        <w:rPr>
          <w:rFonts w:asciiTheme="minorHAnsi" w:eastAsiaTheme="minorEastAsia" w:hAnsiTheme="minorHAnsi" w:cstheme="minorBidi"/>
          <w:noProof/>
          <w:sz w:val="22"/>
          <w:szCs w:val="22"/>
        </w:rPr>
      </w:pPr>
      <w:hyperlink w:anchor="_Toc461203733" w:history="1">
        <w:r w:rsidRPr="00E74D1E">
          <w:rPr>
            <w:rStyle w:val="Hyperlink"/>
            <w:noProof/>
          </w:rPr>
          <w:t>3.74.2 Use Case Roles</w:t>
        </w:r>
        <w:r>
          <w:rPr>
            <w:noProof/>
            <w:webHidden/>
          </w:rPr>
          <w:tab/>
        </w:r>
        <w:r>
          <w:rPr>
            <w:noProof/>
            <w:webHidden/>
          </w:rPr>
          <w:fldChar w:fldCharType="begin"/>
        </w:r>
        <w:r>
          <w:rPr>
            <w:noProof/>
            <w:webHidden/>
          </w:rPr>
          <w:instrText xml:space="preserve"> PAGEREF _Toc461203733 \h </w:instrText>
        </w:r>
        <w:r>
          <w:rPr>
            <w:noProof/>
            <w:webHidden/>
          </w:rPr>
        </w:r>
        <w:r>
          <w:rPr>
            <w:noProof/>
            <w:webHidden/>
          </w:rPr>
          <w:fldChar w:fldCharType="separate"/>
        </w:r>
        <w:r>
          <w:rPr>
            <w:noProof/>
            <w:webHidden/>
          </w:rPr>
          <w:t>60</w:t>
        </w:r>
        <w:r>
          <w:rPr>
            <w:noProof/>
            <w:webHidden/>
          </w:rPr>
          <w:fldChar w:fldCharType="end"/>
        </w:r>
      </w:hyperlink>
    </w:p>
    <w:p w14:paraId="7053338C" w14:textId="77777777" w:rsidR="009E3C7C" w:rsidRDefault="009E3C7C">
      <w:pPr>
        <w:pStyle w:val="TOC3"/>
        <w:rPr>
          <w:rFonts w:asciiTheme="minorHAnsi" w:eastAsiaTheme="minorEastAsia" w:hAnsiTheme="minorHAnsi" w:cstheme="minorBidi"/>
          <w:noProof/>
          <w:sz w:val="22"/>
          <w:szCs w:val="22"/>
        </w:rPr>
      </w:pPr>
      <w:hyperlink w:anchor="_Toc461203734" w:history="1">
        <w:r w:rsidRPr="00E74D1E">
          <w:rPr>
            <w:rStyle w:val="Hyperlink"/>
            <w:noProof/>
          </w:rPr>
          <w:t>3.74.3 Referenced Standards</w:t>
        </w:r>
        <w:r>
          <w:rPr>
            <w:noProof/>
            <w:webHidden/>
          </w:rPr>
          <w:tab/>
        </w:r>
        <w:r>
          <w:rPr>
            <w:noProof/>
            <w:webHidden/>
          </w:rPr>
          <w:fldChar w:fldCharType="begin"/>
        </w:r>
        <w:r>
          <w:rPr>
            <w:noProof/>
            <w:webHidden/>
          </w:rPr>
          <w:instrText xml:space="preserve"> PAGEREF _Toc461203734 \h </w:instrText>
        </w:r>
        <w:r>
          <w:rPr>
            <w:noProof/>
            <w:webHidden/>
          </w:rPr>
        </w:r>
        <w:r>
          <w:rPr>
            <w:noProof/>
            <w:webHidden/>
          </w:rPr>
          <w:fldChar w:fldCharType="separate"/>
        </w:r>
        <w:r>
          <w:rPr>
            <w:noProof/>
            <w:webHidden/>
          </w:rPr>
          <w:t>61</w:t>
        </w:r>
        <w:r>
          <w:rPr>
            <w:noProof/>
            <w:webHidden/>
          </w:rPr>
          <w:fldChar w:fldCharType="end"/>
        </w:r>
      </w:hyperlink>
    </w:p>
    <w:p w14:paraId="42ED7F70" w14:textId="77777777" w:rsidR="009E3C7C" w:rsidRDefault="009E3C7C">
      <w:pPr>
        <w:pStyle w:val="TOC3"/>
        <w:rPr>
          <w:rFonts w:asciiTheme="minorHAnsi" w:eastAsiaTheme="minorEastAsia" w:hAnsiTheme="minorHAnsi" w:cstheme="minorBidi"/>
          <w:noProof/>
          <w:sz w:val="22"/>
          <w:szCs w:val="22"/>
        </w:rPr>
      </w:pPr>
      <w:hyperlink w:anchor="_Toc461203735" w:history="1">
        <w:r w:rsidRPr="00E74D1E">
          <w:rPr>
            <w:rStyle w:val="Hyperlink"/>
            <w:noProof/>
          </w:rPr>
          <w:t>3.74.4 Interaction Diagram</w:t>
        </w:r>
        <w:r>
          <w:rPr>
            <w:noProof/>
            <w:webHidden/>
          </w:rPr>
          <w:tab/>
        </w:r>
        <w:r>
          <w:rPr>
            <w:noProof/>
            <w:webHidden/>
          </w:rPr>
          <w:fldChar w:fldCharType="begin"/>
        </w:r>
        <w:r>
          <w:rPr>
            <w:noProof/>
            <w:webHidden/>
          </w:rPr>
          <w:instrText xml:space="preserve"> PAGEREF _Toc461203735 \h </w:instrText>
        </w:r>
        <w:r>
          <w:rPr>
            <w:noProof/>
            <w:webHidden/>
          </w:rPr>
        </w:r>
        <w:r>
          <w:rPr>
            <w:noProof/>
            <w:webHidden/>
          </w:rPr>
          <w:fldChar w:fldCharType="separate"/>
        </w:r>
        <w:r>
          <w:rPr>
            <w:noProof/>
            <w:webHidden/>
          </w:rPr>
          <w:t>61</w:t>
        </w:r>
        <w:r>
          <w:rPr>
            <w:noProof/>
            <w:webHidden/>
          </w:rPr>
          <w:fldChar w:fldCharType="end"/>
        </w:r>
      </w:hyperlink>
    </w:p>
    <w:p w14:paraId="2C3ED603" w14:textId="77777777" w:rsidR="009E3C7C" w:rsidRDefault="009E3C7C">
      <w:pPr>
        <w:pStyle w:val="TOC4"/>
        <w:rPr>
          <w:rFonts w:asciiTheme="minorHAnsi" w:eastAsiaTheme="minorEastAsia" w:hAnsiTheme="minorHAnsi" w:cstheme="minorBidi"/>
          <w:noProof/>
          <w:sz w:val="22"/>
          <w:szCs w:val="22"/>
        </w:rPr>
      </w:pPr>
      <w:hyperlink w:anchor="_Toc461203736" w:history="1">
        <w:r w:rsidRPr="00E74D1E">
          <w:rPr>
            <w:rStyle w:val="Hyperlink"/>
            <w:noProof/>
          </w:rPr>
          <w:t>3.74.4.1 Query for Updated Services Request</w:t>
        </w:r>
        <w:r>
          <w:rPr>
            <w:noProof/>
            <w:webHidden/>
          </w:rPr>
          <w:tab/>
        </w:r>
        <w:r>
          <w:rPr>
            <w:noProof/>
            <w:webHidden/>
          </w:rPr>
          <w:fldChar w:fldCharType="begin"/>
        </w:r>
        <w:r>
          <w:rPr>
            <w:noProof/>
            <w:webHidden/>
          </w:rPr>
          <w:instrText xml:space="preserve"> PAGEREF _Toc461203736 \h </w:instrText>
        </w:r>
        <w:r>
          <w:rPr>
            <w:noProof/>
            <w:webHidden/>
          </w:rPr>
        </w:r>
        <w:r>
          <w:rPr>
            <w:noProof/>
            <w:webHidden/>
          </w:rPr>
          <w:fldChar w:fldCharType="separate"/>
        </w:r>
        <w:r>
          <w:rPr>
            <w:noProof/>
            <w:webHidden/>
          </w:rPr>
          <w:t>61</w:t>
        </w:r>
        <w:r>
          <w:rPr>
            <w:noProof/>
            <w:webHidden/>
          </w:rPr>
          <w:fldChar w:fldCharType="end"/>
        </w:r>
      </w:hyperlink>
    </w:p>
    <w:p w14:paraId="01A50144" w14:textId="77777777" w:rsidR="009E3C7C" w:rsidRDefault="009E3C7C">
      <w:pPr>
        <w:pStyle w:val="TOC5"/>
        <w:rPr>
          <w:rFonts w:asciiTheme="minorHAnsi" w:eastAsiaTheme="minorEastAsia" w:hAnsiTheme="minorHAnsi" w:cstheme="minorBidi"/>
          <w:noProof/>
          <w:sz w:val="22"/>
          <w:szCs w:val="22"/>
        </w:rPr>
      </w:pPr>
      <w:hyperlink w:anchor="_Toc461203737" w:history="1">
        <w:r w:rsidRPr="00E74D1E">
          <w:rPr>
            <w:rStyle w:val="Hyperlink"/>
            <w:noProof/>
          </w:rPr>
          <w:t>3.74.4.1.1 Trigger Event</w:t>
        </w:r>
        <w:r>
          <w:rPr>
            <w:noProof/>
            <w:webHidden/>
          </w:rPr>
          <w:tab/>
        </w:r>
        <w:r>
          <w:rPr>
            <w:noProof/>
            <w:webHidden/>
          </w:rPr>
          <w:fldChar w:fldCharType="begin"/>
        </w:r>
        <w:r>
          <w:rPr>
            <w:noProof/>
            <w:webHidden/>
          </w:rPr>
          <w:instrText xml:space="preserve"> PAGEREF _Toc461203737 \h </w:instrText>
        </w:r>
        <w:r>
          <w:rPr>
            <w:noProof/>
            <w:webHidden/>
          </w:rPr>
        </w:r>
        <w:r>
          <w:rPr>
            <w:noProof/>
            <w:webHidden/>
          </w:rPr>
          <w:fldChar w:fldCharType="separate"/>
        </w:r>
        <w:r>
          <w:rPr>
            <w:noProof/>
            <w:webHidden/>
          </w:rPr>
          <w:t>61</w:t>
        </w:r>
        <w:r>
          <w:rPr>
            <w:noProof/>
            <w:webHidden/>
          </w:rPr>
          <w:fldChar w:fldCharType="end"/>
        </w:r>
      </w:hyperlink>
    </w:p>
    <w:p w14:paraId="322E4ED1" w14:textId="77777777" w:rsidR="009E3C7C" w:rsidRDefault="009E3C7C">
      <w:pPr>
        <w:pStyle w:val="TOC5"/>
        <w:rPr>
          <w:rFonts w:asciiTheme="minorHAnsi" w:eastAsiaTheme="minorEastAsia" w:hAnsiTheme="minorHAnsi" w:cstheme="minorBidi"/>
          <w:noProof/>
          <w:sz w:val="22"/>
          <w:szCs w:val="22"/>
        </w:rPr>
      </w:pPr>
      <w:hyperlink w:anchor="_Toc461203738" w:history="1">
        <w:r w:rsidRPr="00E74D1E">
          <w:rPr>
            <w:rStyle w:val="Hyperlink"/>
            <w:noProof/>
          </w:rPr>
          <w:t>3.74.4.1.2 Message Semantics</w:t>
        </w:r>
        <w:r>
          <w:rPr>
            <w:noProof/>
            <w:webHidden/>
          </w:rPr>
          <w:tab/>
        </w:r>
        <w:r>
          <w:rPr>
            <w:noProof/>
            <w:webHidden/>
          </w:rPr>
          <w:fldChar w:fldCharType="begin"/>
        </w:r>
        <w:r>
          <w:rPr>
            <w:noProof/>
            <w:webHidden/>
          </w:rPr>
          <w:instrText xml:space="preserve"> PAGEREF _Toc461203738 \h </w:instrText>
        </w:r>
        <w:r>
          <w:rPr>
            <w:noProof/>
            <w:webHidden/>
          </w:rPr>
        </w:r>
        <w:r>
          <w:rPr>
            <w:noProof/>
            <w:webHidden/>
          </w:rPr>
          <w:fldChar w:fldCharType="separate"/>
        </w:r>
        <w:r>
          <w:rPr>
            <w:noProof/>
            <w:webHidden/>
          </w:rPr>
          <w:t>62</w:t>
        </w:r>
        <w:r>
          <w:rPr>
            <w:noProof/>
            <w:webHidden/>
          </w:rPr>
          <w:fldChar w:fldCharType="end"/>
        </w:r>
      </w:hyperlink>
    </w:p>
    <w:p w14:paraId="35927BD9" w14:textId="77777777" w:rsidR="009E3C7C" w:rsidRDefault="009E3C7C">
      <w:pPr>
        <w:pStyle w:val="TOC5"/>
        <w:rPr>
          <w:rFonts w:asciiTheme="minorHAnsi" w:eastAsiaTheme="minorEastAsia" w:hAnsiTheme="minorHAnsi" w:cstheme="minorBidi"/>
          <w:noProof/>
          <w:sz w:val="22"/>
          <w:szCs w:val="22"/>
        </w:rPr>
      </w:pPr>
      <w:hyperlink w:anchor="_Toc461203739" w:history="1">
        <w:r w:rsidRPr="00E74D1E">
          <w:rPr>
            <w:rStyle w:val="Hyperlink"/>
            <w:noProof/>
          </w:rPr>
          <w:t>3.74.4.1.2.1 Query Parameters</w:t>
        </w:r>
        <w:r>
          <w:rPr>
            <w:noProof/>
            <w:webHidden/>
          </w:rPr>
          <w:tab/>
        </w:r>
        <w:r>
          <w:rPr>
            <w:noProof/>
            <w:webHidden/>
          </w:rPr>
          <w:fldChar w:fldCharType="begin"/>
        </w:r>
        <w:r>
          <w:rPr>
            <w:noProof/>
            <w:webHidden/>
          </w:rPr>
          <w:instrText xml:space="preserve"> PAGEREF _Toc461203739 \h </w:instrText>
        </w:r>
        <w:r>
          <w:rPr>
            <w:noProof/>
            <w:webHidden/>
          </w:rPr>
        </w:r>
        <w:r>
          <w:rPr>
            <w:noProof/>
            <w:webHidden/>
          </w:rPr>
          <w:fldChar w:fldCharType="separate"/>
        </w:r>
        <w:r>
          <w:rPr>
            <w:noProof/>
            <w:webHidden/>
          </w:rPr>
          <w:t>62</w:t>
        </w:r>
        <w:r>
          <w:rPr>
            <w:noProof/>
            <w:webHidden/>
          </w:rPr>
          <w:fldChar w:fldCharType="end"/>
        </w:r>
      </w:hyperlink>
    </w:p>
    <w:p w14:paraId="4FA60398" w14:textId="77777777" w:rsidR="009E3C7C" w:rsidRDefault="009E3C7C">
      <w:pPr>
        <w:pStyle w:val="TOC5"/>
        <w:rPr>
          <w:rFonts w:asciiTheme="minorHAnsi" w:eastAsiaTheme="minorEastAsia" w:hAnsiTheme="minorHAnsi" w:cstheme="minorBidi"/>
          <w:noProof/>
          <w:sz w:val="22"/>
          <w:szCs w:val="22"/>
        </w:rPr>
      </w:pPr>
      <w:hyperlink w:anchor="_Toc461203740" w:history="1">
        <w:r w:rsidRPr="00E74D1E">
          <w:rPr>
            <w:rStyle w:val="Hyperlink"/>
            <w:noProof/>
          </w:rPr>
          <w:t>3.74.4.1.3 Expected Actions</w:t>
        </w:r>
        <w:r>
          <w:rPr>
            <w:noProof/>
            <w:webHidden/>
          </w:rPr>
          <w:tab/>
        </w:r>
        <w:r>
          <w:rPr>
            <w:noProof/>
            <w:webHidden/>
          </w:rPr>
          <w:fldChar w:fldCharType="begin"/>
        </w:r>
        <w:r>
          <w:rPr>
            <w:noProof/>
            <w:webHidden/>
          </w:rPr>
          <w:instrText xml:space="preserve"> PAGEREF _Toc461203740 \h </w:instrText>
        </w:r>
        <w:r>
          <w:rPr>
            <w:noProof/>
            <w:webHidden/>
          </w:rPr>
        </w:r>
        <w:r>
          <w:rPr>
            <w:noProof/>
            <w:webHidden/>
          </w:rPr>
          <w:fldChar w:fldCharType="separate"/>
        </w:r>
        <w:r>
          <w:rPr>
            <w:noProof/>
            <w:webHidden/>
          </w:rPr>
          <w:t>63</w:t>
        </w:r>
        <w:r>
          <w:rPr>
            <w:noProof/>
            <w:webHidden/>
          </w:rPr>
          <w:fldChar w:fldCharType="end"/>
        </w:r>
      </w:hyperlink>
    </w:p>
    <w:p w14:paraId="2EE4B297" w14:textId="77777777" w:rsidR="009E3C7C" w:rsidRDefault="009E3C7C">
      <w:pPr>
        <w:pStyle w:val="TOC5"/>
        <w:rPr>
          <w:rFonts w:asciiTheme="minorHAnsi" w:eastAsiaTheme="minorEastAsia" w:hAnsiTheme="minorHAnsi" w:cstheme="minorBidi"/>
          <w:noProof/>
          <w:sz w:val="22"/>
          <w:szCs w:val="22"/>
        </w:rPr>
      </w:pPr>
      <w:hyperlink w:anchor="_Toc461203741" w:history="1">
        <w:r w:rsidRPr="00E74D1E">
          <w:rPr>
            <w:rStyle w:val="Hyperlink"/>
            <w:noProof/>
          </w:rPr>
          <w:t>3.74.4.1.4 Protocol Requirements</w:t>
        </w:r>
        <w:r>
          <w:rPr>
            <w:noProof/>
            <w:webHidden/>
          </w:rPr>
          <w:tab/>
        </w:r>
        <w:r>
          <w:rPr>
            <w:noProof/>
            <w:webHidden/>
          </w:rPr>
          <w:fldChar w:fldCharType="begin"/>
        </w:r>
        <w:r>
          <w:rPr>
            <w:noProof/>
            <w:webHidden/>
          </w:rPr>
          <w:instrText xml:space="preserve"> PAGEREF _Toc461203741 \h </w:instrText>
        </w:r>
        <w:r>
          <w:rPr>
            <w:noProof/>
            <w:webHidden/>
          </w:rPr>
        </w:r>
        <w:r>
          <w:rPr>
            <w:noProof/>
            <w:webHidden/>
          </w:rPr>
          <w:fldChar w:fldCharType="separate"/>
        </w:r>
        <w:r>
          <w:rPr>
            <w:noProof/>
            <w:webHidden/>
          </w:rPr>
          <w:t>63</w:t>
        </w:r>
        <w:r>
          <w:rPr>
            <w:noProof/>
            <w:webHidden/>
          </w:rPr>
          <w:fldChar w:fldCharType="end"/>
        </w:r>
      </w:hyperlink>
    </w:p>
    <w:p w14:paraId="16A41291" w14:textId="77777777" w:rsidR="009E3C7C" w:rsidRDefault="009E3C7C">
      <w:pPr>
        <w:pStyle w:val="TOC4"/>
        <w:rPr>
          <w:rFonts w:asciiTheme="minorHAnsi" w:eastAsiaTheme="minorEastAsia" w:hAnsiTheme="minorHAnsi" w:cstheme="minorBidi"/>
          <w:noProof/>
          <w:sz w:val="22"/>
          <w:szCs w:val="22"/>
        </w:rPr>
      </w:pPr>
      <w:hyperlink w:anchor="_Toc461203742" w:history="1">
        <w:r w:rsidRPr="00E74D1E">
          <w:rPr>
            <w:rStyle w:val="Hyperlink"/>
            <w:noProof/>
          </w:rPr>
          <w:t>3.74.4.2 Query for Updated Services Response</w:t>
        </w:r>
        <w:r>
          <w:rPr>
            <w:noProof/>
            <w:webHidden/>
          </w:rPr>
          <w:tab/>
        </w:r>
        <w:r>
          <w:rPr>
            <w:noProof/>
            <w:webHidden/>
          </w:rPr>
          <w:fldChar w:fldCharType="begin"/>
        </w:r>
        <w:r>
          <w:rPr>
            <w:noProof/>
            <w:webHidden/>
          </w:rPr>
          <w:instrText xml:space="preserve"> PAGEREF _Toc461203742 \h </w:instrText>
        </w:r>
        <w:r>
          <w:rPr>
            <w:noProof/>
            <w:webHidden/>
          </w:rPr>
        </w:r>
        <w:r>
          <w:rPr>
            <w:noProof/>
            <w:webHidden/>
          </w:rPr>
          <w:fldChar w:fldCharType="separate"/>
        </w:r>
        <w:r>
          <w:rPr>
            <w:noProof/>
            <w:webHidden/>
          </w:rPr>
          <w:t>63</w:t>
        </w:r>
        <w:r>
          <w:rPr>
            <w:noProof/>
            <w:webHidden/>
          </w:rPr>
          <w:fldChar w:fldCharType="end"/>
        </w:r>
      </w:hyperlink>
    </w:p>
    <w:p w14:paraId="2F68F1A2" w14:textId="77777777" w:rsidR="009E3C7C" w:rsidRDefault="009E3C7C">
      <w:pPr>
        <w:pStyle w:val="TOC5"/>
        <w:rPr>
          <w:rFonts w:asciiTheme="minorHAnsi" w:eastAsiaTheme="minorEastAsia" w:hAnsiTheme="minorHAnsi" w:cstheme="minorBidi"/>
          <w:noProof/>
          <w:sz w:val="22"/>
          <w:szCs w:val="22"/>
        </w:rPr>
      </w:pPr>
      <w:hyperlink w:anchor="_Toc461203743" w:history="1">
        <w:r w:rsidRPr="00E74D1E">
          <w:rPr>
            <w:rStyle w:val="Hyperlink"/>
            <w:noProof/>
          </w:rPr>
          <w:t>3.74.4.2.1 Trigger Events</w:t>
        </w:r>
        <w:r>
          <w:rPr>
            <w:noProof/>
            <w:webHidden/>
          </w:rPr>
          <w:tab/>
        </w:r>
        <w:r>
          <w:rPr>
            <w:noProof/>
            <w:webHidden/>
          </w:rPr>
          <w:fldChar w:fldCharType="begin"/>
        </w:r>
        <w:r>
          <w:rPr>
            <w:noProof/>
            <w:webHidden/>
          </w:rPr>
          <w:instrText xml:space="preserve"> PAGEREF _Toc461203743 \h </w:instrText>
        </w:r>
        <w:r>
          <w:rPr>
            <w:noProof/>
            <w:webHidden/>
          </w:rPr>
        </w:r>
        <w:r>
          <w:rPr>
            <w:noProof/>
            <w:webHidden/>
          </w:rPr>
          <w:fldChar w:fldCharType="separate"/>
        </w:r>
        <w:r>
          <w:rPr>
            <w:noProof/>
            <w:webHidden/>
          </w:rPr>
          <w:t>63</w:t>
        </w:r>
        <w:r>
          <w:rPr>
            <w:noProof/>
            <w:webHidden/>
          </w:rPr>
          <w:fldChar w:fldCharType="end"/>
        </w:r>
      </w:hyperlink>
    </w:p>
    <w:p w14:paraId="680AAD17" w14:textId="77777777" w:rsidR="009E3C7C" w:rsidRDefault="009E3C7C">
      <w:pPr>
        <w:pStyle w:val="TOC5"/>
        <w:rPr>
          <w:rFonts w:asciiTheme="minorHAnsi" w:eastAsiaTheme="minorEastAsia" w:hAnsiTheme="minorHAnsi" w:cstheme="minorBidi"/>
          <w:noProof/>
          <w:sz w:val="22"/>
          <w:szCs w:val="22"/>
        </w:rPr>
      </w:pPr>
      <w:hyperlink w:anchor="_Toc461203744" w:history="1">
        <w:r w:rsidRPr="00E74D1E">
          <w:rPr>
            <w:rStyle w:val="Hyperlink"/>
            <w:noProof/>
          </w:rPr>
          <w:t>3.74.4.2.2 Message Semantics</w:t>
        </w:r>
        <w:r>
          <w:rPr>
            <w:noProof/>
            <w:webHidden/>
          </w:rPr>
          <w:tab/>
        </w:r>
        <w:r>
          <w:rPr>
            <w:noProof/>
            <w:webHidden/>
          </w:rPr>
          <w:fldChar w:fldCharType="begin"/>
        </w:r>
        <w:r>
          <w:rPr>
            <w:noProof/>
            <w:webHidden/>
          </w:rPr>
          <w:instrText xml:space="preserve"> PAGEREF _Toc461203744 \h </w:instrText>
        </w:r>
        <w:r>
          <w:rPr>
            <w:noProof/>
            <w:webHidden/>
          </w:rPr>
        </w:r>
        <w:r>
          <w:rPr>
            <w:noProof/>
            <w:webHidden/>
          </w:rPr>
          <w:fldChar w:fldCharType="separate"/>
        </w:r>
        <w:r>
          <w:rPr>
            <w:noProof/>
            <w:webHidden/>
          </w:rPr>
          <w:t>63</w:t>
        </w:r>
        <w:r>
          <w:rPr>
            <w:noProof/>
            <w:webHidden/>
          </w:rPr>
          <w:fldChar w:fldCharType="end"/>
        </w:r>
      </w:hyperlink>
    </w:p>
    <w:p w14:paraId="7C9F3201" w14:textId="77777777" w:rsidR="009E3C7C" w:rsidRDefault="009E3C7C">
      <w:pPr>
        <w:pStyle w:val="TOC5"/>
        <w:rPr>
          <w:rFonts w:asciiTheme="minorHAnsi" w:eastAsiaTheme="minorEastAsia" w:hAnsiTheme="minorHAnsi" w:cstheme="minorBidi"/>
          <w:noProof/>
          <w:sz w:val="22"/>
          <w:szCs w:val="22"/>
        </w:rPr>
      </w:pPr>
      <w:hyperlink w:anchor="_Toc461203745" w:history="1">
        <w:r w:rsidRPr="00E74D1E">
          <w:rPr>
            <w:rStyle w:val="Hyperlink"/>
            <w:noProof/>
          </w:rPr>
          <w:t>3.74.4.2.3 Expected Actions</w:t>
        </w:r>
        <w:r>
          <w:rPr>
            <w:noProof/>
            <w:webHidden/>
          </w:rPr>
          <w:tab/>
        </w:r>
        <w:r>
          <w:rPr>
            <w:noProof/>
            <w:webHidden/>
          </w:rPr>
          <w:fldChar w:fldCharType="begin"/>
        </w:r>
        <w:r>
          <w:rPr>
            <w:noProof/>
            <w:webHidden/>
          </w:rPr>
          <w:instrText xml:space="preserve"> PAGEREF _Toc461203745 \h </w:instrText>
        </w:r>
        <w:r>
          <w:rPr>
            <w:noProof/>
            <w:webHidden/>
          </w:rPr>
        </w:r>
        <w:r>
          <w:rPr>
            <w:noProof/>
            <w:webHidden/>
          </w:rPr>
          <w:fldChar w:fldCharType="separate"/>
        </w:r>
        <w:r>
          <w:rPr>
            <w:noProof/>
            <w:webHidden/>
          </w:rPr>
          <w:t>64</w:t>
        </w:r>
        <w:r>
          <w:rPr>
            <w:noProof/>
            <w:webHidden/>
          </w:rPr>
          <w:fldChar w:fldCharType="end"/>
        </w:r>
      </w:hyperlink>
    </w:p>
    <w:p w14:paraId="024E4ABA" w14:textId="77777777" w:rsidR="009E3C7C" w:rsidRDefault="009E3C7C">
      <w:pPr>
        <w:pStyle w:val="TOC5"/>
        <w:rPr>
          <w:rFonts w:asciiTheme="minorHAnsi" w:eastAsiaTheme="minorEastAsia" w:hAnsiTheme="minorHAnsi" w:cstheme="minorBidi"/>
          <w:noProof/>
          <w:sz w:val="22"/>
          <w:szCs w:val="22"/>
        </w:rPr>
      </w:pPr>
      <w:hyperlink w:anchor="_Toc461203746" w:history="1">
        <w:r w:rsidRPr="00E74D1E">
          <w:rPr>
            <w:rStyle w:val="Hyperlink"/>
            <w:noProof/>
          </w:rPr>
          <w:t>3.74.4.2.4 Error Handling</w:t>
        </w:r>
        <w:r>
          <w:rPr>
            <w:noProof/>
            <w:webHidden/>
          </w:rPr>
          <w:tab/>
        </w:r>
        <w:r>
          <w:rPr>
            <w:noProof/>
            <w:webHidden/>
          </w:rPr>
          <w:fldChar w:fldCharType="begin"/>
        </w:r>
        <w:r>
          <w:rPr>
            <w:noProof/>
            <w:webHidden/>
          </w:rPr>
          <w:instrText xml:space="preserve"> PAGEREF _Toc461203746 \h </w:instrText>
        </w:r>
        <w:r>
          <w:rPr>
            <w:noProof/>
            <w:webHidden/>
          </w:rPr>
        </w:r>
        <w:r>
          <w:rPr>
            <w:noProof/>
            <w:webHidden/>
          </w:rPr>
          <w:fldChar w:fldCharType="separate"/>
        </w:r>
        <w:r>
          <w:rPr>
            <w:noProof/>
            <w:webHidden/>
          </w:rPr>
          <w:t>65</w:t>
        </w:r>
        <w:r>
          <w:rPr>
            <w:noProof/>
            <w:webHidden/>
          </w:rPr>
          <w:fldChar w:fldCharType="end"/>
        </w:r>
      </w:hyperlink>
    </w:p>
    <w:p w14:paraId="10956683" w14:textId="77777777" w:rsidR="009E3C7C" w:rsidRDefault="009E3C7C">
      <w:pPr>
        <w:pStyle w:val="TOC6"/>
        <w:rPr>
          <w:rFonts w:asciiTheme="minorHAnsi" w:eastAsiaTheme="minorEastAsia" w:hAnsiTheme="minorHAnsi" w:cstheme="minorBidi"/>
          <w:noProof/>
          <w:sz w:val="22"/>
          <w:szCs w:val="22"/>
        </w:rPr>
      </w:pPr>
      <w:hyperlink w:anchor="_Toc461203747" w:history="1">
        <w:r w:rsidRPr="00E74D1E">
          <w:rPr>
            <w:rStyle w:val="Hyperlink"/>
            <w:noProof/>
          </w:rPr>
          <w:t>3.74.4.2.4.1 Non-conformant responses</w:t>
        </w:r>
        <w:r>
          <w:rPr>
            <w:noProof/>
            <w:webHidden/>
          </w:rPr>
          <w:tab/>
        </w:r>
        <w:r>
          <w:rPr>
            <w:noProof/>
            <w:webHidden/>
          </w:rPr>
          <w:fldChar w:fldCharType="begin"/>
        </w:r>
        <w:r>
          <w:rPr>
            <w:noProof/>
            <w:webHidden/>
          </w:rPr>
          <w:instrText xml:space="preserve"> PAGEREF _Toc461203747 \h </w:instrText>
        </w:r>
        <w:r>
          <w:rPr>
            <w:noProof/>
            <w:webHidden/>
          </w:rPr>
        </w:r>
        <w:r>
          <w:rPr>
            <w:noProof/>
            <w:webHidden/>
          </w:rPr>
          <w:fldChar w:fldCharType="separate"/>
        </w:r>
        <w:r>
          <w:rPr>
            <w:noProof/>
            <w:webHidden/>
          </w:rPr>
          <w:t>65</w:t>
        </w:r>
        <w:r>
          <w:rPr>
            <w:noProof/>
            <w:webHidden/>
          </w:rPr>
          <w:fldChar w:fldCharType="end"/>
        </w:r>
      </w:hyperlink>
    </w:p>
    <w:p w14:paraId="4E8A781F" w14:textId="77777777" w:rsidR="009E3C7C" w:rsidRDefault="009E3C7C">
      <w:pPr>
        <w:pStyle w:val="TOC6"/>
        <w:rPr>
          <w:rFonts w:asciiTheme="minorHAnsi" w:eastAsiaTheme="minorEastAsia" w:hAnsiTheme="minorHAnsi" w:cstheme="minorBidi"/>
          <w:noProof/>
          <w:sz w:val="22"/>
          <w:szCs w:val="22"/>
        </w:rPr>
      </w:pPr>
      <w:hyperlink w:anchor="_Toc461203748" w:history="1">
        <w:r w:rsidRPr="00E74D1E">
          <w:rPr>
            <w:rStyle w:val="Hyperlink"/>
            <w:noProof/>
          </w:rPr>
          <w:t>3.74.4.2.4.2 Duplicate Unique IDs</w:t>
        </w:r>
        <w:r>
          <w:rPr>
            <w:noProof/>
            <w:webHidden/>
          </w:rPr>
          <w:tab/>
        </w:r>
        <w:r>
          <w:rPr>
            <w:noProof/>
            <w:webHidden/>
          </w:rPr>
          <w:fldChar w:fldCharType="begin"/>
        </w:r>
        <w:r>
          <w:rPr>
            <w:noProof/>
            <w:webHidden/>
          </w:rPr>
          <w:instrText xml:space="preserve"> PAGEREF _Toc461203748 \h </w:instrText>
        </w:r>
        <w:r>
          <w:rPr>
            <w:noProof/>
            <w:webHidden/>
          </w:rPr>
        </w:r>
        <w:r>
          <w:rPr>
            <w:noProof/>
            <w:webHidden/>
          </w:rPr>
          <w:fldChar w:fldCharType="separate"/>
        </w:r>
        <w:r>
          <w:rPr>
            <w:noProof/>
            <w:webHidden/>
          </w:rPr>
          <w:t>65</w:t>
        </w:r>
        <w:r>
          <w:rPr>
            <w:noProof/>
            <w:webHidden/>
          </w:rPr>
          <w:fldChar w:fldCharType="end"/>
        </w:r>
      </w:hyperlink>
    </w:p>
    <w:p w14:paraId="312F2783" w14:textId="77777777" w:rsidR="009E3C7C" w:rsidRDefault="009E3C7C">
      <w:pPr>
        <w:pStyle w:val="TOC6"/>
        <w:rPr>
          <w:rFonts w:asciiTheme="minorHAnsi" w:eastAsiaTheme="minorEastAsia" w:hAnsiTheme="minorHAnsi" w:cstheme="minorBidi"/>
          <w:noProof/>
          <w:sz w:val="22"/>
          <w:szCs w:val="22"/>
        </w:rPr>
      </w:pPr>
      <w:hyperlink w:anchor="_Toc461203749" w:history="1">
        <w:r w:rsidRPr="00E74D1E">
          <w:rPr>
            <w:rStyle w:val="Hyperlink"/>
            <w:noProof/>
          </w:rPr>
          <w:t>3.74.4.2.4.3 Broken ID cross references</w:t>
        </w:r>
        <w:r>
          <w:rPr>
            <w:noProof/>
            <w:webHidden/>
          </w:rPr>
          <w:tab/>
        </w:r>
        <w:r>
          <w:rPr>
            <w:noProof/>
            <w:webHidden/>
          </w:rPr>
          <w:fldChar w:fldCharType="begin"/>
        </w:r>
        <w:r>
          <w:rPr>
            <w:noProof/>
            <w:webHidden/>
          </w:rPr>
          <w:instrText xml:space="preserve"> PAGEREF _Toc461203749 \h </w:instrText>
        </w:r>
        <w:r>
          <w:rPr>
            <w:noProof/>
            <w:webHidden/>
          </w:rPr>
        </w:r>
        <w:r>
          <w:rPr>
            <w:noProof/>
            <w:webHidden/>
          </w:rPr>
          <w:fldChar w:fldCharType="separate"/>
        </w:r>
        <w:r>
          <w:rPr>
            <w:noProof/>
            <w:webHidden/>
          </w:rPr>
          <w:t>65</w:t>
        </w:r>
        <w:r>
          <w:rPr>
            <w:noProof/>
            <w:webHidden/>
          </w:rPr>
          <w:fldChar w:fldCharType="end"/>
        </w:r>
      </w:hyperlink>
    </w:p>
    <w:p w14:paraId="790B95CB" w14:textId="77777777" w:rsidR="009E3C7C" w:rsidRDefault="009E3C7C">
      <w:pPr>
        <w:pStyle w:val="TOC3"/>
        <w:rPr>
          <w:rFonts w:asciiTheme="minorHAnsi" w:eastAsiaTheme="minorEastAsia" w:hAnsiTheme="minorHAnsi" w:cstheme="minorBidi"/>
          <w:noProof/>
          <w:sz w:val="22"/>
          <w:szCs w:val="22"/>
        </w:rPr>
      </w:pPr>
      <w:hyperlink w:anchor="_Toc461203750" w:history="1">
        <w:r w:rsidRPr="00E74D1E">
          <w:rPr>
            <w:rStyle w:val="Hyperlink"/>
            <w:noProof/>
          </w:rPr>
          <w:t>3.74.5 Security Considerations</w:t>
        </w:r>
        <w:r>
          <w:rPr>
            <w:noProof/>
            <w:webHidden/>
          </w:rPr>
          <w:tab/>
        </w:r>
        <w:r>
          <w:rPr>
            <w:noProof/>
            <w:webHidden/>
          </w:rPr>
          <w:fldChar w:fldCharType="begin"/>
        </w:r>
        <w:r>
          <w:rPr>
            <w:noProof/>
            <w:webHidden/>
          </w:rPr>
          <w:instrText xml:space="preserve"> PAGEREF _Toc461203750 \h </w:instrText>
        </w:r>
        <w:r>
          <w:rPr>
            <w:noProof/>
            <w:webHidden/>
          </w:rPr>
        </w:r>
        <w:r>
          <w:rPr>
            <w:noProof/>
            <w:webHidden/>
          </w:rPr>
          <w:fldChar w:fldCharType="separate"/>
        </w:r>
        <w:r>
          <w:rPr>
            <w:noProof/>
            <w:webHidden/>
          </w:rPr>
          <w:t>66</w:t>
        </w:r>
        <w:r>
          <w:rPr>
            <w:noProof/>
            <w:webHidden/>
          </w:rPr>
          <w:fldChar w:fldCharType="end"/>
        </w:r>
      </w:hyperlink>
    </w:p>
    <w:p w14:paraId="4C7E7858" w14:textId="77777777" w:rsidR="009E3C7C" w:rsidRDefault="009E3C7C">
      <w:pPr>
        <w:pStyle w:val="TOC4"/>
        <w:rPr>
          <w:rFonts w:asciiTheme="minorHAnsi" w:eastAsiaTheme="minorEastAsia" w:hAnsiTheme="minorHAnsi" w:cstheme="minorBidi"/>
          <w:noProof/>
          <w:sz w:val="22"/>
          <w:szCs w:val="22"/>
        </w:rPr>
      </w:pPr>
      <w:hyperlink w:anchor="_Toc461203751" w:history="1">
        <w:r w:rsidRPr="00E74D1E">
          <w:rPr>
            <w:rStyle w:val="Hyperlink"/>
            <w:noProof/>
          </w:rPr>
          <w:t>3.74.5.1 Security Audit Considerations</w:t>
        </w:r>
        <w:r>
          <w:rPr>
            <w:noProof/>
            <w:webHidden/>
          </w:rPr>
          <w:tab/>
        </w:r>
        <w:r>
          <w:rPr>
            <w:noProof/>
            <w:webHidden/>
          </w:rPr>
          <w:fldChar w:fldCharType="begin"/>
        </w:r>
        <w:r>
          <w:rPr>
            <w:noProof/>
            <w:webHidden/>
          </w:rPr>
          <w:instrText xml:space="preserve"> PAGEREF _Toc461203751 \h </w:instrText>
        </w:r>
        <w:r>
          <w:rPr>
            <w:noProof/>
            <w:webHidden/>
          </w:rPr>
        </w:r>
        <w:r>
          <w:rPr>
            <w:noProof/>
            <w:webHidden/>
          </w:rPr>
          <w:fldChar w:fldCharType="separate"/>
        </w:r>
        <w:r>
          <w:rPr>
            <w:noProof/>
            <w:webHidden/>
          </w:rPr>
          <w:t>66</w:t>
        </w:r>
        <w:r>
          <w:rPr>
            <w:noProof/>
            <w:webHidden/>
          </w:rPr>
          <w:fldChar w:fldCharType="end"/>
        </w:r>
      </w:hyperlink>
    </w:p>
    <w:p w14:paraId="2ADB9B84" w14:textId="77777777" w:rsidR="009E3C7C" w:rsidRDefault="009E3C7C">
      <w:pPr>
        <w:pStyle w:val="TOC2"/>
        <w:rPr>
          <w:rFonts w:asciiTheme="minorHAnsi" w:eastAsiaTheme="minorEastAsia" w:hAnsiTheme="minorHAnsi" w:cstheme="minorBidi"/>
          <w:noProof/>
          <w:sz w:val="22"/>
          <w:szCs w:val="22"/>
        </w:rPr>
      </w:pPr>
      <w:hyperlink w:anchor="_Toc461203752" w:history="1">
        <w:r w:rsidRPr="00E74D1E">
          <w:rPr>
            <w:rStyle w:val="Hyperlink"/>
            <w:noProof/>
          </w:rPr>
          <w:t>3.75 Query for FreeBusy [ITI-75]</w:t>
        </w:r>
        <w:r>
          <w:rPr>
            <w:noProof/>
            <w:webHidden/>
          </w:rPr>
          <w:tab/>
        </w:r>
        <w:r>
          <w:rPr>
            <w:noProof/>
            <w:webHidden/>
          </w:rPr>
          <w:fldChar w:fldCharType="begin"/>
        </w:r>
        <w:r>
          <w:rPr>
            <w:noProof/>
            <w:webHidden/>
          </w:rPr>
          <w:instrText xml:space="preserve"> PAGEREF _Toc461203752 \h </w:instrText>
        </w:r>
        <w:r>
          <w:rPr>
            <w:noProof/>
            <w:webHidden/>
          </w:rPr>
        </w:r>
        <w:r>
          <w:rPr>
            <w:noProof/>
            <w:webHidden/>
          </w:rPr>
          <w:fldChar w:fldCharType="separate"/>
        </w:r>
        <w:r>
          <w:rPr>
            <w:noProof/>
            <w:webHidden/>
          </w:rPr>
          <w:t>67</w:t>
        </w:r>
        <w:r>
          <w:rPr>
            <w:noProof/>
            <w:webHidden/>
          </w:rPr>
          <w:fldChar w:fldCharType="end"/>
        </w:r>
      </w:hyperlink>
    </w:p>
    <w:p w14:paraId="45E9DEBC" w14:textId="77777777" w:rsidR="009E3C7C" w:rsidRDefault="009E3C7C">
      <w:pPr>
        <w:pStyle w:val="TOC3"/>
        <w:rPr>
          <w:rFonts w:asciiTheme="minorHAnsi" w:eastAsiaTheme="minorEastAsia" w:hAnsiTheme="minorHAnsi" w:cstheme="minorBidi"/>
          <w:noProof/>
          <w:sz w:val="22"/>
          <w:szCs w:val="22"/>
        </w:rPr>
      </w:pPr>
      <w:hyperlink w:anchor="_Toc461203753" w:history="1">
        <w:r w:rsidRPr="00E74D1E">
          <w:rPr>
            <w:rStyle w:val="Hyperlink"/>
            <w:noProof/>
          </w:rPr>
          <w:t>3.75.1 Scope</w:t>
        </w:r>
        <w:r>
          <w:rPr>
            <w:noProof/>
            <w:webHidden/>
          </w:rPr>
          <w:tab/>
        </w:r>
        <w:r>
          <w:rPr>
            <w:noProof/>
            <w:webHidden/>
          </w:rPr>
          <w:fldChar w:fldCharType="begin"/>
        </w:r>
        <w:r>
          <w:rPr>
            <w:noProof/>
            <w:webHidden/>
          </w:rPr>
          <w:instrText xml:space="preserve"> PAGEREF _Toc461203753 \h </w:instrText>
        </w:r>
        <w:r>
          <w:rPr>
            <w:noProof/>
            <w:webHidden/>
          </w:rPr>
        </w:r>
        <w:r>
          <w:rPr>
            <w:noProof/>
            <w:webHidden/>
          </w:rPr>
          <w:fldChar w:fldCharType="separate"/>
        </w:r>
        <w:r>
          <w:rPr>
            <w:noProof/>
            <w:webHidden/>
          </w:rPr>
          <w:t>67</w:t>
        </w:r>
        <w:r>
          <w:rPr>
            <w:noProof/>
            <w:webHidden/>
          </w:rPr>
          <w:fldChar w:fldCharType="end"/>
        </w:r>
      </w:hyperlink>
    </w:p>
    <w:p w14:paraId="3812AC96" w14:textId="77777777" w:rsidR="009E3C7C" w:rsidRDefault="009E3C7C">
      <w:pPr>
        <w:pStyle w:val="TOC3"/>
        <w:rPr>
          <w:rFonts w:asciiTheme="minorHAnsi" w:eastAsiaTheme="minorEastAsia" w:hAnsiTheme="minorHAnsi" w:cstheme="minorBidi"/>
          <w:noProof/>
          <w:sz w:val="22"/>
          <w:szCs w:val="22"/>
        </w:rPr>
      </w:pPr>
      <w:hyperlink w:anchor="_Toc461203754" w:history="1">
        <w:r w:rsidRPr="00E74D1E">
          <w:rPr>
            <w:rStyle w:val="Hyperlink"/>
            <w:noProof/>
          </w:rPr>
          <w:t>3.75.2 Use Case Roles</w:t>
        </w:r>
        <w:r>
          <w:rPr>
            <w:noProof/>
            <w:webHidden/>
          </w:rPr>
          <w:tab/>
        </w:r>
        <w:r>
          <w:rPr>
            <w:noProof/>
            <w:webHidden/>
          </w:rPr>
          <w:fldChar w:fldCharType="begin"/>
        </w:r>
        <w:r>
          <w:rPr>
            <w:noProof/>
            <w:webHidden/>
          </w:rPr>
          <w:instrText xml:space="preserve"> PAGEREF _Toc461203754 \h </w:instrText>
        </w:r>
        <w:r>
          <w:rPr>
            <w:noProof/>
            <w:webHidden/>
          </w:rPr>
        </w:r>
        <w:r>
          <w:rPr>
            <w:noProof/>
            <w:webHidden/>
          </w:rPr>
          <w:fldChar w:fldCharType="separate"/>
        </w:r>
        <w:r>
          <w:rPr>
            <w:noProof/>
            <w:webHidden/>
          </w:rPr>
          <w:t>67</w:t>
        </w:r>
        <w:r>
          <w:rPr>
            <w:noProof/>
            <w:webHidden/>
          </w:rPr>
          <w:fldChar w:fldCharType="end"/>
        </w:r>
      </w:hyperlink>
    </w:p>
    <w:p w14:paraId="3F73CB9C" w14:textId="77777777" w:rsidR="009E3C7C" w:rsidRDefault="009E3C7C">
      <w:pPr>
        <w:pStyle w:val="TOC3"/>
        <w:rPr>
          <w:rFonts w:asciiTheme="minorHAnsi" w:eastAsiaTheme="minorEastAsia" w:hAnsiTheme="minorHAnsi" w:cstheme="minorBidi"/>
          <w:noProof/>
          <w:sz w:val="22"/>
          <w:szCs w:val="22"/>
        </w:rPr>
      </w:pPr>
      <w:hyperlink w:anchor="_Toc461203755" w:history="1">
        <w:r w:rsidRPr="00E74D1E">
          <w:rPr>
            <w:rStyle w:val="Hyperlink"/>
            <w:noProof/>
          </w:rPr>
          <w:t>3.75.3 Referenced Standards</w:t>
        </w:r>
        <w:r>
          <w:rPr>
            <w:noProof/>
            <w:webHidden/>
          </w:rPr>
          <w:tab/>
        </w:r>
        <w:r>
          <w:rPr>
            <w:noProof/>
            <w:webHidden/>
          </w:rPr>
          <w:fldChar w:fldCharType="begin"/>
        </w:r>
        <w:r>
          <w:rPr>
            <w:noProof/>
            <w:webHidden/>
          </w:rPr>
          <w:instrText xml:space="preserve"> PAGEREF _Toc461203755 \h </w:instrText>
        </w:r>
        <w:r>
          <w:rPr>
            <w:noProof/>
            <w:webHidden/>
          </w:rPr>
        </w:r>
        <w:r>
          <w:rPr>
            <w:noProof/>
            <w:webHidden/>
          </w:rPr>
          <w:fldChar w:fldCharType="separate"/>
        </w:r>
        <w:r>
          <w:rPr>
            <w:noProof/>
            <w:webHidden/>
          </w:rPr>
          <w:t>68</w:t>
        </w:r>
        <w:r>
          <w:rPr>
            <w:noProof/>
            <w:webHidden/>
          </w:rPr>
          <w:fldChar w:fldCharType="end"/>
        </w:r>
      </w:hyperlink>
    </w:p>
    <w:p w14:paraId="585706B2" w14:textId="77777777" w:rsidR="009E3C7C" w:rsidRDefault="009E3C7C">
      <w:pPr>
        <w:pStyle w:val="TOC3"/>
        <w:rPr>
          <w:rFonts w:asciiTheme="minorHAnsi" w:eastAsiaTheme="minorEastAsia" w:hAnsiTheme="minorHAnsi" w:cstheme="minorBidi"/>
          <w:noProof/>
          <w:sz w:val="22"/>
          <w:szCs w:val="22"/>
        </w:rPr>
      </w:pPr>
      <w:hyperlink w:anchor="_Toc461203756" w:history="1">
        <w:r w:rsidRPr="00E74D1E">
          <w:rPr>
            <w:rStyle w:val="Hyperlink"/>
            <w:noProof/>
          </w:rPr>
          <w:t>3.75.4 Interaction Diagram</w:t>
        </w:r>
        <w:r>
          <w:rPr>
            <w:noProof/>
            <w:webHidden/>
          </w:rPr>
          <w:tab/>
        </w:r>
        <w:r>
          <w:rPr>
            <w:noProof/>
            <w:webHidden/>
          </w:rPr>
          <w:fldChar w:fldCharType="begin"/>
        </w:r>
        <w:r>
          <w:rPr>
            <w:noProof/>
            <w:webHidden/>
          </w:rPr>
          <w:instrText xml:space="preserve"> PAGEREF _Toc461203756 \h </w:instrText>
        </w:r>
        <w:r>
          <w:rPr>
            <w:noProof/>
            <w:webHidden/>
          </w:rPr>
        </w:r>
        <w:r>
          <w:rPr>
            <w:noProof/>
            <w:webHidden/>
          </w:rPr>
          <w:fldChar w:fldCharType="separate"/>
        </w:r>
        <w:r>
          <w:rPr>
            <w:noProof/>
            <w:webHidden/>
          </w:rPr>
          <w:t>68</w:t>
        </w:r>
        <w:r>
          <w:rPr>
            <w:noProof/>
            <w:webHidden/>
          </w:rPr>
          <w:fldChar w:fldCharType="end"/>
        </w:r>
      </w:hyperlink>
    </w:p>
    <w:p w14:paraId="1DA8D181" w14:textId="77777777" w:rsidR="009E3C7C" w:rsidRDefault="009E3C7C">
      <w:pPr>
        <w:pStyle w:val="TOC4"/>
        <w:rPr>
          <w:rFonts w:asciiTheme="minorHAnsi" w:eastAsiaTheme="minorEastAsia" w:hAnsiTheme="minorHAnsi" w:cstheme="minorBidi"/>
          <w:noProof/>
          <w:sz w:val="22"/>
          <w:szCs w:val="22"/>
        </w:rPr>
      </w:pPr>
      <w:hyperlink w:anchor="_Toc461203757" w:history="1">
        <w:r w:rsidRPr="00E74D1E">
          <w:rPr>
            <w:rStyle w:val="Hyperlink"/>
            <w:noProof/>
          </w:rPr>
          <w:t>3.75.4.1 Query for FreeBusy Request</w:t>
        </w:r>
        <w:r>
          <w:rPr>
            <w:noProof/>
            <w:webHidden/>
          </w:rPr>
          <w:tab/>
        </w:r>
        <w:r>
          <w:rPr>
            <w:noProof/>
            <w:webHidden/>
          </w:rPr>
          <w:fldChar w:fldCharType="begin"/>
        </w:r>
        <w:r>
          <w:rPr>
            <w:noProof/>
            <w:webHidden/>
          </w:rPr>
          <w:instrText xml:space="preserve"> PAGEREF _Toc461203757 \h </w:instrText>
        </w:r>
        <w:r>
          <w:rPr>
            <w:noProof/>
            <w:webHidden/>
          </w:rPr>
        </w:r>
        <w:r>
          <w:rPr>
            <w:noProof/>
            <w:webHidden/>
          </w:rPr>
          <w:fldChar w:fldCharType="separate"/>
        </w:r>
        <w:r>
          <w:rPr>
            <w:noProof/>
            <w:webHidden/>
          </w:rPr>
          <w:t>68</w:t>
        </w:r>
        <w:r>
          <w:rPr>
            <w:noProof/>
            <w:webHidden/>
          </w:rPr>
          <w:fldChar w:fldCharType="end"/>
        </w:r>
      </w:hyperlink>
    </w:p>
    <w:p w14:paraId="7079F87C" w14:textId="77777777" w:rsidR="009E3C7C" w:rsidRDefault="009E3C7C">
      <w:pPr>
        <w:pStyle w:val="TOC5"/>
        <w:rPr>
          <w:rFonts w:asciiTheme="minorHAnsi" w:eastAsiaTheme="minorEastAsia" w:hAnsiTheme="minorHAnsi" w:cstheme="minorBidi"/>
          <w:noProof/>
          <w:sz w:val="22"/>
          <w:szCs w:val="22"/>
        </w:rPr>
      </w:pPr>
      <w:hyperlink w:anchor="_Toc461203758" w:history="1">
        <w:r w:rsidRPr="00E74D1E">
          <w:rPr>
            <w:rStyle w:val="Hyperlink"/>
            <w:noProof/>
          </w:rPr>
          <w:t>3.75.4.1.1 Trigger Events.</w:t>
        </w:r>
        <w:r>
          <w:rPr>
            <w:noProof/>
            <w:webHidden/>
          </w:rPr>
          <w:tab/>
        </w:r>
        <w:r>
          <w:rPr>
            <w:noProof/>
            <w:webHidden/>
          </w:rPr>
          <w:fldChar w:fldCharType="begin"/>
        </w:r>
        <w:r>
          <w:rPr>
            <w:noProof/>
            <w:webHidden/>
          </w:rPr>
          <w:instrText xml:space="preserve"> PAGEREF _Toc461203758 \h </w:instrText>
        </w:r>
        <w:r>
          <w:rPr>
            <w:noProof/>
            <w:webHidden/>
          </w:rPr>
        </w:r>
        <w:r>
          <w:rPr>
            <w:noProof/>
            <w:webHidden/>
          </w:rPr>
          <w:fldChar w:fldCharType="separate"/>
        </w:r>
        <w:r>
          <w:rPr>
            <w:noProof/>
            <w:webHidden/>
          </w:rPr>
          <w:t>68</w:t>
        </w:r>
        <w:r>
          <w:rPr>
            <w:noProof/>
            <w:webHidden/>
          </w:rPr>
          <w:fldChar w:fldCharType="end"/>
        </w:r>
      </w:hyperlink>
    </w:p>
    <w:p w14:paraId="123E96D9" w14:textId="77777777" w:rsidR="009E3C7C" w:rsidRDefault="009E3C7C">
      <w:pPr>
        <w:pStyle w:val="TOC5"/>
        <w:rPr>
          <w:rFonts w:asciiTheme="minorHAnsi" w:eastAsiaTheme="minorEastAsia" w:hAnsiTheme="minorHAnsi" w:cstheme="minorBidi"/>
          <w:noProof/>
          <w:sz w:val="22"/>
          <w:szCs w:val="22"/>
        </w:rPr>
      </w:pPr>
      <w:hyperlink w:anchor="_Toc461203759" w:history="1">
        <w:r w:rsidRPr="00E74D1E">
          <w:rPr>
            <w:rStyle w:val="Hyperlink"/>
            <w:noProof/>
          </w:rPr>
          <w:t>3.75.4.1.2 Message Semantics</w:t>
        </w:r>
        <w:r>
          <w:rPr>
            <w:noProof/>
            <w:webHidden/>
          </w:rPr>
          <w:tab/>
        </w:r>
        <w:r>
          <w:rPr>
            <w:noProof/>
            <w:webHidden/>
          </w:rPr>
          <w:fldChar w:fldCharType="begin"/>
        </w:r>
        <w:r>
          <w:rPr>
            <w:noProof/>
            <w:webHidden/>
          </w:rPr>
          <w:instrText xml:space="preserve"> PAGEREF _Toc461203759 \h </w:instrText>
        </w:r>
        <w:r>
          <w:rPr>
            <w:noProof/>
            <w:webHidden/>
          </w:rPr>
        </w:r>
        <w:r>
          <w:rPr>
            <w:noProof/>
            <w:webHidden/>
          </w:rPr>
          <w:fldChar w:fldCharType="separate"/>
        </w:r>
        <w:r>
          <w:rPr>
            <w:noProof/>
            <w:webHidden/>
          </w:rPr>
          <w:t>68</w:t>
        </w:r>
        <w:r>
          <w:rPr>
            <w:noProof/>
            <w:webHidden/>
          </w:rPr>
          <w:fldChar w:fldCharType="end"/>
        </w:r>
      </w:hyperlink>
    </w:p>
    <w:p w14:paraId="062DC898" w14:textId="77777777" w:rsidR="009E3C7C" w:rsidRDefault="009E3C7C">
      <w:pPr>
        <w:pStyle w:val="TOC5"/>
        <w:rPr>
          <w:rFonts w:asciiTheme="minorHAnsi" w:eastAsiaTheme="minorEastAsia" w:hAnsiTheme="minorHAnsi" w:cstheme="minorBidi"/>
          <w:noProof/>
          <w:sz w:val="22"/>
          <w:szCs w:val="22"/>
        </w:rPr>
      </w:pPr>
      <w:hyperlink w:anchor="_Toc461203760" w:history="1">
        <w:r w:rsidRPr="00E74D1E">
          <w:rPr>
            <w:rStyle w:val="Hyperlink"/>
            <w:noProof/>
          </w:rPr>
          <w:t>3.75.4.1.3 Expected Actions</w:t>
        </w:r>
        <w:r>
          <w:rPr>
            <w:noProof/>
            <w:webHidden/>
          </w:rPr>
          <w:tab/>
        </w:r>
        <w:r>
          <w:rPr>
            <w:noProof/>
            <w:webHidden/>
          </w:rPr>
          <w:fldChar w:fldCharType="begin"/>
        </w:r>
        <w:r>
          <w:rPr>
            <w:noProof/>
            <w:webHidden/>
          </w:rPr>
          <w:instrText xml:space="preserve"> PAGEREF _Toc461203760 \h </w:instrText>
        </w:r>
        <w:r>
          <w:rPr>
            <w:noProof/>
            <w:webHidden/>
          </w:rPr>
        </w:r>
        <w:r>
          <w:rPr>
            <w:noProof/>
            <w:webHidden/>
          </w:rPr>
          <w:fldChar w:fldCharType="separate"/>
        </w:r>
        <w:r>
          <w:rPr>
            <w:noProof/>
            <w:webHidden/>
          </w:rPr>
          <w:t>70</w:t>
        </w:r>
        <w:r>
          <w:rPr>
            <w:noProof/>
            <w:webHidden/>
          </w:rPr>
          <w:fldChar w:fldCharType="end"/>
        </w:r>
      </w:hyperlink>
    </w:p>
    <w:p w14:paraId="257526D1" w14:textId="77777777" w:rsidR="009E3C7C" w:rsidRDefault="009E3C7C">
      <w:pPr>
        <w:pStyle w:val="TOC4"/>
        <w:rPr>
          <w:rFonts w:asciiTheme="minorHAnsi" w:eastAsiaTheme="minorEastAsia" w:hAnsiTheme="minorHAnsi" w:cstheme="minorBidi"/>
          <w:noProof/>
          <w:sz w:val="22"/>
          <w:szCs w:val="22"/>
        </w:rPr>
      </w:pPr>
      <w:hyperlink w:anchor="_Toc461203761" w:history="1">
        <w:r w:rsidRPr="00E74D1E">
          <w:rPr>
            <w:rStyle w:val="Hyperlink"/>
            <w:noProof/>
          </w:rPr>
          <w:t>3.75.4.2 Query for FreeBusy Response</w:t>
        </w:r>
        <w:r>
          <w:rPr>
            <w:noProof/>
            <w:webHidden/>
          </w:rPr>
          <w:tab/>
        </w:r>
        <w:r>
          <w:rPr>
            <w:noProof/>
            <w:webHidden/>
          </w:rPr>
          <w:fldChar w:fldCharType="begin"/>
        </w:r>
        <w:r>
          <w:rPr>
            <w:noProof/>
            <w:webHidden/>
          </w:rPr>
          <w:instrText xml:space="preserve"> PAGEREF _Toc461203761 \h </w:instrText>
        </w:r>
        <w:r>
          <w:rPr>
            <w:noProof/>
            <w:webHidden/>
          </w:rPr>
        </w:r>
        <w:r>
          <w:rPr>
            <w:noProof/>
            <w:webHidden/>
          </w:rPr>
          <w:fldChar w:fldCharType="separate"/>
        </w:r>
        <w:r>
          <w:rPr>
            <w:noProof/>
            <w:webHidden/>
          </w:rPr>
          <w:t>70</w:t>
        </w:r>
        <w:r>
          <w:rPr>
            <w:noProof/>
            <w:webHidden/>
          </w:rPr>
          <w:fldChar w:fldCharType="end"/>
        </w:r>
      </w:hyperlink>
    </w:p>
    <w:p w14:paraId="1A5EF13A" w14:textId="77777777" w:rsidR="009E3C7C" w:rsidRDefault="009E3C7C">
      <w:pPr>
        <w:pStyle w:val="TOC5"/>
        <w:rPr>
          <w:rFonts w:asciiTheme="minorHAnsi" w:eastAsiaTheme="minorEastAsia" w:hAnsiTheme="minorHAnsi" w:cstheme="minorBidi"/>
          <w:noProof/>
          <w:sz w:val="22"/>
          <w:szCs w:val="22"/>
        </w:rPr>
      </w:pPr>
      <w:hyperlink w:anchor="_Toc461203762" w:history="1">
        <w:r w:rsidRPr="00E74D1E">
          <w:rPr>
            <w:rStyle w:val="Hyperlink"/>
            <w:noProof/>
          </w:rPr>
          <w:t>3.75.4.2.1 Trigger Events</w:t>
        </w:r>
        <w:r>
          <w:rPr>
            <w:noProof/>
            <w:webHidden/>
          </w:rPr>
          <w:tab/>
        </w:r>
        <w:r>
          <w:rPr>
            <w:noProof/>
            <w:webHidden/>
          </w:rPr>
          <w:fldChar w:fldCharType="begin"/>
        </w:r>
        <w:r>
          <w:rPr>
            <w:noProof/>
            <w:webHidden/>
          </w:rPr>
          <w:instrText xml:space="preserve"> PAGEREF _Toc461203762 \h </w:instrText>
        </w:r>
        <w:r>
          <w:rPr>
            <w:noProof/>
            <w:webHidden/>
          </w:rPr>
        </w:r>
        <w:r>
          <w:rPr>
            <w:noProof/>
            <w:webHidden/>
          </w:rPr>
          <w:fldChar w:fldCharType="separate"/>
        </w:r>
        <w:r>
          <w:rPr>
            <w:noProof/>
            <w:webHidden/>
          </w:rPr>
          <w:t>70</w:t>
        </w:r>
        <w:r>
          <w:rPr>
            <w:noProof/>
            <w:webHidden/>
          </w:rPr>
          <w:fldChar w:fldCharType="end"/>
        </w:r>
      </w:hyperlink>
    </w:p>
    <w:p w14:paraId="4758F49E" w14:textId="77777777" w:rsidR="009E3C7C" w:rsidRDefault="009E3C7C">
      <w:pPr>
        <w:pStyle w:val="TOC5"/>
        <w:rPr>
          <w:rFonts w:asciiTheme="minorHAnsi" w:eastAsiaTheme="minorEastAsia" w:hAnsiTheme="minorHAnsi" w:cstheme="minorBidi"/>
          <w:noProof/>
          <w:sz w:val="22"/>
          <w:szCs w:val="22"/>
        </w:rPr>
      </w:pPr>
      <w:hyperlink w:anchor="_Toc461203763" w:history="1">
        <w:r w:rsidRPr="00E74D1E">
          <w:rPr>
            <w:rStyle w:val="Hyperlink"/>
            <w:noProof/>
          </w:rPr>
          <w:t>3.75.4.2.2 Message Semantics</w:t>
        </w:r>
        <w:r>
          <w:rPr>
            <w:noProof/>
            <w:webHidden/>
          </w:rPr>
          <w:tab/>
        </w:r>
        <w:r>
          <w:rPr>
            <w:noProof/>
            <w:webHidden/>
          </w:rPr>
          <w:fldChar w:fldCharType="begin"/>
        </w:r>
        <w:r>
          <w:rPr>
            <w:noProof/>
            <w:webHidden/>
          </w:rPr>
          <w:instrText xml:space="preserve"> PAGEREF _Toc461203763 \h </w:instrText>
        </w:r>
        <w:r>
          <w:rPr>
            <w:noProof/>
            <w:webHidden/>
          </w:rPr>
        </w:r>
        <w:r>
          <w:rPr>
            <w:noProof/>
            <w:webHidden/>
          </w:rPr>
          <w:fldChar w:fldCharType="separate"/>
        </w:r>
        <w:r>
          <w:rPr>
            <w:noProof/>
            <w:webHidden/>
          </w:rPr>
          <w:t>70</w:t>
        </w:r>
        <w:r>
          <w:rPr>
            <w:noProof/>
            <w:webHidden/>
          </w:rPr>
          <w:fldChar w:fldCharType="end"/>
        </w:r>
      </w:hyperlink>
    </w:p>
    <w:p w14:paraId="3AAD343B" w14:textId="77777777" w:rsidR="009E3C7C" w:rsidRDefault="009E3C7C">
      <w:pPr>
        <w:pStyle w:val="TOC5"/>
        <w:rPr>
          <w:rFonts w:asciiTheme="minorHAnsi" w:eastAsiaTheme="minorEastAsia" w:hAnsiTheme="minorHAnsi" w:cstheme="minorBidi"/>
          <w:noProof/>
          <w:sz w:val="22"/>
          <w:szCs w:val="22"/>
        </w:rPr>
      </w:pPr>
      <w:hyperlink w:anchor="_Toc461203764" w:history="1">
        <w:r w:rsidRPr="00E74D1E">
          <w:rPr>
            <w:rStyle w:val="Hyperlink"/>
            <w:noProof/>
          </w:rPr>
          <w:t>3.75.4.2.3 Expected Actions</w:t>
        </w:r>
        <w:r>
          <w:rPr>
            <w:noProof/>
            <w:webHidden/>
          </w:rPr>
          <w:tab/>
        </w:r>
        <w:r>
          <w:rPr>
            <w:noProof/>
            <w:webHidden/>
          </w:rPr>
          <w:fldChar w:fldCharType="begin"/>
        </w:r>
        <w:r>
          <w:rPr>
            <w:noProof/>
            <w:webHidden/>
          </w:rPr>
          <w:instrText xml:space="preserve"> PAGEREF _Toc461203764 \h </w:instrText>
        </w:r>
        <w:r>
          <w:rPr>
            <w:noProof/>
            <w:webHidden/>
          </w:rPr>
        </w:r>
        <w:r>
          <w:rPr>
            <w:noProof/>
            <w:webHidden/>
          </w:rPr>
          <w:fldChar w:fldCharType="separate"/>
        </w:r>
        <w:r>
          <w:rPr>
            <w:noProof/>
            <w:webHidden/>
          </w:rPr>
          <w:t>70</w:t>
        </w:r>
        <w:r>
          <w:rPr>
            <w:noProof/>
            <w:webHidden/>
          </w:rPr>
          <w:fldChar w:fldCharType="end"/>
        </w:r>
      </w:hyperlink>
    </w:p>
    <w:p w14:paraId="21B98551" w14:textId="77777777" w:rsidR="009E3C7C" w:rsidRDefault="009E3C7C">
      <w:pPr>
        <w:pStyle w:val="TOC3"/>
        <w:rPr>
          <w:rFonts w:asciiTheme="minorHAnsi" w:eastAsiaTheme="minorEastAsia" w:hAnsiTheme="minorHAnsi" w:cstheme="minorBidi"/>
          <w:noProof/>
          <w:sz w:val="22"/>
          <w:szCs w:val="22"/>
        </w:rPr>
      </w:pPr>
      <w:hyperlink w:anchor="_Toc461203765" w:history="1">
        <w:r w:rsidRPr="00E74D1E">
          <w:rPr>
            <w:rStyle w:val="Hyperlink"/>
            <w:noProof/>
          </w:rPr>
          <w:t>3.75.5 Error Handling</w:t>
        </w:r>
        <w:r>
          <w:rPr>
            <w:noProof/>
            <w:webHidden/>
          </w:rPr>
          <w:tab/>
        </w:r>
        <w:r>
          <w:rPr>
            <w:noProof/>
            <w:webHidden/>
          </w:rPr>
          <w:fldChar w:fldCharType="begin"/>
        </w:r>
        <w:r>
          <w:rPr>
            <w:noProof/>
            <w:webHidden/>
          </w:rPr>
          <w:instrText xml:space="preserve"> PAGEREF _Toc461203765 \h </w:instrText>
        </w:r>
        <w:r>
          <w:rPr>
            <w:noProof/>
            <w:webHidden/>
          </w:rPr>
        </w:r>
        <w:r>
          <w:rPr>
            <w:noProof/>
            <w:webHidden/>
          </w:rPr>
          <w:fldChar w:fldCharType="separate"/>
        </w:r>
        <w:r>
          <w:rPr>
            <w:noProof/>
            <w:webHidden/>
          </w:rPr>
          <w:t>71</w:t>
        </w:r>
        <w:r>
          <w:rPr>
            <w:noProof/>
            <w:webHidden/>
          </w:rPr>
          <w:fldChar w:fldCharType="end"/>
        </w:r>
      </w:hyperlink>
    </w:p>
    <w:p w14:paraId="653C2BA5" w14:textId="77777777" w:rsidR="009E3C7C" w:rsidRDefault="009E3C7C">
      <w:pPr>
        <w:pStyle w:val="TOC3"/>
        <w:rPr>
          <w:rFonts w:asciiTheme="minorHAnsi" w:eastAsiaTheme="minorEastAsia" w:hAnsiTheme="minorHAnsi" w:cstheme="minorBidi"/>
          <w:noProof/>
          <w:sz w:val="22"/>
          <w:szCs w:val="22"/>
        </w:rPr>
      </w:pPr>
      <w:hyperlink w:anchor="_Toc461203766" w:history="1">
        <w:r w:rsidRPr="00E74D1E">
          <w:rPr>
            <w:rStyle w:val="Hyperlink"/>
            <w:noProof/>
          </w:rPr>
          <w:t>3.75.6 Security Considerations</w:t>
        </w:r>
        <w:r>
          <w:rPr>
            <w:noProof/>
            <w:webHidden/>
          </w:rPr>
          <w:tab/>
        </w:r>
        <w:r>
          <w:rPr>
            <w:noProof/>
            <w:webHidden/>
          </w:rPr>
          <w:fldChar w:fldCharType="begin"/>
        </w:r>
        <w:r>
          <w:rPr>
            <w:noProof/>
            <w:webHidden/>
          </w:rPr>
          <w:instrText xml:space="preserve"> PAGEREF _Toc461203766 \h </w:instrText>
        </w:r>
        <w:r>
          <w:rPr>
            <w:noProof/>
            <w:webHidden/>
          </w:rPr>
        </w:r>
        <w:r>
          <w:rPr>
            <w:noProof/>
            <w:webHidden/>
          </w:rPr>
          <w:fldChar w:fldCharType="separate"/>
        </w:r>
        <w:r>
          <w:rPr>
            <w:noProof/>
            <w:webHidden/>
          </w:rPr>
          <w:t>71</w:t>
        </w:r>
        <w:r>
          <w:rPr>
            <w:noProof/>
            <w:webHidden/>
          </w:rPr>
          <w:fldChar w:fldCharType="end"/>
        </w:r>
      </w:hyperlink>
    </w:p>
    <w:p w14:paraId="5063541F" w14:textId="77777777" w:rsidR="009E3C7C" w:rsidRDefault="009E3C7C">
      <w:pPr>
        <w:pStyle w:val="TOC4"/>
        <w:rPr>
          <w:rFonts w:asciiTheme="minorHAnsi" w:eastAsiaTheme="minorEastAsia" w:hAnsiTheme="minorHAnsi" w:cstheme="minorBidi"/>
          <w:noProof/>
          <w:sz w:val="22"/>
          <w:szCs w:val="22"/>
        </w:rPr>
      </w:pPr>
      <w:hyperlink w:anchor="_Toc461203767" w:history="1">
        <w:r w:rsidRPr="00E74D1E">
          <w:rPr>
            <w:rStyle w:val="Hyperlink"/>
            <w:noProof/>
          </w:rPr>
          <w:t>3.75.6.1 Security Audit Considerations</w:t>
        </w:r>
        <w:r>
          <w:rPr>
            <w:noProof/>
            <w:webHidden/>
          </w:rPr>
          <w:tab/>
        </w:r>
        <w:r>
          <w:rPr>
            <w:noProof/>
            <w:webHidden/>
          </w:rPr>
          <w:fldChar w:fldCharType="begin"/>
        </w:r>
        <w:r>
          <w:rPr>
            <w:noProof/>
            <w:webHidden/>
          </w:rPr>
          <w:instrText xml:space="preserve"> PAGEREF _Toc461203767 \h </w:instrText>
        </w:r>
        <w:r>
          <w:rPr>
            <w:noProof/>
            <w:webHidden/>
          </w:rPr>
        </w:r>
        <w:r>
          <w:rPr>
            <w:noProof/>
            <w:webHidden/>
          </w:rPr>
          <w:fldChar w:fldCharType="separate"/>
        </w:r>
        <w:r>
          <w:rPr>
            <w:noProof/>
            <w:webHidden/>
          </w:rPr>
          <w:t>71</w:t>
        </w:r>
        <w:r>
          <w:rPr>
            <w:noProof/>
            <w:webHidden/>
          </w:rPr>
          <w:fldChar w:fldCharType="end"/>
        </w:r>
      </w:hyperlink>
    </w:p>
    <w:p w14:paraId="0D9F1AC8" w14:textId="77777777" w:rsidR="009E3C7C" w:rsidRDefault="009E3C7C">
      <w:pPr>
        <w:pStyle w:val="TOC1"/>
        <w:rPr>
          <w:rFonts w:asciiTheme="minorHAnsi" w:eastAsiaTheme="minorEastAsia" w:hAnsiTheme="minorHAnsi" w:cstheme="minorBidi"/>
          <w:noProof/>
          <w:sz w:val="22"/>
          <w:szCs w:val="22"/>
        </w:rPr>
      </w:pPr>
      <w:hyperlink w:anchor="_Toc461203768" w:history="1">
        <w:r w:rsidRPr="00E74D1E">
          <w:rPr>
            <w:rStyle w:val="Hyperlink"/>
            <w:noProof/>
          </w:rPr>
          <w:t>Volume 2x – Appendices</w:t>
        </w:r>
        <w:r>
          <w:rPr>
            <w:noProof/>
            <w:webHidden/>
          </w:rPr>
          <w:tab/>
        </w:r>
        <w:r>
          <w:rPr>
            <w:noProof/>
            <w:webHidden/>
          </w:rPr>
          <w:fldChar w:fldCharType="begin"/>
        </w:r>
        <w:r>
          <w:rPr>
            <w:noProof/>
            <w:webHidden/>
          </w:rPr>
          <w:instrText xml:space="preserve"> PAGEREF _Toc461203768 \h </w:instrText>
        </w:r>
        <w:r>
          <w:rPr>
            <w:noProof/>
            <w:webHidden/>
          </w:rPr>
        </w:r>
        <w:r>
          <w:rPr>
            <w:noProof/>
            <w:webHidden/>
          </w:rPr>
          <w:fldChar w:fldCharType="separate"/>
        </w:r>
        <w:r>
          <w:rPr>
            <w:noProof/>
            <w:webHidden/>
          </w:rPr>
          <w:t>72</w:t>
        </w:r>
        <w:r>
          <w:rPr>
            <w:noProof/>
            <w:webHidden/>
          </w:rPr>
          <w:fldChar w:fldCharType="end"/>
        </w:r>
      </w:hyperlink>
    </w:p>
    <w:p w14:paraId="2BD32540" w14:textId="77777777" w:rsidR="009E3C7C" w:rsidRDefault="009E3C7C">
      <w:pPr>
        <w:pStyle w:val="TOC1"/>
        <w:rPr>
          <w:rFonts w:asciiTheme="minorHAnsi" w:eastAsiaTheme="minorEastAsia" w:hAnsiTheme="minorHAnsi" w:cstheme="minorBidi"/>
          <w:noProof/>
          <w:sz w:val="22"/>
          <w:szCs w:val="22"/>
        </w:rPr>
      </w:pPr>
      <w:hyperlink w:anchor="_Toc461203769" w:history="1">
        <w:r w:rsidRPr="00E74D1E">
          <w:rPr>
            <w:rStyle w:val="Hyperlink"/>
            <w:noProof/>
          </w:rPr>
          <w:t>Appendix Y – Care Service Discovery (CSD) Data Model (Normative)</w:t>
        </w:r>
        <w:r>
          <w:rPr>
            <w:noProof/>
            <w:webHidden/>
          </w:rPr>
          <w:tab/>
        </w:r>
        <w:r>
          <w:rPr>
            <w:noProof/>
            <w:webHidden/>
          </w:rPr>
          <w:fldChar w:fldCharType="begin"/>
        </w:r>
        <w:r>
          <w:rPr>
            <w:noProof/>
            <w:webHidden/>
          </w:rPr>
          <w:instrText xml:space="preserve"> PAGEREF _Toc461203769 \h </w:instrText>
        </w:r>
        <w:r>
          <w:rPr>
            <w:noProof/>
            <w:webHidden/>
          </w:rPr>
        </w:r>
        <w:r>
          <w:rPr>
            <w:noProof/>
            <w:webHidden/>
          </w:rPr>
          <w:fldChar w:fldCharType="separate"/>
        </w:r>
        <w:r>
          <w:rPr>
            <w:noProof/>
            <w:webHidden/>
          </w:rPr>
          <w:t>72</w:t>
        </w:r>
        <w:r>
          <w:rPr>
            <w:noProof/>
            <w:webHidden/>
          </w:rPr>
          <w:fldChar w:fldCharType="end"/>
        </w:r>
      </w:hyperlink>
    </w:p>
    <w:p w14:paraId="5E48E3BC" w14:textId="77777777" w:rsidR="009E3C7C" w:rsidRDefault="009E3C7C">
      <w:pPr>
        <w:pStyle w:val="TOC2"/>
        <w:tabs>
          <w:tab w:val="left" w:pos="1152"/>
        </w:tabs>
        <w:rPr>
          <w:rFonts w:asciiTheme="minorHAnsi" w:eastAsiaTheme="minorEastAsia" w:hAnsiTheme="minorHAnsi" w:cstheme="minorBidi"/>
          <w:noProof/>
          <w:sz w:val="22"/>
          <w:szCs w:val="22"/>
        </w:rPr>
      </w:pPr>
      <w:hyperlink w:anchor="_Toc461203770" w:history="1">
        <w:r w:rsidRPr="00E74D1E">
          <w:rPr>
            <w:rStyle w:val="Hyperlink"/>
            <w:noProof/>
          </w:rPr>
          <w:t>Y.1</w:t>
        </w:r>
        <w:r>
          <w:rPr>
            <w:rFonts w:asciiTheme="minorHAnsi" w:eastAsiaTheme="minorEastAsia" w:hAnsiTheme="minorHAnsi" w:cstheme="minorBidi"/>
            <w:noProof/>
            <w:sz w:val="22"/>
            <w:szCs w:val="22"/>
          </w:rPr>
          <w:tab/>
        </w:r>
        <w:r w:rsidRPr="00E74D1E">
          <w:rPr>
            <w:rStyle w:val="Hyperlink"/>
            <w:noProof/>
          </w:rPr>
          <w:t>Care Service Discovery – Entities and Attributes</w:t>
        </w:r>
        <w:r>
          <w:rPr>
            <w:noProof/>
            <w:webHidden/>
          </w:rPr>
          <w:tab/>
        </w:r>
        <w:r>
          <w:rPr>
            <w:noProof/>
            <w:webHidden/>
          </w:rPr>
          <w:fldChar w:fldCharType="begin"/>
        </w:r>
        <w:r>
          <w:rPr>
            <w:noProof/>
            <w:webHidden/>
          </w:rPr>
          <w:instrText xml:space="preserve"> PAGEREF _Toc461203770 \h </w:instrText>
        </w:r>
        <w:r>
          <w:rPr>
            <w:noProof/>
            <w:webHidden/>
          </w:rPr>
        </w:r>
        <w:r>
          <w:rPr>
            <w:noProof/>
            <w:webHidden/>
          </w:rPr>
          <w:fldChar w:fldCharType="separate"/>
        </w:r>
        <w:r>
          <w:rPr>
            <w:noProof/>
            <w:webHidden/>
          </w:rPr>
          <w:t>72</w:t>
        </w:r>
        <w:r>
          <w:rPr>
            <w:noProof/>
            <w:webHidden/>
          </w:rPr>
          <w:fldChar w:fldCharType="end"/>
        </w:r>
      </w:hyperlink>
    </w:p>
    <w:p w14:paraId="2D559B2F" w14:textId="77777777" w:rsidR="009E3C7C" w:rsidRDefault="009E3C7C">
      <w:pPr>
        <w:pStyle w:val="TOC2"/>
        <w:rPr>
          <w:rFonts w:asciiTheme="minorHAnsi" w:eastAsiaTheme="minorEastAsia" w:hAnsiTheme="minorHAnsi" w:cstheme="minorBidi"/>
          <w:noProof/>
          <w:sz w:val="22"/>
          <w:szCs w:val="22"/>
        </w:rPr>
      </w:pPr>
      <w:hyperlink w:anchor="_Toc461203771" w:history="1">
        <w:r w:rsidRPr="00E74D1E">
          <w:rPr>
            <w:rStyle w:val="Hyperlink"/>
            <w:noProof/>
          </w:rPr>
          <w:t>Y.2 CSD Schema</w:t>
        </w:r>
        <w:r>
          <w:rPr>
            <w:noProof/>
            <w:webHidden/>
          </w:rPr>
          <w:tab/>
        </w:r>
        <w:r>
          <w:rPr>
            <w:noProof/>
            <w:webHidden/>
          </w:rPr>
          <w:fldChar w:fldCharType="begin"/>
        </w:r>
        <w:r>
          <w:rPr>
            <w:noProof/>
            <w:webHidden/>
          </w:rPr>
          <w:instrText xml:space="preserve"> PAGEREF _Toc461203771 \h </w:instrText>
        </w:r>
        <w:r>
          <w:rPr>
            <w:noProof/>
            <w:webHidden/>
          </w:rPr>
        </w:r>
        <w:r>
          <w:rPr>
            <w:noProof/>
            <w:webHidden/>
          </w:rPr>
          <w:fldChar w:fldCharType="separate"/>
        </w:r>
        <w:r>
          <w:rPr>
            <w:noProof/>
            <w:webHidden/>
          </w:rPr>
          <w:t>88</w:t>
        </w:r>
        <w:r>
          <w:rPr>
            <w:noProof/>
            <w:webHidden/>
          </w:rPr>
          <w:fldChar w:fldCharType="end"/>
        </w:r>
      </w:hyperlink>
    </w:p>
    <w:p w14:paraId="482F2587" w14:textId="77777777" w:rsidR="009E3C7C" w:rsidRDefault="009E3C7C">
      <w:pPr>
        <w:pStyle w:val="TOC2"/>
        <w:rPr>
          <w:rFonts w:asciiTheme="minorHAnsi" w:eastAsiaTheme="minorEastAsia" w:hAnsiTheme="minorHAnsi" w:cstheme="minorBidi"/>
          <w:noProof/>
          <w:sz w:val="22"/>
          <w:szCs w:val="22"/>
        </w:rPr>
      </w:pPr>
      <w:hyperlink w:anchor="_Toc461203772" w:history="1">
        <w:r w:rsidRPr="00E74D1E">
          <w:rPr>
            <w:rStyle w:val="Hyperlink"/>
            <w:noProof/>
          </w:rPr>
          <w:t>Y.3 Stored Queries</w:t>
        </w:r>
        <w:r>
          <w:rPr>
            <w:noProof/>
            <w:webHidden/>
          </w:rPr>
          <w:tab/>
        </w:r>
        <w:r>
          <w:rPr>
            <w:noProof/>
            <w:webHidden/>
          </w:rPr>
          <w:fldChar w:fldCharType="begin"/>
        </w:r>
        <w:r>
          <w:rPr>
            <w:noProof/>
            <w:webHidden/>
          </w:rPr>
          <w:instrText xml:space="preserve"> PAGEREF _Toc461203772 \h </w:instrText>
        </w:r>
        <w:r>
          <w:rPr>
            <w:noProof/>
            <w:webHidden/>
          </w:rPr>
        </w:r>
        <w:r>
          <w:rPr>
            <w:noProof/>
            <w:webHidden/>
          </w:rPr>
          <w:fldChar w:fldCharType="separate"/>
        </w:r>
        <w:r>
          <w:rPr>
            <w:noProof/>
            <w:webHidden/>
          </w:rPr>
          <w:t>97</w:t>
        </w:r>
        <w:r>
          <w:rPr>
            <w:noProof/>
            <w:webHidden/>
          </w:rPr>
          <w:fldChar w:fldCharType="end"/>
        </w:r>
      </w:hyperlink>
    </w:p>
    <w:p w14:paraId="53BF8282" w14:textId="77777777" w:rsidR="009E3C7C" w:rsidRDefault="009E3C7C">
      <w:pPr>
        <w:pStyle w:val="TOC1"/>
        <w:rPr>
          <w:rFonts w:asciiTheme="minorHAnsi" w:eastAsiaTheme="minorEastAsia" w:hAnsiTheme="minorHAnsi" w:cstheme="minorBidi"/>
          <w:noProof/>
          <w:sz w:val="22"/>
          <w:szCs w:val="22"/>
        </w:rPr>
      </w:pPr>
      <w:hyperlink w:anchor="_Toc461203773" w:history="1">
        <w:r w:rsidRPr="00E74D1E">
          <w:rPr>
            <w:rStyle w:val="Hyperlink"/>
            <w:noProof/>
          </w:rPr>
          <w:t>Volume 3 – Content Modules</w:t>
        </w:r>
        <w:r>
          <w:rPr>
            <w:noProof/>
            <w:webHidden/>
          </w:rPr>
          <w:tab/>
        </w:r>
        <w:r>
          <w:rPr>
            <w:noProof/>
            <w:webHidden/>
          </w:rPr>
          <w:fldChar w:fldCharType="begin"/>
        </w:r>
        <w:r>
          <w:rPr>
            <w:noProof/>
            <w:webHidden/>
          </w:rPr>
          <w:instrText xml:space="preserve"> PAGEREF _Toc461203773 \h </w:instrText>
        </w:r>
        <w:r>
          <w:rPr>
            <w:noProof/>
            <w:webHidden/>
          </w:rPr>
        </w:r>
        <w:r>
          <w:rPr>
            <w:noProof/>
            <w:webHidden/>
          </w:rPr>
          <w:fldChar w:fldCharType="separate"/>
        </w:r>
        <w:r>
          <w:rPr>
            <w:noProof/>
            <w:webHidden/>
          </w:rPr>
          <w:t>115</w:t>
        </w:r>
        <w:r>
          <w:rPr>
            <w:noProof/>
            <w:webHidden/>
          </w:rPr>
          <w:fldChar w:fldCharType="end"/>
        </w:r>
      </w:hyperlink>
    </w:p>
    <w:p w14:paraId="74FEA697" w14:textId="77777777" w:rsidR="009E3C7C" w:rsidRDefault="009E3C7C">
      <w:pPr>
        <w:pStyle w:val="TOC1"/>
        <w:rPr>
          <w:rFonts w:asciiTheme="minorHAnsi" w:eastAsiaTheme="minorEastAsia" w:hAnsiTheme="minorHAnsi" w:cstheme="minorBidi"/>
          <w:noProof/>
          <w:sz w:val="22"/>
          <w:szCs w:val="22"/>
        </w:rPr>
      </w:pPr>
      <w:hyperlink w:anchor="_Toc461203774" w:history="1">
        <w:r w:rsidRPr="00E74D1E">
          <w:rPr>
            <w:rStyle w:val="Hyperlink"/>
            <w:noProof/>
          </w:rPr>
          <w:t>Volume 4 – National Extensions</w:t>
        </w:r>
        <w:r>
          <w:rPr>
            <w:noProof/>
            <w:webHidden/>
          </w:rPr>
          <w:tab/>
        </w:r>
        <w:r>
          <w:rPr>
            <w:noProof/>
            <w:webHidden/>
          </w:rPr>
          <w:fldChar w:fldCharType="begin"/>
        </w:r>
        <w:r>
          <w:rPr>
            <w:noProof/>
            <w:webHidden/>
          </w:rPr>
          <w:instrText xml:space="preserve"> PAGEREF _Toc461203774 \h </w:instrText>
        </w:r>
        <w:r>
          <w:rPr>
            <w:noProof/>
            <w:webHidden/>
          </w:rPr>
        </w:r>
        <w:r>
          <w:rPr>
            <w:noProof/>
            <w:webHidden/>
          </w:rPr>
          <w:fldChar w:fldCharType="separate"/>
        </w:r>
        <w:r>
          <w:rPr>
            <w:noProof/>
            <w:webHidden/>
          </w:rPr>
          <w:t>116</w:t>
        </w:r>
        <w:r>
          <w:rPr>
            <w:noProof/>
            <w:webHidden/>
          </w:rPr>
          <w:fldChar w:fldCharType="end"/>
        </w:r>
      </w:hyperlink>
    </w:p>
    <w:p w14:paraId="7BF7E845" w14:textId="77777777" w:rsidR="00FD6280" w:rsidRPr="007B0978" w:rsidRDefault="00781936">
      <w:pPr>
        <w:pStyle w:val="BodyText"/>
        <w:tabs>
          <w:tab w:val="left" w:pos="5933"/>
        </w:tabs>
        <w:rPr>
          <w:noProof w:val="0"/>
        </w:rPr>
      </w:pPr>
      <w:r w:rsidRPr="007B0978">
        <w:rPr>
          <w:noProof w:val="0"/>
        </w:rPr>
        <w:fldChar w:fldCharType="end"/>
      </w:r>
      <w:r w:rsidR="00FD6280" w:rsidRPr="007B0978">
        <w:rPr>
          <w:noProof w:val="0"/>
        </w:rPr>
        <w:tab/>
      </w:r>
    </w:p>
    <w:p w14:paraId="7096A569" w14:textId="37F61FFA" w:rsidR="00FD6280" w:rsidRPr="007B0978" w:rsidRDefault="00FD6280" w:rsidP="00F967B3">
      <w:pPr>
        <w:pStyle w:val="BodyText"/>
        <w:rPr>
          <w:b/>
          <w:bCs/>
          <w:noProof w:val="0"/>
        </w:rPr>
      </w:pPr>
    </w:p>
    <w:p w14:paraId="5E54A135" w14:textId="77777777" w:rsidR="00286F17" w:rsidRPr="007B0978" w:rsidRDefault="00286F17" w:rsidP="00F967B3">
      <w:pPr>
        <w:pStyle w:val="BodyText"/>
        <w:rPr>
          <w:b/>
          <w:bCs/>
          <w:noProof w:val="0"/>
        </w:rPr>
      </w:pPr>
    </w:p>
    <w:p w14:paraId="6FB95607" w14:textId="77777777" w:rsidR="00286F17" w:rsidRPr="007B0978" w:rsidRDefault="00286F17" w:rsidP="00F967B3">
      <w:pPr>
        <w:pStyle w:val="BodyText"/>
        <w:rPr>
          <w:b/>
          <w:bCs/>
          <w:noProof w:val="0"/>
        </w:rPr>
      </w:pPr>
    </w:p>
    <w:p w14:paraId="34263A56" w14:textId="77777777" w:rsidR="00286F17" w:rsidRPr="007B0978" w:rsidRDefault="00286F17" w:rsidP="00F967B3">
      <w:pPr>
        <w:pStyle w:val="BodyText"/>
        <w:rPr>
          <w:b/>
          <w:bCs/>
          <w:noProof w:val="0"/>
        </w:rPr>
      </w:pPr>
    </w:p>
    <w:p w14:paraId="3998CF62" w14:textId="77777777" w:rsidR="00286F17" w:rsidRPr="007B0978" w:rsidRDefault="00286F17" w:rsidP="00F967B3">
      <w:pPr>
        <w:pStyle w:val="BodyText"/>
        <w:rPr>
          <w:b/>
          <w:bCs/>
          <w:noProof w:val="0"/>
        </w:rPr>
      </w:pPr>
    </w:p>
    <w:p w14:paraId="0D905542" w14:textId="77777777" w:rsidR="00FD6280" w:rsidRPr="007B0978" w:rsidRDefault="00FD6280" w:rsidP="008616CB">
      <w:pPr>
        <w:pStyle w:val="Heading1"/>
        <w:pageBreakBefore w:val="0"/>
        <w:numPr>
          <w:ilvl w:val="0"/>
          <w:numId w:val="0"/>
        </w:numPr>
        <w:rPr>
          <w:noProof w:val="0"/>
        </w:rPr>
      </w:pP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253489434"/>
      <w:bookmarkStart w:id="10" w:name="_Toc358800520"/>
      <w:bookmarkStart w:id="11" w:name="_Toc358800593"/>
      <w:bookmarkStart w:id="12" w:name="_Toc461203655"/>
      <w:bookmarkEnd w:id="0"/>
      <w:bookmarkEnd w:id="1"/>
      <w:r w:rsidRPr="007B0978">
        <w:rPr>
          <w:noProof w:val="0"/>
        </w:rPr>
        <w:lastRenderedPageBreak/>
        <w:t>Introduction</w:t>
      </w:r>
      <w:bookmarkEnd w:id="2"/>
      <w:bookmarkEnd w:id="3"/>
      <w:bookmarkEnd w:id="4"/>
      <w:bookmarkEnd w:id="5"/>
      <w:bookmarkEnd w:id="6"/>
      <w:bookmarkEnd w:id="7"/>
      <w:bookmarkEnd w:id="8"/>
      <w:bookmarkEnd w:id="9"/>
      <w:r w:rsidRPr="007B0978">
        <w:rPr>
          <w:noProof w:val="0"/>
        </w:rPr>
        <w:t xml:space="preserve"> to this Supplement</w:t>
      </w:r>
      <w:bookmarkEnd w:id="10"/>
      <w:bookmarkEnd w:id="11"/>
      <w:bookmarkEnd w:id="12"/>
    </w:p>
    <w:p w14:paraId="75237E12" w14:textId="1BF4643E" w:rsidR="00FD6280" w:rsidRPr="007B0978" w:rsidRDefault="00FD6280" w:rsidP="008E2166">
      <w:pPr>
        <w:pStyle w:val="BodyText"/>
        <w:rPr>
          <w:noProof w:val="0"/>
        </w:rPr>
      </w:pPr>
      <w:r w:rsidRPr="007B0978">
        <w:rPr>
          <w:noProof w:val="0"/>
        </w:rPr>
        <w:t xml:space="preserve">This introduces the Care Services Discovery (CSD) </w:t>
      </w:r>
      <w:r w:rsidR="005E006B" w:rsidRPr="007B0978">
        <w:rPr>
          <w:noProof w:val="0"/>
        </w:rPr>
        <w:t>Profile</w:t>
      </w:r>
      <w:r w:rsidRPr="007B0978">
        <w:rPr>
          <w:noProof w:val="0"/>
        </w:rPr>
        <w:t xml:space="preserve">. The CSD </w:t>
      </w:r>
      <w:r w:rsidR="005E006B" w:rsidRPr="007B0978">
        <w:rPr>
          <w:noProof w:val="0"/>
        </w:rPr>
        <w:t>Profile</w:t>
      </w:r>
      <w:r w:rsidRPr="007B0978">
        <w:rPr>
          <w:noProof w:val="0"/>
        </w:rPr>
        <w:t xml:space="preserve"> supports queries across related directories containing data about: organizations, facilities, services and providers. </w:t>
      </w:r>
      <w:r w:rsidR="002B15D1" w:rsidRPr="007B0978">
        <w:rPr>
          <w:noProof w:val="0"/>
        </w:rPr>
        <w:t>Queries against an optional “</w:t>
      </w:r>
      <w:proofErr w:type="spellStart"/>
      <w:r w:rsidR="002B15D1" w:rsidRPr="007B0978">
        <w:rPr>
          <w:noProof w:val="0"/>
        </w:rPr>
        <w:t>FreeBusy</w:t>
      </w:r>
      <w:proofErr w:type="spellEnd"/>
      <w:r w:rsidR="002B15D1" w:rsidRPr="007B0978">
        <w:rPr>
          <w:noProof w:val="0"/>
        </w:rPr>
        <w:t>” service are</w:t>
      </w:r>
      <w:r w:rsidRPr="007B0978">
        <w:rPr>
          <w:noProof w:val="0"/>
        </w:rPr>
        <w:t xml:space="preserve"> also supported; this </w:t>
      </w:r>
      <w:proofErr w:type="spellStart"/>
      <w:r w:rsidRPr="007B0978">
        <w:rPr>
          <w:noProof w:val="0"/>
        </w:rPr>
        <w:t>FreeBusy</w:t>
      </w:r>
      <w:proofErr w:type="spellEnd"/>
      <w:r w:rsidRPr="007B0978">
        <w:rPr>
          <w:noProof w:val="0"/>
        </w:rPr>
        <w:t xml:space="preserve"> information would support the development of a list of schedulable time slots for providers or services at specific facilities.</w:t>
      </w:r>
    </w:p>
    <w:p w14:paraId="6DA8621C" w14:textId="09B66BEE" w:rsidR="00FD6280" w:rsidRPr="007B0978" w:rsidRDefault="00FD6280" w:rsidP="008E2166">
      <w:pPr>
        <w:pStyle w:val="BodyText"/>
        <w:rPr>
          <w:noProof w:val="0"/>
        </w:rPr>
      </w:pPr>
      <w:r w:rsidRPr="007B0978">
        <w:rPr>
          <w:noProof w:val="0"/>
        </w:rPr>
        <w:t xml:space="preserve">The CSD </w:t>
      </w:r>
      <w:r w:rsidR="005E006B" w:rsidRPr="007B0978">
        <w:rPr>
          <w:noProof w:val="0"/>
        </w:rPr>
        <w:t>Profile</w:t>
      </w:r>
      <w:r w:rsidRPr="007B0978">
        <w:rPr>
          <w:noProof w:val="0"/>
        </w:rPr>
        <w:t xml:space="preserve"> describes four actors and the transactions between them:</w:t>
      </w:r>
    </w:p>
    <w:p w14:paraId="6FC8C9D3" w14:textId="36572EED" w:rsidR="00E816FD" w:rsidRPr="007B0978" w:rsidRDefault="00FD6280" w:rsidP="006E5C45">
      <w:pPr>
        <w:pStyle w:val="ListNumber2"/>
      </w:pPr>
      <w:r w:rsidRPr="007B0978">
        <w:rPr>
          <w:b/>
        </w:rPr>
        <w:t xml:space="preserve">Service Finder </w:t>
      </w:r>
      <w:r w:rsidRPr="007B0978">
        <w:t xml:space="preserve">– the Service Finder </w:t>
      </w:r>
      <w:r w:rsidR="005E006B" w:rsidRPr="007B0978">
        <w:t>Actor</w:t>
      </w:r>
      <w:r w:rsidRPr="007B0978">
        <w:t xml:space="preserve"> submits queries to the Care Services </w:t>
      </w:r>
      <w:proofErr w:type="spellStart"/>
      <w:r w:rsidRPr="007B0978">
        <w:t>InfoManager</w:t>
      </w:r>
      <w:proofErr w:type="spellEnd"/>
      <w:r w:rsidRPr="007B0978">
        <w:t xml:space="preserve">, who returns the requested result(s). Queries may be expressed as invocations of “stored” queries, or (optionally) as ad hoc queries using the flexible XQuery standard, or (optionally) as iCalendar </w:t>
      </w:r>
      <w:proofErr w:type="spellStart"/>
      <w:r w:rsidRPr="007B0978">
        <w:t>vFREEBUSY</w:t>
      </w:r>
      <w:proofErr w:type="spellEnd"/>
      <w:r w:rsidRPr="007B0978">
        <w:t xml:space="preserve"> queries.</w:t>
      </w:r>
    </w:p>
    <w:p w14:paraId="04F39506" w14:textId="49B00D0B" w:rsidR="00E816FD" w:rsidRPr="007B0978" w:rsidRDefault="00FD6280" w:rsidP="006E5C45">
      <w:pPr>
        <w:pStyle w:val="ListNumber2"/>
      </w:pPr>
      <w:r w:rsidRPr="007B0978">
        <w:rPr>
          <w:b/>
        </w:rPr>
        <w:t xml:space="preserve">Care Services </w:t>
      </w:r>
      <w:proofErr w:type="spellStart"/>
      <w:r w:rsidRPr="007B0978">
        <w:rPr>
          <w:b/>
        </w:rPr>
        <w:t>InfoManager</w:t>
      </w:r>
      <w:proofErr w:type="spellEnd"/>
      <w:r w:rsidRPr="007B0978">
        <w:t xml:space="preserve"> – the </w:t>
      </w:r>
      <w:proofErr w:type="spellStart"/>
      <w:r w:rsidRPr="007B0978">
        <w:t>InfoManager</w:t>
      </w:r>
      <w:proofErr w:type="spellEnd"/>
      <w:r w:rsidRPr="007B0978">
        <w:t xml:space="preserve"> </w:t>
      </w:r>
      <w:r w:rsidR="005E006B" w:rsidRPr="007B0978">
        <w:t>Actor</w:t>
      </w:r>
      <w:r w:rsidRPr="007B0978">
        <w:t xml:space="preserve"> has two roles. The </w:t>
      </w:r>
      <w:proofErr w:type="spellStart"/>
      <w:r w:rsidRPr="007B0978">
        <w:t>InfoManager</w:t>
      </w:r>
      <w:proofErr w:type="spellEnd"/>
      <w:r w:rsidRPr="007B0978">
        <w:t xml:space="preserve"> maintains a local cache of content that represents cross-referenced data from one or more Care Services Directory actors. The </w:t>
      </w:r>
      <w:proofErr w:type="spellStart"/>
      <w:r w:rsidRPr="007B0978">
        <w:t>InfoManager</w:t>
      </w:r>
      <w:proofErr w:type="spellEnd"/>
      <w:r w:rsidRPr="007B0978">
        <w:t xml:space="preserve"> periodically refreshes this cache by querying Directory actors for updated content. The </w:t>
      </w:r>
      <w:proofErr w:type="spellStart"/>
      <w:r w:rsidRPr="007B0978">
        <w:t>InfoManager’s</w:t>
      </w:r>
      <w:proofErr w:type="spellEnd"/>
      <w:r w:rsidRPr="007B0978">
        <w:t xml:space="preserve"> other role is to process inbound queries from Service Finder actors. These queries are executed against the cached content. </w:t>
      </w:r>
    </w:p>
    <w:p w14:paraId="0FA8B3EA" w14:textId="1E8E565F" w:rsidR="00E816FD" w:rsidRPr="007B0978" w:rsidRDefault="00FD6280" w:rsidP="006E5C45">
      <w:pPr>
        <w:pStyle w:val="ListNumber2"/>
      </w:pPr>
      <w:r w:rsidRPr="007B0978">
        <w:rPr>
          <w:b/>
        </w:rPr>
        <w:t>Care Services Directory</w:t>
      </w:r>
      <w:r w:rsidRPr="007B0978">
        <w:t xml:space="preserve"> – the Directory </w:t>
      </w:r>
      <w:r w:rsidR="005E006B" w:rsidRPr="007B0978">
        <w:t>Actor</w:t>
      </w:r>
      <w:r w:rsidRPr="007B0978">
        <w:t xml:space="preserve"> is responsible for returning an XML document in response to a refresh request from a Care Services </w:t>
      </w:r>
      <w:proofErr w:type="spellStart"/>
      <w:r w:rsidRPr="007B0978">
        <w:t>InfoManager</w:t>
      </w:r>
      <w:proofErr w:type="spellEnd"/>
      <w:r w:rsidRPr="007B0978">
        <w:t xml:space="preserve">. The response document contains content which has been inserted or updated in the directory since the last refresh and is expressed in the format defined by the CSD </w:t>
      </w:r>
      <w:r w:rsidR="005E006B" w:rsidRPr="007B0978">
        <w:t>Profile</w:t>
      </w:r>
      <w:r w:rsidRPr="007B0978">
        <w:t>’s XML schema.</w:t>
      </w:r>
    </w:p>
    <w:p w14:paraId="560ADC57" w14:textId="55944CA2" w:rsidR="00E816FD" w:rsidRPr="007B0978" w:rsidRDefault="00FD6280" w:rsidP="006E5C45">
      <w:pPr>
        <w:pStyle w:val="ListNumber2"/>
      </w:pPr>
      <w:r w:rsidRPr="007B0978">
        <w:rPr>
          <w:b/>
        </w:rPr>
        <w:t>Service Availability</w:t>
      </w:r>
      <w:r w:rsidRPr="007B0978">
        <w:t xml:space="preserve"> – the Service Availability </w:t>
      </w:r>
      <w:r w:rsidR="005E006B" w:rsidRPr="007B0978">
        <w:t>Actor</w:t>
      </w:r>
      <w:r w:rsidRPr="007B0978">
        <w:t xml:space="preserve"> responds to requests for the “busy” time for a provider offering a service at a specified facility or for a service at a specified facility. This busy data may be employed to determine the free time slots which may be scheduled. The format of the request and response is defined by the IETF </w:t>
      </w:r>
      <w:proofErr w:type="spellStart"/>
      <w:r w:rsidRPr="007B0978">
        <w:t>CalDAV</w:t>
      </w:r>
      <w:proofErr w:type="spellEnd"/>
      <w:r w:rsidRPr="007B0978">
        <w:t xml:space="preserve"> specification (RFC 4791).</w:t>
      </w:r>
    </w:p>
    <w:p w14:paraId="79B3E89E" w14:textId="354CD6B1" w:rsidR="00FD6280" w:rsidRPr="007B0978" w:rsidRDefault="00FD6280" w:rsidP="008E2166">
      <w:pPr>
        <w:pStyle w:val="BodyText"/>
        <w:rPr>
          <w:noProof w:val="0"/>
        </w:rPr>
      </w:pPr>
      <w:r w:rsidRPr="007B0978">
        <w:rPr>
          <w:noProof w:val="0"/>
        </w:rPr>
        <w:t xml:space="preserve">Because it maintains interlinked directory information, the CSD </w:t>
      </w:r>
      <w:r w:rsidR="005E006B" w:rsidRPr="007B0978">
        <w:rPr>
          <w:noProof w:val="0"/>
        </w:rPr>
        <w:t>Profile</w:t>
      </w:r>
      <w:r w:rsidRPr="007B0978">
        <w:rPr>
          <w:noProof w:val="0"/>
        </w:rPr>
        <w:t xml:space="preserve"> </w:t>
      </w:r>
      <w:proofErr w:type="gramStart"/>
      <w:r w:rsidRPr="007B0978">
        <w:rPr>
          <w:noProof w:val="0"/>
        </w:rPr>
        <w:t>is able to</w:t>
      </w:r>
      <w:proofErr w:type="gramEnd"/>
      <w:r w:rsidRPr="007B0978">
        <w:rPr>
          <w:noProof w:val="0"/>
        </w:rPr>
        <w:t xml:space="preserve"> respond to queries such as:</w:t>
      </w:r>
    </w:p>
    <w:p w14:paraId="05EFEEA3" w14:textId="77777777" w:rsidR="00FD6280" w:rsidRPr="007B0978" w:rsidRDefault="00FD6280" w:rsidP="00B96395">
      <w:pPr>
        <w:pStyle w:val="ListBullet2"/>
        <w:numPr>
          <w:ilvl w:val="0"/>
          <w:numId w:val="33"/>
        </w:numPr>
      </w:pPr>
      <w:r w:rsidRPr="007B0978">
        <w:t>Which facilities are associated with which organizations?</w:t>
      </w:r>
    </w:p>
    <w:p w14:paraId="60A292CB" w14:textId="77777777" w:rsidR="00FD6280" w:rsidRPr="007B0978" w:rsidRDefault="00FD6280" w:rsidP="00B96395">
      <w:pPr>
        <w:pStyle w:val="ListBullet2"/>
        <w:numPr>
          <w:ilvl w:val="0"/>
          <w:numId w:val="33"/>
        </w:numPr>
      </w:pPr>
      <w:r w:rsidRPr="007B0978">
        <w:t>What services are provided at specific facilities or, conversely, where are the facilities that provide a specified service?</w:t>
      </w:r>
    </w:p>
    <w:p w14:paraId="57E65CB2" w14:textId="77777777" w:rsidR="00FD6280" w:rsidRPr="007B0978" w:rsidRDefault="00FD6280" w:rsidP="00B96395">
      <w:pPr>
        <w:pStyle w:val="ListBullet2"/>
        <w:numPr>
          <w:ilvl w:val="0"/>
          <w:numId w:val="33"/>
        </w:numPr>
      </w:pPr>
      <w:r w:rsidRPr="007B0978">
        <w:t>Who are the providers associated with a particular organization; what services do they provide</w:t>
      </w:r>
      <w:proofErr w:type="gramStart"/>
      <w:r w:rsidRPr="007B0978">
        <w:t>; at</w:t>
      </w:r>
      <w:proofErr w:type="gramEnd"/>
      <w:r w:rsidRPr="007B0978">
        <w:t xml:space="preserve"> which facilities do they </w:t>
      </w:r>
      <w:proofErr w:type="gramStart"/>
      <w:r w:rsidRPr="007B0978">
        <w:t>provide these services</w:t>
      </w:r>
      <w:proofErr w:type="gramEnd"/>
      <w:r w:rsidRPr="007B0978">
        <w:t xml:space="preserve">, and when? </w:t>
      </w:r>
    </w:p>
    <w:p w14:paraId="3B7F0888" w14:textId="77777777" w:rsidR="00FD6280" w:rsidRPr="007B0978" w:rsidRDefault="00FD6280" w:rsidP="00B96395">
      <w:pPr>
        <w:pStyle w:val="ListBullet2"/>
        <w:numPr>
          <w:ilvl w:val="0"/>
          <w:numId w:val="33"/>
        </w:numPr>
      </w:pPr>
      <w:r w:rsidRPr="007B0978">
        <w:t>Within a specified date range, when are the schedulable time slots for the provider of a specific service?</w:t>
      </w:r>
    </w:p>
    <w:p w14:paraId="13772A84" w14:textId="5FD51718" w:rsidR="00FD6280" w:rsidRPr="007B0978" w:rsidRDefault="00FD6280" w:rsidP="008E2166">
      <w:pPr>
        <w:pStyle w:val="BodyText"/>
        <w:rPr>
          <w:noProof w:val="0"/>
        </w:rPr>
      </w:pPr>
      <w:r w:rsidRPr="007B0978">
        <w:rPr>
          <w:noProof w:val="0"/>
        </w:rPr>
        <w:t xml:space="preserve">The CSD </w:t>
      </w:r>
      <w:r w:rsidR="005E006B" w:rsidRPr="007B0978">
        <w:rPr>
          <w:noProof w:val="0"/>
        </w:rPr>
        <w:t>Profile</w:t>
      </w:r>
      <w:r w:rsidRPr="007B0978">
        <w:rPr>
          <w:noProof w:val="0"/>
        </w:rPr>
        <w:t xml:space="preserve">’s loosely coupled design and flexible querying capability means it can be deployed within </w:t>
      </w:r>
      <w:proofErr w:type="gramStart"/>
      <w:r w:rsidRPr="007B0978">
        <w:rPr>
          <w:noProof w:val="0"/>
        </w:rPr>
        <w:t>a number of</w:t>
      </w:r>
      <w:proofErr w:type="gramEnd"/>
      <w:r w:rsidRPr="007B0978">
        <w:rPr>
          <w:noProof w:val="0"/>
        </w:rPr>
        <w:t xml:space="preserve"> eHealth architectures and support a wide array of care workflows. </w:t>
      </w:r>
    </w:p>
    <w:p w14:paraId="5DA6CD03" w14:textId="1E6AE96B" w:rsidR="00FD6280" w:rsidRPr="007B0978" w:rsidRDefault="00FD6280" w:rsidP="008E2166">
      <w:pPr>
        <w:pStyle w:val="BodyText"/>
        <w:rPr>
          <w:noProof w:val="0"/>
        </w:rPr>
      </w:pPr>
      <w:r w:rsidRPr="007B0978">
        <w:rPr>
          <w:noProof w:val="0"/>
        </w:rPr>
        <w:lastRenderedPageBreak/>
        <w:t xml:space="preserve">It is contemplated that a future iteration of this profile will define how the Care Services </w:t>
      </w:r>
      <w:proofErr w:type="spellStart"/>
      <w:r w:rsidRPr="007B0978">
        <w:rPr>
          <w:noProof w:val="0"/>
        </w:rPr>
        <w:t>InfoManager</w:t>
      </w:r>
      <w:proofErr w:type="spellEnd"/>
      <w:r w:rsidRPr="007B0978">
        <w:rPr>
          <w:noProof w:val="0"/>
        </w:rPr>
        <w:t xml:space="preserve"> </w:t>
      </w:r>
      <w:r w:rsidR="005E006B" w:rsidRPr="007B0978">
        <w:rPr>
          <w:noProof w:val="0"/>
        </w:rPr>
        <w:t>Actor</w:t>
      </w:r>
      <w:r w:rsidRPr="007B0978">
        <w:rPr>
          <w:noProof w:val="0"/>
        </w:rPr>
        <w:t xml:space="preserve"> will support an interoperable library of store queries which may be specified by an implementing jurisdiction. These additional stored queries would be expressed using the same XML schema and XQuery expression format as has been employed to describe the four mandatory stored queries described in sections ITI</w:t>
      </w:r>
      <w:r w:rsidR="00E7588B" w:rsidRPr="007B0978">
        <w:rPr>
          <w:noProof w:val="0"/>
        </w:rPr>
        <w:t xml:space="preserve"> TF-2c</w:t>
      </w:r>
      <w:r w:rsidR="00A539ED" w:rsidRPr="007B0978">
        <w:rPr>
          <w:noProof w:val="0"/>
        </w:rPr>
        <w:t xml:space="preserve">: </w:t>
      </w:r>
      <w:r w:rsidR="00E7588B" w:rsidRPr="007B0978">
        <w:rPr>
          <w:noProof w:val="0"/>
        </w:rPr>
        <w:t>3.</w:t>
      </w:r>
      <w:r w:rsidRPr="007B0978">
        <w:rPr>
          <w:noProof w:val="0"/>
        </w:rPr>
        <w:t xml:space="preserve">73.4.1.2.1 – 3.73.4.1.2.4. </w:t>
      </w:r>
    </w:p>
    <w:p w14:paraId="6313DBBB" w14:textId="77777777" w:rsidR="00FD6280" w:rsidRPr="007B0978" w:rsidRDefault="00FD6280" w:rsidP="008E2166">
      <w:pPr>
        <w:pStyle w:val="BodyText"/>
        <w:rPr>
          <w:noProof w:val="0"/>
        </w:rPr>
      </w:pPr>
      <w:r w:rsidRPr="007B0978">
        <w:rPr>
          <w:noProof w:val="0"/>
        </w:rPr>
        <w:t xml:space="preserve">It is also contemplated that a future iteration of the profile will support ATOM feeds in addition to the current mechanism for result set paging that is supported in this version of the profile. Such support will entail the addition of a result set caching capability on the </w:t>
      </w:r>
      <w:proofErr w:type="spellStart"/>
      <w:r w:rsidRPr="007B0978">
        <w:rPr>
          <w:noProof w:val="0"/>
        </w:rPr>
        <w:t>InfoManager</w:t>
      </w:r>
      <w:proofErr w:type="spellEnd"/>
      <w:r w:rsidRPr="007B0978">
        <w:rPr>
          <w:noProof w:val="0"/>
        </w:rPr>
        <w:t xml:space="preserve"> plus a new GET message which may be employed by the Service Finder to navigate through this cached result.</w:t>
      </w:r>
    </w:p>
    <w:p w14:paraId="0BE18781" w14:textId="77777777" w:rsidR="00FD6280" w:rsidRPr="007B0978" w:rsidRDefault="00FD6280" w:rsidP="008616CB">
      <w:pPr>
        <w:pStyle w:val="Heading2"/>
        <w:numPr>
          <w:ilvl w:val="0"/>
          <w:numId w:val="0"/>
        </w:numPr>
        <w:rPr>
          <w:noProof w:val="0"/>
        </w:rPr>
      </w:pPr>
      <w:bookmarkStart w:id="13" w:name="_Toc253489435"/>
      <w:bookmarkStart w:id="14" w:name="_Toc358800521"/>
      <w:bookmarkStart w:id="15" w:name="_Toc358800594"/>
      <w:bookmarkStart w:id="16" w:name="_Toc461203656"/>
      <w:r w:rsidRPr="007B0978">
        <w:rPr>
          <w:noProof w:val="0"/>
        </w:rPr>
        <w:t>Open Issues and Questions</w:t>
      </w:r>
      <w:bookmarkEnd w:id="13"/>
      <w:bookmarkEnd w:id="14"/>
      <w:bookmarkEnd w:id="15"/>
      <w:bookmarkEnd w:id="16"/>
    </w:p>
    <w:p w14:paraId="661808EC" w14:textId="77777777" w:rsidR="00FD6280" w:rsidRPr="007B0978" w:rsidRDefault="00FD6280" w:rsidP="000A1C60">
      <w:pPr>
        <w:pStyle w:val="ListBullet2"/>
        <w:numPr>
          <w:ilvl w:val="0"/>
          <w:numId w:val="33"/>
        </w:numPr>
        <w:tabs>
          <w:tab w:val="num" w:pos="360"/>
        </w:tabs>
        <w:ind w:left="360"/>
        <w:rPr>
          <w:b/>
          <w:i/>
          <w:iCs/>
        </w:rPr>
      </w:pPr>
      <w:r w:rsidRPr="007B0978">
        <w:rPr>
          <w:szCs w:val="24"/>
        </w:rPr>
        <w:t>CSD013:</w:t>
      </w:r>
    </w:p>
    <w:p w14:paraId="431B3441" w14:textId="06897F3F" w:rsidR="00FD6280" w:rsidRPr="007B0978" w:rsidRDefault="00FD6280">
      <w:pPr>
        <w:pStyle w:val="ListBullet2"/>
        <w:numPr>
          <w:ilvl w:val="0"/>
          <w:numId w:val="33"/>
        </w:numPr>
        <w:rPr>
          <w:rStyle w:val="left"/>
          <w:b/>
          <w:i/>
          <w:iCs/>
          <w:szCs w:val="24"/>
        </w:rPr>
      </w:pPr>
      <w:r w:rsidRPr="007B0978">
        <w:rPr>
          <w:rStyle w:val="left"/>
          <w:iCs/>
        </w:rPr>
        <w:t xml:space="preserve">Should the implementers of a CSD service be required to develop/deploy a monolithic directory structure? Even if an LDAP query format is defined by this profile (as is the case with HPD, for instance), it does not require that the underlying data structure is an LDAP directory (there are LDAP to SQL translators, for example). What if a federation of independent registries are </w:t>
      </w:r>
      <w:proofErr w:type="gramStart"/>
      <w:r w:rsidRPr="007B0978">
        <w:rPr>
          <w:rStyle w:val="left"/>
          <w:iCs/>
        </w:rPr>
        <w:t>together filling</w:t>
      </w:r>
      <w:proofErr w:type="gramEnd"/>
      <w:r w:rsidRPr="007B0978">
        <w:rPr>
          <w:rStyle w:val="left"/>
          <w:iCs/>
        </w:rPr>
        <w:t xml:space="preserve"> the role of a Care Services Directory </w:t>
      </w:r>
      <w:r w:rsidR="005E006B" w:rsidRPr="007B0978">
        <w:rPr>
          <w:rStyle w:val="left"/>
          <w:iCs/>
        </w:rPr>
        <w:t>Actor</w:t>
      </w:r>
      <w:r w:rsidRPr="007B0978">
        <w:rPr>
          <w:rStyle w:val="left"/>
          <w:iCs/>
        </w:rPr>
        <w:t xml:space="preserve">? To support federation – the Care Services </w:t>
      </w:r>
      <w:proofErr w:type="spellStart"/>
      <w:r w:rsidRPr="007B0978">
        <w:rPr>
          <w:rStyle w:val="left"/>
          <w:iCs/>
        </w:rPr>
        <w:t>InfoManager</w:t>
      </w:r>
      <w:proofErr w:type="spellEnd"/>
      <w:r w:rsidRPr="007B0978">
        <w:rPr>
          <w:rStyle w:val="left"/>
          <w:iCs/>
        </w:rPr>
        <w:t xml:space="preserve"> will need to know what the address of each of the federated directories is. </w:t>
      </w:r>
    </w:p>
    <w:p w14:paraId="05B07862" w14:textId="77777777" w:rsidR="00FD6280" w:rsidRPr="007B0978" w:rsidRDefault="00FD6280">
      <w:pPr>
        <w:pStyle w:val="ListBullet2"/>
        <w:numPr>
          <w:ilvl w:val="0"/>
          <w:numId w:val="33"/>
        </w:numPr>
        <w:rPr>
          <w:rStyle w:val="left"/>
          <w:b/>
          <w:i/>
          <w:iCs/>
          <w:szCs w:val="24"/>
        </w:rPr>
      </w:pPr>
      <w:r w:rsidRPr="007B0978">
        <w:rPr>
          <w:rStyle w:val="left"/>
          <w:iCs/>
        </w:rPr>
        <w:t xml:space="preserve">Addressed (13-05-14): Adopting XQuery in favor LDAP addresses this – but it remains an open issue to see if the XSD is, in fact, a superset of the LDAP structure. </w:t>
      </w:r>
      <w:r w:rsidRPr="007B0978">
        <w:rPr>
          <w:rStyle w:val="left"/>
          <w:b/>
          <w:iCs/>
        </w:rPr>
        <w:t>Did we “break” the HPD information model? Is CP 601 appropriately supported?</w:t>
      </w:r>
    </w:p>
    <w:p w14:paraId="5E07081D"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CSD019</w:t>
      </w:r>
    </w:p>
    <w:p w14:paraId="4ECF296F" w14:textId="77777777" w:rsidR="00FD6280" w:rsidRPr="007B0978" w:rsidRDefault="00FD6280">
      <w:pPr>
        <w:pStyle w:val="ListBullet2"/>
        <w:numPr>
          <w:ilvl w:val="0"/>
          <w:numId w:val="33"/>
        </w:numPr>
        <w:rPr>
          <w:rStyle w:val="left"/>
          <w:b/>
          <w:i/>
          <w:iCs/>
          <w:szCs w:val="24"/>
        </w:rPr>
      </w:pPr>
      <w:r w:rsidRPr="007B0978">
        <w:rPr>
          <w:rStyle w:val="left"/>
          <w:iCs/>
        </w:rPr>
        <w:t xml:space="preserve">Should there be a mandatory relationship between provider and facility or provider and </w:t>
      </w:r>
      <w:proofErr w:type="spellStart"/>
      <w:r w:rsidRPr="007B0978">
        <w:rPr>
          <w:rStyle w:val="left"/>
          <w:iCs/>
        </w:rPr>
        <w:t>facilityService</w:t>
      </w:r>
      <w:proofErr w:type="spellEnd"/>
      <w:r w:rsidRPr="007B0978">
        <w:rPr>
          <w:rStyle w:val="left"/>
          <w:iCs/>
        </w:rPr>
        <w:t xml:space="preserve">? The issue of modeling “community health worker” (CHW) or “home nurse” is particularly germane. If such a model is to be constructing using “facility” as a proxy for catchment area, then there are advantages to the mandatory relation. Otherwise, the mandatory relationship to organization may be preferred. Essentially, </w:t>
      </w:r>
      <w:r w:rsidRPr="007B0978">
        <w:rPr>
          <w:rStyle w:val="left"/>
          <w:b/>
          <w:iCs/>
        </w:rPr>
        <w:t>how will CSD support a query that displays: how many CHWs are active within a specified catchment area?</w:t>
      </w:r>
      <w:r w:rsidRPr="007B0978">
        <w:rPr>
          <w:rStyle w:val="left"/>
          <w:iCs/>
        </w:rPr>
        <w:t xml:space="preserve"> </w:t>
      </w:r>
    </w:p>
    <w:p w14:paraId="7C756C8D"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CSD020</w:t>
      </w:r>
    </w:p>
    <w:p w14:paraId="3FD24646" w14:textId="77777777" w:rsidR="00FD6280" w:rsidRPr="007B0978" w:rsidRDefault="00FD6280">
      <w:pPr>
        <w:pStyle w:val="ListBullet2"/>
        <w:numPr>
          <w:ilvl w:val="0"/>
          <w:numId w:val="33"/>
        </w:numPr>
        <w:rPr>
          <w:rStyle w:val="left"/>
          <w:b/>
          <w:i/>
          <w:iCs/>
          <w:szCs w:val="24"/>
        </w:rPr>
      </w:pPr>
      <w:r w:rsidRPr="007B0978">
        <w:rPr>
          <w:rStyle w:val="left"/>
          <w:iCs/>
        </w:rPr>
        <w:t xml:space="preserve">What should be the appropriate Status values for organization, facility and provider? Should this list be mandatory (CWE) but with </w:t>
      </w:r>
      <w:proofErr w:type="gramStart"/>
      <w:r w:rsidRPr="007B0978">
        <w:rPr>
          <w:rStyle w:val="left"/>
          <w:iCs/>
        </w:rPr>
        <w:t>allowed extensions</w:t>
      </w:r>
      <w:proofErr w:type="gramEnd"/>
      <w:r w:rsidRPr="007B0978">
        <w:rPr>
          <w:rStyle w:val="left"/>
          <w:iCs/>
        </w:rPr>
        <w:t xml:space="preserve">? </w:t>
      </w:r>
      <w:r w:rsidRPr="007B0978">
        <w:rPr>
          <w:rStyle w:val="left"/>
          <w:b/>
          <w:iCs/>
        </w:rPr>
        <w:t>Should the coding be left entirely up to implementers?</w:t>
      </w:r>
      <w:r w:rsidRPr="007B0978">
        <w:rPr>
          <w:rStyle w:val="left"/>
          <w:iCs/>
        </w:rPr>
        <w:t xml:space="preserve"> Backward compatibility with HPD is an issue, since status was specified in that profile. Different status values may be specified by an implementer for each of these; also – another status attribute may be developed and included in the XSD.</w:t>
      </w:r>
    </w:p>
    <w:p w14:paraId="00DEB863" w14:textId="77777777" w:rsidR="00FD6280" w:rsidRPr="007B0978" w:rsidRDefault="00FD6280" w:rsidP="006E5C45">
      <w:pPr>
        <w:pStyle w:val="ListBullet2"/>
        <w:keepNext/>
        <w:numPr>
          <w:ilvl w:val="0"/>
          <w:numId w:val="33"/>
        </w:numPr>
        <w:tabs>
          <w:tab w:val="num" w:pos="360"/>
        </w:tabs>
        <w:ind w:left="360"/>
        <w:rPr>
          <w:rStyle w:val="left"/>
          <w:iCs/>
          <w:szCs w:val="24"/>
        </w:rPr>
      </w:pPr>
      <w:r w:rsidRPr="007B0978">
        <w:rPr>
          <w:rStyle w:val="left"/>
          <w:iCs/>
          <w:szCs w:val="24"/>
        </w:rPr>
        <w:lastRenderedPageBreak/>
        <w:t>CSD031</w:t>
      </w:r>
    </w:p>
    <w:p w14:paraId="7B544FFB" w14:textId="5735AB3E" w:rsidR="00FD6280" w:rsidRPr="007B0978" w:rsidRDefault="00FD6280" w:rsidP="00B20754">
      <w:pPr>
        <w:pStyle w:val="ListBullet2"/>
        <w:numPr>
          <w:ilvl w:val="0"/>
          <w:numId w:val="33"/>
        </w:numPr>
        <w:rPr>
          <w:rStyle w:val="left"/>
          <w:i/>
          <w:iCs/>
          <w:szCs w:val="24"/>
        </w:rPr>
      </w:pPr>
      <w:r w:rsidRPr="007B0978">
        <w:rPr>
          <w:rStyle w:val="left"/>
          <w:iCs/>
          <w:szCs w:val="24"/>
        </w:rPr>
        <w:t xml:space="preserve">As an informative appendix, a mapping between ITI-58 and XQuery is recommended. Change (13-06-07): it is no longer expected that a Consumer will be able to submit ITI-58 transactions to a Care Services </w:t>
      </w:r>
      <w:proofErr w:type="spellStart"/>
      <w:r w:rsidRPr="007B0978">
        <w:rPr>
          <w:rStyle w:val="left"/>
          <w:iCs/>
          <w:szCs w:val="24"/>
        </w:rPr>
        <w:t>InfoManager</w:t>
      </w:r>
      <w:proofErr w:type="spellEnd"/>
      <w:r w:rsidRPr="007B0978">
        <w:rPr>
          <w:rStyle w:val="left"/>
          <w:iCs/>
          <w:szCs w:val="24"/>
        </w:rPr>
        <w:t xml:space="preserve">. Instead, it is expected that it will be simpler to support an HPD </w:t>
      </w:r>
      <w:proofErr w:type="gramStart"/>
      <w:r w:rsidR="005E006B" w:rsidRPr="007B0978">
        <w:rPr>
          <w:rStyle w:val="left"/>
          <w:iCs/>
          <w:szCs w:val="24"/>
        </w:rPr>
        <w:t>D</w:t>
      </w:r>
      <w:r w:rsidRPr="007B0978">
        <w:rPr>
          <w:rStyle w:val="left"/>
          <w:iCs/>
          <w:szCs w:val="24"/>
        </w:rPr>
        <w:t xml:space="preserve">irectory </w:t>
      </w:r>
      <w:r w:rsidR="005E006B" w:rsidRPr="007B0978">
        <w:rPr>
          <w:rStyle w:val="left"/>
          <w:iCs/>
          <w:szCs w:val="24"/>
        </w:rPr>
        <w:t>A</w:t>
      </w:r>
      <w:r w:rsidRPr="007B0978">
        <w:rPr>
          <w:rStyle w:val="left"/>
          <w:iCs/>
          <w:szCs w:val="24"/>
        </w:rPr>
        <w:t>ctor</w:t>
      </w:r>
      <w:proofErr w:type="gramEnd"/>
      <w:r w:rsidRPr="007B0978">
        <w:rPr>
          <w:rStyle w:val="left"/>
          <w:iCs/>
          <w:szCs w:val="24"/>
        </w:rPr>
        <w:t xml:space="preserve"> as a Care Services Directory </w:t>
      </w:r>
      <w:r w:rsidR="005E006B" w:rsidRPr="007B0978">
        <w:rPr>
          <w:rStyle w:val="left"/>
          <w:iCs/>
          <w:szCs w:val="24"/>
        </w:rPr>
        <w:t>Actor</w:t>
      </w:r>
      <w:r w:rsidRPr="007B0978">
        <w:rPr>
          <w:rStyle w:val="left"/>
          <w:iCs/>
          <w:szCs w:val="24"/>
        </w:rPr>
        <w:t xml:space="preserve">. </w:t>
      </w:r>
      <w:r w:rsidRPr="007B0978">
        <w:rPr>
          <w:rStyle w:val="left"/>
          <w:b/>
          <w:iCs/>
          <w:szCs w:val="24"/>
        </w:rPr>
        <w:t xml:space="preserve">It remains an open issue to develop a way to map HPD-conformant LDAP content to a CSD-conformant XML document so that it can </w:t>
      </w:r>
      <w:r w:rsidR="00532D1F" w:rsidRPr="007B0978">
        <w:rPr>
          <w:rStyle w:val="left"/>
          <w:b/>
          <w:iCs/>
          <w:szCs w:val="24"/>
        </w:rPr>
        <w:t xml:space="preserve">be </w:t>
      </w:r>
      <w:r w:rsidRPr="007B0978">
        <w:rPr>
          <w:rStyle w:val="left"/>
          <w:b/>
          <w:iCs/>
          <w:szCs w:val="24"/>
        </w:rPr>
        <w:t xml:space="preserve">returned in response to a Care Services </w:t>
      </w:r>
      <w:proofErr w:type="spellStart"/>
      <w:r w:rsidRPr="007B0978">
        <w:rPr>
          <w:rStyle w:val="left"/>
          <w:b/>
          <w:iCs/>
          <w:szCs w:val="24"/>
        </w:rPr>
        <w:t>InfoManager</w:t>
      </w:r>
      <w:proofErr w:type="spellEnd"/>
      <w:r w:rsidRPr="007B0978">
        <w:rPr>
          <w:rStyle w:val="left"/>
          <w:b/>
          <w:iCs/>
          <w:szCs w:val="24"/>
        </w:rPr>
        <w:t xml:space="preserve"> refresh poll.</w:t>
      </w:r>
    </w:p>
    <w:p w14:paraId="6C8D3BDB" w14:textId="77777777" w:rsidR="00FD6280" w:rsidRPr="007B0978" w:rsidRDefault="00781936" w:rsidP="008616CB">
      <w:pPr>
        <w:pStyle w:val="Heading2"/>
        <w:numPr>
          <w:ilvl w:val="0"/>
          <w:numId w:val="0"/>
        </w:numPr>
        <w:rPr>
          <w:noProof w:val="0"/>
        </w:rPr>
      </w:pPr>
      <w:bookmarkStart w:id="17" w:name="_Toc253489436"/>
      <w:bookmarkStart w:id="18" w:name="_Toc358800522"/>
      <w:bookmarkStart w:id="19" w:name="_Toc358800595"/>
      <w:bookmarkStart w:id="20" w:name="_Toc461203657"/>
      <w:bookmarkStart w:id="21" w:name="_Toc473170357"/>
      <w:bookmarkStart w:id="22" w:name="_Toc504625754"/>
      <w:r w:rsidRPr="007B0978">
        <w:rPr>
          <w:noProof w:val="0"/>
        </w:rPr>
        <w:t>Closed Issues</w:t>
      </w:r>
      <w:bookmarkEnd w:id="17"/>
      <w:bookmarkEnd w:id="18"/>
      <w:bookmarkEnd w:id="19"/>
      <w:bookmarkEnd w:id="20"/>
    </w:p>
    <w:p w14:paraId="013E26B1" w14:textId="77777777" w:rsidR="00FD6280" w:rsidRPr="007B0978" w:rsidRDefault="00FD6280" w:rsidP="00D13906">
      <w:pPr>
        <w:pStyle w:val="ListBullet"/>
        <w:numPr>
          <w:ilvl w:val="0"/>
          <w:numId w:val="32"/>
        </w:numPr>
        <w:rPr>
          <w:i/>
          <w:iCs/>
        </w:rPr>
      </w:pPr>
      <w:r w:rsidRPr="007B0978">
        <w:t xml:space="preserve">CSD001: </w:t>
      </w:r>
    </w:p>
    <w:p w14:paraId="485EF798" w14:textId="77777777" w:rsidR="00FD6280" w:rsidRPr="007B0978" w:rsidRDefault="00FD6280" w:rsidP="00D13906">
      <w:pPr>
        <w:pStyle w:val="ListBullet2"/>
        <w:numPr>
          <w:ilvl w:val="0"/>
          <w:numId w:val="33"/>
        </w:numPr>
        <w:rPr>
          <w:i/>
          <w:iCs/>
        </w:rPr>
      </w:pPr>
      <w:r w:rsidRPr="007B0978">
        <w:t xml:space="preserve">Issue: Investigation of available specifications in this area identified the OMG </w:t>
      </w:r>
      <w:proofErr w:type="spellStart"/>
      <w:r w:rsidRPr="007B0978">
        <w:t>ServD</w:t>
      </w:r>
      <w:proofErr w:type="spellEnd"/>
      <w:r w:rsidRPr="007B0978">
        <w:t xml:space="preserve"> standard (in development). This specification usefully addresses </w:t>
      </w:r>
      <w:proofErr w:type="gramStart"/>
      <w:r w:rsidRPr="007B0978">
        <w:t>a number of</w:t>
      </w:r>
      <w:proofErr w:type="gramEnd"/>
      <w:r w:rsidRPr="007B0978">
        <w:t xml:space="preserve"> the use cases important to CSD but did not leverage the existing IHE HPD specification which is based on LDAP and its extensions (PWP, ISO/TS 21091)</w:t>
      </w:r>
      <w:r w:rsidR="008B268F" w:rsidRPr="007B0978">
        <w:t xml:space="preserve">. </w:t>
      </w:r>
    </w:p>
    <w:p w14:paraId="7E4D4AE6" w14:textId="77777777" w:rsidR="00FD6280" w:rsidRPr="007B0978" w:rsidRDefault="00FD6280">
      <w:pPr>
        <w:pStyle w:val="ListBullet2"/>
        <w:numPr>
          <w:ilvl w:val="0"/>
          <w:numId w:val="33"/>
        </w:numPr>
      </w:pPr>
      <w:r w:rsidRPr="007B0978">
        <w:t xml:space="preserve">Resolution: (13-03-18) Based on the research that was done, it was decided that HPD could be </w:t>
      </w:r>
      <w:proofErr w:type="gramStart"/>
      <w:r w:rsidRPr="007B0978">
        <w:t>expended</w:t>
      </w:r>
      <w:proofErr w:type="gramEnd"/>
      <w:r w:rsidRPr="007B0978">
        <w:t xml:space="preserve"> to support the CSD use cases and that this approach was to be preferred. </w:t>
      </w:r>
    </w:p>
    <w:p w14:paraId="763F4633" w14:textId="77777777" w:rsidR="00FD6280" w:rsidRPr="007B0978" w:rsidRDefault="00FD6280" w:rsidP="00D13906">
      <w:pPr>
        <w:pStyle w:val="ListBullet"/>
        <w:numPr>
          <w:ilvl w:val="0"/>
          <w:numId w:val="32"/>
        </w:numPr>
        <w:rPr>
          <w:i/>
          <w:iCs/>
        </w:rPr>
      </w:pPr>
      <w:r w:rsidRPr="007B0978">
        <w:t>CSD002 (HPD004):</w:t>
      </w:r>
    </w:p>
    <w:p w14:paraId="7474FB0D" w14:textId="77777777" w:rsidR="00FD6280" w:rsidRPr="007B0978" w:rsidRDefault="00FD6280" w:rsidP="00D13906">
      <w:pPr>
        <w:pStyle w:val="ListBullet2"/>
        <w:numPr>
          <w:ilvl w:val="0"/>
          <w:numId w:val="33"/>
        </w:numPr>
        <w:rPr>
          <w:i/>
          <w:iCs/>
        </w:rPr>
      </w:pPr>
      <w:r w:rsidRPr="007B0978">
        <w:t xml:space="preserve">Issue: Do we need to include “Provider Privileges at an organization” as an attribute to be defined in this standard? </w:t>
      </w:r>
    </w:p>
    <w:p w14:paraId="46D00A8C" w14:textId="77777777" w:rsidR="00FD6280" w:rsidRPr="007B0978" w:rsidRDefault="00FD6280" w:rsidP="00D13906">
      <w:pPr>
        <w:pStyle w:val="ListBullet2"/>
        <w:numPr>
          <w:ilvl w:val="0"/>
          <w:numId w:val="33"/>
        </w:numPr>
        <w:rPr>
          <w:i/>
          <w:iCs/>
        </w:rPr>
      </w:pPr>
      <w:r w:rsidRPr="007B0978">
        <w:t xml:space="preserve">Resolution (13-03-18) – “Provider Privileges”, where these map to services, may be indicated by establishing a member-of relationship between an Individual Provider and a </w:t>
      </w:r>
      <w:proofErr w:type="spellStart"/>
      <w:r w:rsidRPr="007B0978">
        <w:t>FacilityService</w:t>
      </w:r>
      <w:proofErr w:type="spellEnd"/>
      <w:r w:rsidR="008B268F" w:rsidRPr="007B0978">
        <w:t xml:space="preserve">. </w:t>
      </w:r>
      <w:r w:rsidRPr="007B0978">
        <w:t xml:space="preserve">This is not directly analogous to admitting privileges and is not intended to be. Rather, it is intended to indicate where a clinician provides a specific service at a specific location. In this way, a Service Finder could query for all the </w:t>
      </w:r>
      <w:proofErr w:type="spellStart"/>
      <w:r w:rsidRPr="007B0978">
        <w:t>FacilityServices</w:t>
      </w:r>
      <w:proofErr w:type="spellEnd"/>
      <w:r w:rsidRPr="007B0978">
        <w:t xml:space="preserve"> for a specific provider.</w:t>
      </w:r>
    </w:p>
    <w:p w14:paraId="36317B32" w14:textId="77777777" w:rsidR="00FD6280" w:rsidRPr="007B0978" w:rsidRDefault="00FD6280" w:rsidP="00F144B7">
      <w:pPr>
        <w:pStyle w:val="ListBullet"/>
        <w:numPr>
          <w:ilvl w:val="0"/>
          <w:numId w:val="32"/>
        </w:numPr>
        <w:rPr>
          <w:i/>
          <w:iCs/>
        </w:rPr>
      </w:pPr>
      <w:r w:rsidRPr="007B0978">
        <w:t xml:space="preserve">CSD003 (HPD007): </w:t>
      </w:r>
    </w:p>
    <w:p w14:paraId="234FFAF1" w14:textId="77777777" w:rsidR="00FD6280" w:rsidRPr="007B0978" w:rsidRDefault="00FD6280" w:rsidP="00F144B7">
      <w:pPr>
        <w:pStyle w:val="ListBullet2"/>
        <w:numPr>
          <w:ilvl w:val="0"/>
          <w:numId w:val="33"/>
        </w:numPr>
        <w:rPr>
          <w:i/>
          <w:iCs/>
        </w:rPr>
      </w:pPr>
      <w:r w:rsidRPr="007B0978">
        <w:t>Issue: How will we identify the limited number of locations of a provider, if the provider works at a subset of the locations of an organization?</w:t>
      </w:r>
    </w:p>
    <w:p w14:paraId="4E5AB7DB" w14:textId="24EA9D47" w:rsidR="00FD6280" w:rsidRPr="007B0978" w:rsidRDefault="00FD6280" w:rsidP="005C3862">
      <w:pPr>
        <w:pStyle w:val="ListBullet2"/>
        <w:numPr>
          <w:ilvl w:val="0"/>
          <w:numId w:val="33"/>
        </w:numPr>
        <w:rPr>
          <w:i/>
          <w:iCs/>
        </w:rPr>
      </w:pPr>
      <w:r w:rsidRPr="007B0978">
        <w:t>Resolution (13-03-18)</w:t>
      </w:r>
      <w:r w:rsidR="008B268F" w:rsidRPr="007B0978">
        <w:t xml:space="preserve">: </w:t>
      </w:r>
      <w:r w:rsidRPr="007B0978">
        <w:t xml:space="preserve">As indicated above, an individual provider may have a member-of relationship with multiple </w:t>
      </w:r>
      <w:proofErr w:type="spellStart"/>
      <w:r w:rsidRPr="007B0978">
        <w:t>FacilityService</w:t>
      </w:r>
      <w:proofErr w:type="spellEnd"/>
      <w:r w:rsidRPr="007B0978">
        <w:t xml:space="preserve"> entities. The provider will inherit the address from these which can optionally be extended /overridden to indicate the “office hours” indicative of when the provider is available to provide the indicated services there.</w:t>
      </w:r>
    </w:p>
    <w:p w14:paraId="094C3144" w14:textId="77777777" w:rsidR="00FD6280" w:rsidRPr="007B0978" w:rsidRDefault="00FD6280" w:rsidP="00D13906">
      <w:pPr>
        <w:pStyle w:val="ListBullet"/>
        <w:numPr>
          <w:ilvl w:val="0"/>
          <w:numId w:val="32"/>
        </w:numPr>
        <w:rPr>
          <w:i/>
          <w:iCs/>
        </w:rPr>
      </w:pPr>
      <w:r w:rsidRPr="007B0978">
        <w:t xml:space="preserve">CSD004 (HPD008): </w:t>
      </w:r>
    </w:p>
    <w:p w14:paraId="4B0AB5F9" w14:textId="77777777" w:rsidR="00FD6280" w:rsidRPr="007B0978" w:rsidRDefault="00FD6280" w:rsidP="00D13906">
      <w:pPr>
        <w:pStyle w:val="ListBullet2"/>
        <w:numPr>
          <w:ilvl w:val="0"/>
          <w:numId w:val="33"/>
        </w:numPr>
        <w:rPr>
          <w:i/>
          <w:iCs/>
        </w:rPr>
      </w:pPr>
      <w:r w:rsidRPr="007B0978">
        <w:t xml:space="preserve">Issue: How will global identifiers be handled? This discussion came up </w:t>
      </w:r>
      <w:proofErr w:type="gramStart"/>
      <w:r w:rsidRPr="007B0978">
        <w:t>as a result of</w:t>
      </w:r>
      <w:proofErr w:type="gramEnd"/>
      <w:r w:rsidRPr="007B0978">
        <w:t xml:space="preserve"> a discussion on NPI numbers.</w:t>
      </w:r>
    </w:p>
    <w:p w14:paraId="74F3FB1A" w14:textId="77777777" w:rsidR="00FD6280" w:rsidRPr="007B0978" w:rsidRDefault="00FD6280" w:rsidP="00D13906">
      <w:pPr>
        <w:pStyle w:val="ListBullet2"/>
        <w:numPr>
          <w:ilvl w:val="0"/>
          <w:numId w:val="33"/>
        </w:numPr>
        <w:rPr>
          <w:i/>
          <w:iCs/>
        </w:rPr>
      </w:pPr>
      <w:r w:rsidRPr="007B0978">
        <w:lastRenderedPageBreak/>
        <w:t xml:space="preserve">Resolution (3/15/10) – Each Organization, Provider, Facility, and </w:t>
      </w:r>
      <w:proofErr w:type="spellStart"/>
      <w:r w:rsidRPr="007B0978">
        <w:t>FacilityService</w:t>
      </w:r>
      <w:proofErr w:type="spellEnd"/>
      <w:r w:rsidRPr="007B0978">
        <w:t xml:space="preserve"> will have at least ONE globally unique identifier. It is anticipated that the mandatory unique identifier will be system-generated (e.g., a GUID). </w:t>
      </w:r>
    </w:p>
    <w:p w14:paraId="4EF518FE" w14:textId="77777777" w:rsidR="00FD6280" w:rsidRPr="007B0978" w:rsidRDefault="00FD6280" w:rsidP="00913080">
      <w:pPr>
        <w:pStyle w:val="ListBullet"/>
        <w:numPr>
          <w:ilvl w:val="0"/>
          <w:numId w:val="32"/>
        </w:numPr>
        <w:rPr>
          <w:i/>
          <w:iCs/>
        </w:rPr>
      </w:pPr>
      <w:r w:rsidRPr="007B0978">
        <w:t xml:space="preserve">CSD005 (HPD009): </w:t>
      </w:r>
    </w:p>
    <w:p w14:paraId="2BCCAE8D" w14:textId="77777777" w:rsidR="00FD6280" w:rsidRPr="007B0978" w:rsidRDefault="00FD6280" w:rsidP="00913080">
      <w:pPr>
        <w:pStyle w:val="ListBullet2"/>
        <w:numPr>
          <w:ilvl w:val="0"/>
          <w:numId w:val="33"/>
        </w:numPr>
        <w:rPr>
          <w:i/>
          <w:iCs/>
        </w:rPr>
      </w:pPr>
      <w:r w:rsidRPr="007B0978">
        <w:t xml:space="preserve">Issue: Should the Validation attribute structure be included in the schema for the initial profile, or be extended in a later update of the profile?  This attribute structure indicates </w:t>
      </w:r>
      <w:proofErr w:type="gramStart"/>
      <w:r w:rsidRPr="007B0978">
        <w:t>whether or not</w:t>
      </w:r>
      <w:proofErr w:type="gramEnd"/>
      <w:r w:rsidRPr="007B0978">
        <w:t xml:space="preserve"> validation of this information has been done (Flag), when the validation was done (Date), who did the validation (Source)</w:t>
      </w:r>
      <w:r w:rsidR="008B268F" w:rsidRPr="007B0978">
        <w:t xml:space="preserve">. </w:t>
      </w:r>
      <w:r w:rsidRPr="007B0978">
        <w:t>The validation attribute structure can be included for multiple areas in the schema, but most importantly for overall validation of the Organization and Individual Provider attributes, the Relationship information, and the Certification, Specialty, and Degree information.</w:t>
      </w:r>
    </w:p>
    <w:p w14:paraId="66512EBD" w14:textId="2F6ECFA5" w:rsidR="00FD6280" w:rsidRPr="007B0978" w:rsidRDefault="00FD6280" w:rsidP="00913080">
      <w:pPr>
        <w:pStyle w:val="ListBullet2"/>
        <w:numPr>
          <w:ilvl w:val="0"/>
          <w:numId w:val="33"/>
        </w:numPr>
        <w:rPr>
          <w:i/>
          <w:iCs/>
        </w:rPr>
      </w:pPr>
      <w:r w:rsidRPr="007B0978">
        <w:t>Resolution (4/26/10)</w:t>
      </w:r>
      <w:r w:rsidR="008B268F" w:rsidRPr="007B0978">
        <w:t xml:space="preserve">: </w:t>
      </w:r>
      <w:r w:rsidRPr="007B0978">
        <w:t>The validation attribute will NOT be included in the schema for the initial profile</w:t>
      </w:r>
      <w:r w:rsidR="008B268F" w:rsidRPr="007B0978">
        <w:t xml:space="preserve">. </w:t>
      </w:r>
      <w:r w:rsidRPr="007B0978">
        <w:t xml:space="preserve">It is assumed that the HPD </w:t>
      </w:r>
      <w:r w:rsidR="005E006B" w:rsidRPr="007B0978">
        <w:t>Actor</w:t>
      </w:r>
      <w:r w:rsidRPr="007B0978">
        <w:t xml:space="preserve"> will validate the feed</w:t>
      </w:r>
      <w:r w:rsidR="008B268F" w:rsidRPr="007B0978">
        <w:t xml:space="preserve">. </w:t>
      </w:r>
      <w:r w:rsidRPr="007B0978">
        <w:t xml:space="preserve">That needs to be clearly stated in the document (see </w:t>
      </w:r>
      <w:r w:rsidR="007B0978">
        <w:t>Section</w:t>
      </w:r>
      <w:r w:rsidRPr="007B0978">
        <w:t xml:space="preserve"> 35.1.1.3). NOTE: This mechanism to address the issue is directly referenced in the Use Cases.</w:t>
      </w:r>
    </w:p>
    <w:p w14:paraId="537AE87E" w14:textId="77777777" w:rsidR="00FD6280" w:rsidRPr="007B0978" w:rsidRDefault="00FD6280" w:rsidP="009927FC">
      <w:pPr>
        <w:pStyle w:val="ListBullet"/>
        <w:numPr>
          <w:ilvl w:val="0"/>
          <w:numId w:val="32"/>
        </w:numPr>
        <w:rPr>
          <w:i/>
          <w:iCs/>
        </w:rPr>
      </w:pPr>
      <w:r w:rsidRPr="007B0978">
        <w:t xml:space="preserve">CSD006 (HPD0010): </w:t>
      </w:r>
    </w:p>
    <w:p w14:paraId="2D360FD4" w14:textId="77777777" w:rsidR="00FD6280" w:rsidRPr="007B0978" w:rsidRDefault="00FD6280" w:rsidP="009309FB">
      <w:pPr>
        <w:pStyle w:val="ListBullet2"/>
        <w:numPr>
          <w:ilvl w:val="0"/>
          <w:numId w:val="33"/>
        </w:numPr>
        <w:rPr>
          <w:i/>
          <w:iCs/>
        </w:rPr>
      </w:pPr>
      <w:r w:rsidRPr="007B0978">
        <w:t>Issue: Currently, language, as a multiple attribute, is associated with Individual Provider only</w:t>
      </w:r>
      <w:r w:rsidR="008B268F" w:rsidRPr="007B0978">
        <w:t xml:space="preserve">. </w:t>
      </w:r>
      <w:r w:rsidRPr="007B0978">
        <w:t xml:space="preserve">Should language be considered an attribute for Organizational Provider?  A Use Case has not been defined for this. </w:t>
      </w:r>
    </w:p>
    <w:p w14:paraId="0E09FAA1" w14:textId="77777777" w:rsidR="00FD6280" w:rsidRPr="007B0978" w:rsidRDefault="00FD6280" w:rsidP="009309FB">
      <w:pPr>
        <w:pStyle w:val="ListBullet2"/>
        <w:numPr>
          <w:ilvl w:val="0"/>
          <w:numId w:val="33"/>
        </w:numPr>
        <w:rPr>
          <w:i/>
          <w:iCs/>
        </w:rPr>
      </w:pPr>
      <w:r w:rsidRPr="007B0978">
        <w:t>Resolution (4/26/10): Language should be considered an attribute for Organizational Provider as well as Individual Provider</w:t>
      </w:r>
      <w:r w:rsidR="008B268F" w:rsidRPr="007B0978">
        <w:t xml:space="preserve">. </w:t>
      </w:r>
      <w:r w:rsidRPr="007B0978">
        <w:t>A Use Case has been added to reflect this</w:t>
      </w:r>
      <w:r w:rsidR="008B268F" w:rsidRPr="007B0978">
        <w:t xml:space="preserve">. </w:t>
      </w:r>
      <w:r w:rsidRPr="007B0978">
        <w:t>NOTE: this is an important CSD Use Case in a developing country context (languages spoken at a Facility).</w:t>
      </w:r>
    </w:p>
    <w:p w14:paraId="2FE0B853" w14:textId="77777777" w:rsidR="00FD6280" w:rsidRPr="007B0978" w:rsidRDefault="00FD6280" w:rsidP="009309FB">
      <w:pPr>
        <w:pStyle w:val="ListBullet"/>
        <w:numPr>
          <w:ilvl w:val="0"/>
          <w:numId w:val="32"/>
        </w:numPr>
        <w:rPr>
          <w:i/>
          <w:iCs/>
        </w:rPr>
      </w:pPr>
      <w:r w:rsidRPr="007B0978">
        <w:t xml:space="preserve">CSD007 (HPD0011): </w:t>
      </w:r>
    </w:p>
    <w:p w14:paraId="5B0C06B7" w14:textId="77777777" w:rsidR="00FD6280" w:rsidRPr="007B0978" w:rsidRDefault="00FD6280" w:rsidP="00AF5C98">
      <w:pPr>
        <w:pStyle w:val="ListBullet2"/>
        <w:numPr>
          <w:ilvl w:val="0"/>
          <w:numId w:val="33"/>
        </w:numPr>
        <w:rPr>
          <w:i/>
          <w:iCs/>
        </w:rPr>
      </w:pPr>
      <w:r w:rsidRPr="007B0978">
        <w:t xml:space="preserve">Issue: How should addresses be defined so that the definition meets global needs? </w:t>
      </w:r>
    </w:p>
    <w:p w14:paraId="776A8E04" w14:textId="77777777" w:rsidR="00FD6280" w:rsidRPr="007B0978" w:rsidRDefault="00FD6280" w:rsidP="00AF5C98">
      <w:pPr>
        <w:pStyle w:val="ListBullet2"/>
        <w:numPr>
          <w:ilvl w:val="0"/>
          <w:numId w:val="33"/>
        </w:numPr>
        <w:rPr>
          <w:i/>
          <w:iCs/>
        </w:rPr>
      </w:pPr>
      <w:r w:rsidRPr="007B0978">
        <w:t>Resolution: (13-03-18): To support the CSD Use Cases, it will be necessary (MUST) to support geocodes in the Address object</w:t>
      </w:r>
      <w:r w:rsidR="008B268F" w:rsidRPr="007B0978">
        <w:t xml:space="preserve">. </w:t>
      </w:r>
    </w:p>
    <w:p w14:paraId="4DD7331A" w14:textId="77777777" w:rsidR="00FD6280" w:rsidRPr="007B0978" w:rsidRDefault="00FD6280" w:rsidP="00D13906">
      <w:pPr>
        <w:pStyle w:val="ListBullet"/>
        <w:numPr>
          <w:ilvl w:val="0"/>
          <w:numId w:val="32"/>
        </w:numPr>
        <w:rPr>
          <w:i/>
          <w:iCs/>
        </w:rPr>
      </w:pPr>
      <w:r w:rsidRPr="007B0978">
        <w:t xml:space="preserve">CSD009 (HPD0016): </w:t>
      </w:r>
    </w:p>
    <w:p w14:paraId="53D04BD4" w14:textId="77777777" w:rsidR="00FD6280" w:rsidRPr="007B0978" w:rsidRDefault="00FD6280" w:rsidP="00D13906">
      <w:pPr>
        <w:pStyle w:val="ListBullet2"/>
        <w:numPr>
          <w:ilvl w:val="0"/>
          <w:numId w:val="33"/>
        </w:numPr>
        <w:rPr>
          <w:i/>
          <w:iCs/>
        </w:rPr>
      </w:pPr>
      <w:r w:rsidRPr="007B0978">
        <w:t xml:space="preserve">Issue: Currently </w:t>
      </w:r>
      <w:r w:rsidRPr="007B0978">
        <w:rPr>
          <w:i/>
          <w:iCs/>
        </w:rPr>
        <w:t xml:space="preserve">Specialty Role </w:t>
      </w:r>
      <w:r w:rsidRPr="007B0978">
        <w:t>has been included as an attribute for Organizational Provider</w:t>
      </w:r>
      <w:r w:rsidR="008B268F" w:rsidRPr="007B0978">
        <w:t xml:space="preserve">. </w:t>
      </w:r>
      <w:r w:rsidRPr="007B0978">
        <w:t xml:space="preserve">Should this be kept?  </w:t>
      </w:r>
    </w:p>
    <w:p w14:paraId="78F9E69E" w14:textId="68E8B811" w:rsidR="00FD6280" w:rsidRPr="007B0978" w:rsidRDefault="00FD6280" w:rsidP="00D13906">
      <w:pPr>
        <w:pStyle w:val="ListBullet2"/>
        <w:numPr>
          <w:ilvl w:val="0"/>
          <w:numId w:val="33"/>
        </w:numPr>
        <w:rPr>
          <w:i/>
          <w:iCs/>
        </w:rPr>
      </w:pPr>
      <w:r w:rsidRPr="007B0978">
        <w:t xml:space="preserve">HPD0016 Resolution (4/07/10) - There is no Use Case for </w:t>
      </w:r>
      <w:proofErr w:type="gramStart"/>
      <w:r w:rsidR="002869DD" w:rsidRPr="007B0978">
        <w:t>this</w:t>
      </w:r>
      <w:proofErr w:type="gramEnd"/>
      <w:r w:rsidRPr="007B0978">
        <w:t xml:space="preserve"> and the Specialty Role changes too frequently</w:t>
      </w:r>
      <w:r w:rsidR="008B268F" w:rsidRPr="007B0978">
        <w:t xml:space="preserve">. </w:t>
      </w:r>
      <w:r w:rsidRPr="007B0978">
        <w:t xml:space="preserve">Do not include it. </w:t>
      </w:r>
    </w:p>
    <w:p w14:paraId="26113D1A" w14:textId="77777777" w:rsidR="00FD6280" w:rsidRPr="007B0978" w:rsidRDefault="00FD6280" w:rsidP="00D13906">
      <w:pPr>
        <w:pStyle w:val="ListBullet2"/>
        <w:numPr>
          <w:ilvl w:val="0"/>
          <w:numId w:val="33"/>
        </w:numPr>
        <w:rPr>
          <w:i/>
          <w:iCs/>
        </w:rPr>
      </w:pPr>
      <w:r w:rsidRPr="007B0978">
        <w:t xml:space="preserve">CSD009 Resolution (13-03-18): Each Organization may have Facilities; these Facilities may have </w:t>
      </w:r>
      <w:proofErr w:type="spellStart"/>
      <w:r w:rsidRPr="007B0978">
        <w:t>FacilityService</w:t>
      </w:r>
      <w:proofErr w:type="spellEnd"/>
      <w:r w:rsidRPr="007B0978">
        <w:t xml:space="preserve"> entries. The relationship between Organization and </w:t>
      </w:r>
      <w:proofErr w:type="spellStart"/>
      <w:r w:rsidRPr="007B0978">
        <w:t>FacilityService</w:t>
      </w:r>
      <w:proofErr w:type="spellEnd"/>
      <w:r w:rsidRPr="007B0978">
        <w:t xml:space="preserve"> indicates what services are being offered by an </w:t>
      </w:r>
      <w:proofErr w:type="gramStart"/>
      <w:r w:rsidRPr="007B0978">
        <w:t>Organization</w:t>
      </w:r>
      <w:proofErr w:type="gramEnd"/>
      <w:r w:rsidRPr="007B0978">
        <w:t xml:space="preserve">, albeit through two levels of a hierarchy. </w:t>
      </w:r>
    </w:p>
    <w:p w14:paraId="7E61D21A" w14:textId="77777777" w:rsidR="00FD6280" w:rsidRPr="007B0978" w:rsidRDefault="00FD6280" w:rsidP="00850E1E">
      <w:pPr>
        <w:pStyle w:val="ListBullet"/>
        <w:numPr>
          <w:ilvl w:val="0"/>
          <w:numId w:val="32"/>
        </w:numPr>
        <w:rPr>
          <w:i/>
          <w:iCs/>
        </w:rPr>
      </w:pPr>
      <w:r w:rsidRPr="007B0978">
        <w:t xml:space="preserve">CSD008 (HPD0013): </w:t>
      </w:r>
    </w:p>
    <w:p w14:paraId="09C6307A" w14:textId="77777777" w:rsidR="00FD6280" w:rsidRPr="007B0978" w:rsidRDefault="00FD6280" w:rsidP="00850E1E">
      <w:pPr>
        <w:pStyle w:val="ListBullet2"/>
        <w:numPr>
          <w:ilvl w:val="0"/>
          <w:numId w:val="33"/>
        </w:numPr>
        <w:rPr>
          <w:i/>
          <w:iCs/>
        </w:rPr>
      </w:pPr>
      <w:r w:rsidRPr="007B0978">
        <w:lastRenderedPageBreak/>
        <w:t>HPD0013 Issue: The following Category attributes do not have agreed to value definitions:</w:t>
      </w:r>
    </w:p>
    <w:p w14:paraId="133E63B5" w14:textId="77777777" w:rsidR="00FD6280" w:rsidRPr="007B0978" w:rsidRDefault="00FD6280" w:rsidP="00850E1E">
      <w:pPr>
        <w:pStyle w:val="ListBullet3"/>
        <w:numPr>
          <w:ilvl w:val="0"/>
          <w:numId w:val="34"/>
        </w:numPr>
        <w:rPr>
          <w:i/>
          <w:iCs/>
        </w:rPr>
      </w:pPr>
      <w:r w:rsidRPr="007B0978">
        <w:t>Identifiers</w:t>
      </w:r>
    </w:p>
    <w:p w14:paraId="5B83D0BF" w14:textId="77777777" w:rsidR="00FD6280" w:rsidRPr="007B0978" w:rsidRDefault="00FD6280" w:rsidP="00850E1E">
      <w:pPr>
        <w:pStyle w:val="ListBullet3"/>
        <w:numPr>
          <w:ilvl w:val="0"/>
          <w:numId w:val="34"/>
        </w:numPr>
        <w:rPr>
          <w:i/>
          <w:iCs/>
        </w:rPr>
      </w:pPr>
      <w:r w:rsidRPr="007B0978">
        <w:t>Addresses</w:t>
      </w:r>
    </w:p>
    <w:p w14:paraId="6AEC1FDA" w14:textId="77777777" w:rsidR="00FD6280" w:rsidRPr="007B0978" w:rsidRDefault="00FD6280" w:rsidP="00850E1E">
      <w:pPr>
        <w:pStyle w:val="ListBullet2"/>
        <w:numPr>
          <w:ilvl w:val="0"/>
          <w:numId w:val="33"/>
        </w:numPr>
        <w:rPr>
          <w:i/>
          <w:iCs/>
        </w:rPr>
      </w:pPr>
      <w:r w:rsidRPr="007B0978">
        <w:t xml:space="preserve">HPD0013Resolution (4/22/10): </w:t>
      </w:r>
    </w:p>
    <w:p w14:paraId="7F8EE0AF" w14:textId="77777777" w:rsidR="00FD6280" w:rsidRPr="007B0978" w:rsidRDefault="00FD6280" w:rsidP="00850E1E">
      <w:pPr>
        <w:pStyle w:val="ListBullet3"/>
        <w:numPr>
          <w:ilvl w:val="0"/>
          <w:numId w:val="34"/>
        </w:numPr>
        <w:rPr>
          <w:i/>
          <w:iCs/>
        </w:rPr>
      </w:pPr>
      <w:r w:rsidRPr="007B0978">
        <w:t>Identifiers – The values will be defined by national or regional organizations.</w:t>
      </w:r>
    </w:p>
    <w:p w14:paraId="274E8865" w14:textId="77777777" w:rsidR="00FD6280" w:rsidRPr="007B0978" w:rsidRDefault="00FD6280" w:rsidP="00850E1E">
      <w:pPr>
        <w:pStyle w:val="ListBullet3"/>
        <w:numPr>
          <w:ilvl w:val="0"/>
          <w:numId w:val="34"/>
        </w:numPr>
        <w:rPr>
          <w:i/>
          <w:iCs/>
        </w:rPr>
      </w:pPr>
      <w:r w:rsidRPr="007B0978">
        <w:t>Addresses – This profile only addresses three address types, each of which is a separately defined attribute in the auxiliary class (Billing Address, Mailing Address, and Practice Address).</w:t>
      </w:r>
    </w:p>
    <w:p w14:paraId="0AD3570C" w14:textId="77777777" w:rsidR="00FD6280" w:rsidRPr="007B0978" w:rsidRDefault="00FD6280" w:rsidP="00850E1E">
      <w:pPr>
        <w:pStyle w:val="ListBullet3"/>
        <w:numPr>
          <w:ilvl w:val="0"/>
          <w:numId w:val="34"/>
        </w:numPr>
        <w:rPr>
          <w:i/>
          <w:iCs/>
        </w:rPr>
      </w:pPr>
      <w:r w:rsidRPr="007B0978">
        <w:t>CSD008 Issue &amp; Potential Resolution (13-03-18):</w:t>
      </w:r>
    </w:p>
    <w:p w14:paraId="68BF1E5B" w14:textId="77777777" w:rsidR="00FD6280" w:rsidRPr="007B0978" w:rsidRDefault="00FD6280" w:rsidP="00850E1E">
      <w:pPr>
        <w:pStyle w:val="ListBullet3"/>
        <w:numPr>
          <w:ilvl w:val="0"/>
          <w:numId w:val="34"/>
        </w:numPr>
        <w:rPr>
          <w:i/>
          <w:iCs/>
        </w:rPr>
      </w:pPr>
      <w:r w:rsidRPr="007B0978">
        <w:t xml:space="preserve">The manageability of addresses is a concern. It is considered that, for CSD, a Facility MUST have a practice address. This Facility address MUST be inherited by any related </w:t>
      </w:r>
      <w:proofErr w:type="spellStart"/>
      <w:r w:rsidRPr="007B0978">
        <w:t>FacilityService</w:t>
      </w:r>
      <w:proofErr w:type="spellEnd"/>
      <w:r w:rsidRPr="007B0978">
        <w:t xml:space="preserve"> and may be constrained by the </w:t>
      </w:r>
      <w:proofErr w:type="spellStart"/>
      <w:r w:rsidRPr="007B0978">
        <w:t>FacilityService</w:t>
      </w:r>
      <w:proofErr w:type="spellEnd"/>
      <w:r w:rsidRPr="007B0978">
        <w:t xml:space="preserve"> (perhaps in the member-of entry?) only regarding business hours. Resolution (13-04-30): an association class is being used to model the relationship between Facility and Service.</w:t>
      </w:r>
    </w:p>
    <w:p w14:paraId="06FC6F57" w14:textId="77777777" w:rsidR="00FD6280" w:rsidRPr="007B0978" w:rsidRDefault="00FD6280" w:rsidP="00850E1E">
      <w:pPr>
        <w:pStyle w:val="ListBullet3"/>
        <w:numPr>
          <w:ilvl w:val="0"/>
          <w:numId w:val="34"/>
        </w:numPr>
        <w:rPr>
          <w:i/>
          <w:iCs/>
        </w:rPr>
      </w:pPr>
      <w:r w:rsidRPr="007B0978">
        <w:t xml:space="preserve">As above, where a provider has a relationship to a </w:t>
      </w:r>
      <w:proofErr w:type="spellStart"/>
      <w:r w:rsidRPr="007B0978">
        <w:t>FacilityService</w:t>
      </w:r>
      <w:proofErr w:type="spellEnd"/>
      <w:r w:rsidRPr="007B0978">
        <w:t xml:space="preserve">, the practice address MUST be inherited and, likewise, may be constrained regarding business hours. Resolution (13-04-30): an association class models the relationship between Providers and </w:t>
      </w:r>
      <w:proofErr w:type="spellStart"/>
      <w:r w:rsidRPr="007B0978">
        <w:t>FacilityServices</w:t>
      </w:r>
      <w:proofErr w:type="spellEnd"/>
      <w:r w:rsidRPr="007B0978">
        <w:t>.</w:t>
      </w:r>
    </w:p>
    <w:p w14:paraId="1D480DC3" w14:textId="77777777" w:rsidR="00FD6280" w:rsidRPr="007B0978" w:rsidRDefault="00FD6280" w:rsidP="00850E1E">
      <w:pPr>
        <w:pStyle w:val="ListBullet3"/>
        <w:numPr>
          <w:ilvl w:val="0"/>
          <w:numId w:val="34"/>
        </w:numPr>
        <w:rPr>
          <w:i/>
          <w:iCs/>
        </w:rPr>
      </w:pPr>
      <w:r w:rsidRPr="007B0978">
        <w:t xml:space="preserve">Related to this… should an </w:t>
      </w:r>
      <w:proofErr w:type="gramStart"/>
      <w:r w:rsidRPr="007B0978">
        <w:t>Organization</w:t>
      </w:r>
      <w:proofErr w:type="gramEnd"/>
      <w:r w:rsidRPr="007B0978">
        <w:t xml:space="preserve"> be prevented from having a Practice Address (or should it be ignored if it is there)? It is considered that this would be a useful constraint that would improve manageability. Resolution (13-04-30): only administrative addresses are modeled for Organizations.</w:t>
      </w:r>
    </w:p>
    <w:p w14:paraId="7044AB4F" w14:textId="77777777" w:rsidR="00FD6280" w:rsidRPr="007B0978" w:rsidRDefault="00FD6280" w:rsidP="00850E1E">
      <w:pPr>
        <w:pStyle w:val="ListBullet3"/>
        <w:numPr>
          <w:ilvl w:val="0"/>
          <w:numId w:val="34"/>
        </w:numPr>
        <w:rPr>
          <w:i/>
          <w:iCs/>
        </w:rPr>
      </w:pPr>
      <w:r w:rsidRPr="007B0978">
        <w:t xml:space="preserve">How will mobile clinics be handled? Are these facilities (likely YES). Is the address sufficiently flexible that a facility can have address as a required </w:t>
      </w:r>
      <w:proofErr w:type="gramStart"/>
      <w:r w:rsidRPr="007B0978">
        <w:t>field</w:t>
      </w:r>
      <w:proofErr w:type="gramEnd"/>
      <w:r w:rsidRPr="007B0978">
        <w:t xml:space="preserve"> but the </w:t>
      </w:r>
      <w:proofErr w:type="gramStart"/>
      <w:r w:rsidRPr="007B0978">
        <w:t>construct</w:t>
      </w:r>
      <w:proofErr w:type="gramEnd"/>
      <w:r w:rsidRPr="007B0978">
        <w:t xml:space="preserve"> can still be used to describe a mobile facility? Resolution (13-04-30): omit mobile facilities from this profile in this iteration. There are ways to add mobile clinics (later) be making address optional.</w:t>
      </w:r>
    </w:p>
    <w:p w14:paraId="156CDBC1" w14:textId="77777777" w:rsidR="00FD6280" w:rsidRPr="007B0978" w:rsidRDefault="00FD6280" w:rsidP="00850E1E">
      <w:pPr>
        <w:pStyle w:val="ListBullet"/>
        <w:numPr>
          <w:ilvl w:val="0"/>
          <w:numId w:val="32"/>
        </w:numPr>
        <w:rPr>
          <w:i/>
          <w:iCs/>
        </w:rPr>
      </w:pPr>
      <w:r w:rsidRPr="007B0978">
        <w:t xml:space="preserve">CSD010 (HPD0018): </w:t>
      </w:r>
    </w:p>
    <w:p w14:paraId="0C373DE1" w14:textId="4920AC1B" w:rsidR="00FD6280" w:rsidRPr="007B0978" w:rsidRDefault="00FD6280" w:rsidP="00850E1E">
      <w:pPr>
        <w:pStyle w:val="ListBullet2"/>
        <w:numPr>
          <w:ilvl w:val="0"/>
          <w:numId w:val="33"/>
        </w:numPr>
        <w:rPr>
          <w:i/>
          <w:iCs/>
        </w:rPr>
      </w:pPr>
      <w:r w:rsidRPr="007B0978">
        <w:t xml:space="preserve">Issue raised during a discussion of </w:t>
      </w:r>
      <w:r w:rsidR="007B0978">
        <w:t>Section</w:t>
      </w:r>
      <w:r w:rsidRPr="007B0978">
        <w:t xml:space="preserve"> 3.73.4.1 Provider Feed Request: As of 4/20/10 the profile reflects the decision made at the F2F in February that for a Provider Feed request, the only response provided by the HPD Actor would be an acknowledgement that the transaction has been received. Data administration issues such as data reconciliation, data validation, data integrity etc. associated with the Add/Update/Delete operations are considered back-end processes for the purpose of this profile and proposed to be addressed by the policies and procedures of the organization managing the HPD</w:t>
      </w:r>
      <w:r w:rsidR="008B268F" w:rsidRPr="007B0978">
        <w:t xml:space="preserve">. </w:t>
      </w:r>
      <w:r w:rsidRPr="007B0978">
        <w:t xml:space="preserve">The profile would not provide any guidance on any expected actions or back-end processes to be executed, or policies to be followed by the HPD </w:t>
      </w:r>
      <w:r w:rsidR="005E006B" w:rsidRPr="007B0978">
        <w:t>Actor</w:t>
      </w:r>
      <w:r w:rsidRPr="007B0978">
        <w:t xml:space="preserve">. If that is the </w:t>
      </w:r>
      <w:proofErr w:type="gramStart"/>
      <w:r w:rsidRPr="007B0978">
        <w:t>case</w:t>
      </w:r>
      <w:proofErr w:type="gramEnd"/>
      <w:r w:rsidRPr="007B0978">
        <w:t xml:space="preserve"> </w:t>
      </w:r>
      <w:r w:rsidRPr="007B0978">
        <w:lastRenderedPageBreak/>
        <w:t>then this transaction would be an optional transaction</w:t>
      </w:r>
      <w:r w:rsidR="008B268F" w:rsidRPr="007B0978">
        <w:t xml:space="preserve">. </w:t>
      </w:r>
      <w:r w:rsidRPr="007B0978">
        <w:t>This may have been misunderstood, or an invalid conclusion and needs re-addressing by the IHE committee</w:t>
      </w:r>
      <w:r w:rsidR="008B268F" w:rsidRPr="007B0978">
        <w:t xml:space="preserve">. </w:t>
      </w:r>
    </w:p>
    <w:p w14:paraId="3E4D8E25" w14:textId="77777777" w:rsidR="00FD6280" w:rsidRPr="007B0978" w:rsidRDefault="00FD6280" w:rsidP="00850E1E">
      <w:pPr>
        <w:pStyle w:val="ListBullet2"/>
        <w:numPr>
          <w:ilvl w:val="0"/>
          <w:numId w:val="33"/>
        </w:numPr>
        <w:rPr>
          <w:i/>
          <w:iCs/>
        </w:rPr>
      </w:pPr>
      <w:r w:rsidRPr="007B0978">
        <w:t>HPD0018 Resolution (4/26/10): This is a required transaction for the HPD Actor</w:t>
      </w:r>
      <w:r w:rsidR="008B268F" w:rsidRPr="007B0978">
        <w:t xml:space="preserve">. </w:t>
      </w:r>
      <w:r w:rsidRPr="007B0978">
        <w:t xml:space="preserve">The required actions for the HPD Actor are that the HPD Actor is required to have a policy to conform to LDAP specification for processing </w:t>
      </w:r>
      <w:proofErr w:type="gramStart"/>
      <w:r w:rsidRPr="007B0978">
        <w:t>adds</w:t>
      </w:r>
      <w:proofErr w:type="gramEnd"/>
      <w:r w:rsidRPr="007B0978">
        <w:t>, deletes, and updates</w:t>
      </w:r>
      <w:r w:rsidR="008B268F" w:rsidRPr="007B0978">
        <w:t xml:space="preserve">. </w:t>
      </w:r>
      <w:r w:rsidRPr="007B0978">
        <w:t>The HPD Actor must have a policy to validate feeds and handle data integrity prior to publishing the date</w:t>
      </w:r>
      <w:r w:rsidR="008B268F" w:rsidRPr="007B0978">
        <w:t xml:space="preserve">. </w:t>
      </w:r>
    </w:p>
    <w:p w14:paraId="4052FE21" w14:textId="332E2507" w:rsidR="00FD6280" w:rsidRPr="007B0978" w:rsidRDefault="00FD6280" w:rsidP="00850E1E">
      <w:pPr>
        <w:pStyle w:val="ListBullet2"/>
        <w:numPr>
          <w:ilvl w:val="0"/>
          <w:numId w:val="33"/>
        </w:numPr>
        <w:rPr>
          <w:i/>
          <w:iCs/>
        </w:rPr>
      </w:pPr>
      <w:r w:rsidRPr="007B0978">
        <w:t xml:space="preserve">CSD010 Issue: Will CSD support, via the Provider Feed (for example), management of Facility and </w:t>
      </w:r>
      <w:proofErr w:type="spellStart"/>
      <w:r w:rsidRPr="007B0978">
        <w:t>FacilityService</w:t>
      </w:r>
      <w:proofErr w:type="spellEnd"/>
      <w:r w:rsidRPr="007B0978">
        <w:t xml:space="preserve"> entries? Resolution (13-04-30): data management will not be supported in this iteration of the CSD </w:t>
      </w:r>
      <w:r w:rsidR="005E006B" w:rsidRPr="007B0978">
        <w:t>Profile</w:t>
      </w:r>
      <w:r w:rsidRPr="007B0978">
        <w:t>.</w:t>
      </w:r>
    </w:p>
    <w:p w14:paraId="4AEC05EA" w14:textId="77777777" w:rsidR="00FD6280" w:rsidRPr="007B0978" w:rsidRDefault="00FD6280" w:rsidP="00850E1E">
      <w:pPr>
        <w:pStyle w:val="ListBullet"/>
        <w:numPr>
          <w:ilvl w:val="0"/>
          <w:numId w:val="32"/>
        </w:numPr>
      </w:pPr>
      <w:r w:rsidRPr="007B0978">
        <w:t xml:space="preserve">CSD011 (HPD024): </w:t>
      </w:r>
    </w:p>
    <w:p w14:paraId="5BABB840" w14:textId="77777777" w:rsidR="00FD6280" w:rsidRPr="007B0978" w:rsidRDefault="00FD6280" w:rsidP="00850E1E">
      <w:pPr>
        <w:pStyle w:val="ListBullet2"/>
        <w:numPr>
          <w:ilvl w:val="0"/>
          <w:numId w:val="33"/>
        </w:numPr>
      </w:pPr>
      <w:r w:rsidRPr="007B0978">
        <w:t xml:space="preserve">HPD024 Issue: Use of Address Structure: </w:t>
      </w:r>
    </w:p>
    <w:p w14:paraId="65C84BB6" w14:textId="77777777" w:rsidR="00FD6280" w:rsidRPr="007B0978" w:rsidRDefault="00FD6280" w:rsidP="00850E1E">
      <w:pPr>
        <w:pStyle w:val="ListBullet3"/>
        <w:numPr>
          <w:ilvl w:val="0"/>
          <w:numId w:val="34"/>
        </w:numPr>
      </w:pPr>
      <w:r w:rsidRPr="007B0978">
        <w:t xml:space="preserve">First Option is to make an address as an attribute with syntax </w:t>
      </w:r>
      <w:proofErr w:type="spellStart"/>
      <w:r w:rsidRPr="007B0978">
        <w:t>dstring</w:t>
      </w:r>
      <w:proofErr w:type="spellEnd"/>
      <w:r w:rsidRPr="007B0978">
        <w:t xml:space="preserve"> </w:t>
      </w:r>
      <w:proofErr w:type="gramStart"/>
      <w:r w:rsidRPr="007B0978">
        <w:t>*( "</w:t>
      </w:r>
      <w:proofErr w:type="gramEnd"/>
      <w:r w:rsidRPr="007B0978">
        <w:t xml:space="preserve">$" </w:t>
      </w:r>
      <w:proofErr w:type="spellStart"/>
      <w:proofErr w:type="gramStart"/>
      <w:r w:rsidRPr="007B0978">
        <w:t>dstring</w:t>
      </w:r>
      <w:proofErr w:type="spellEnd"/>
      <w:r w:rsidRPr="007B0978">
        <w:t xml:space="preserve"> )</w:t>
      </w:r>
      <w:proofErr w:type="gramEnd"/>
      <w:r w:rsidRPr="007B0978">
        <w:t xml:space="preserve"> </w:t>
      </w:r>
      <w:proofErr w:type="gramStart"/>
      <w:r w:rsidRPr="007B0978">
        <w:t>similar to</w:t>
      </w:r>
      <w:proofErr w:type="gramEnd"/>
      <w:r w:rsidRPr="007B0978">
        <w:t xml:space="preserve"> that of the postal code but additionally enforce format of “key=value” that allows for key to be of different kinds: address status and address components. This would allow adding new types without redefining the schema and allow us to search for </w:t>
      </w:r>
      <w:proofErr w:type="gramStart"/>
      <w:r w:rsidRPr="007B0978">
        <w:t>&amp;(</w:t>
      </w:r>
      <w:proofErr w:type="gramEnd"/>
      <w:r w:rsidRPr="007B0978">
        <w:t>status=primary, city=Nowheresville).</w:t>
      </w:r>
    </w:p>
    <w:p w14:paraId="500D6480" w14:textId="77777777" w:rsidR="00FD6280" w:rsidRPr="007B0978" w:rsidRDefault="00FD6280" w:rsidP="00850E1E">
      <w:pPr>
        <w:pStyle w:val="ListBullet3"/>
        <w:numPr>
          <w:ilvl w:val="0"/>
          <w:numId w:val="34"/>
        </w:numPr>
      </w:pPr>
      <w:r w:rsidRPr="007B0978">
        <w:t xml:space="preserve">Second option is to have two different attributes as LDAP Postal Address syntax to distinguish primary and other addresses. E.g., </w:t>
      </w:r>
      <w:proofErr w:type="spellStart"/>
      <w:r w:rsidRPr="007B0978">
        <w:rPr>
          <w:i/>
          <w:iCs/>
        </w:rPr>
        <w:t>hpdPrimaryProviderPracticeAddress</w:t>
      </w:r>
      <w:proofErr w:type="spellEnd"/>
      <w:r w:rsidRPr="007B0978">
        <w:t xml:space="preserve"> and </w:t>
      </w:r>
      <w:proofErr w:type="spellStart"/>
      <w:r w:rsidRPr="007B0978">
        <w:rPr>
          <w:i/>
          <w:iCs/>
        </w:rPr>
        <w:t>hpdProviderPracticeAddress</w:t>
      </w:r>
      <w:proofErr w:type="spellEnd"/>
      <w:r w:rsidRPr="007B0978">
        <w:rPr>
          <w:i/>
          <w:iCs/>
        </w:rPr>
        <w:t xml:space="preserve">. </w:t>
      </w:r>
      <w:r w:rsidRPr="007B0978">
        <w:t xml:space="preserve">In this option, the Address Status attribute is not maintained and assumes Primary Address as always active. </w:t>
      </w:r>
    </w:p>
    <w:p w14:paraId="2CD5651B" w14:textId="77777777" w:rsidR="00FD6280" w:rsidRPr="007B0978" w:rsidRDefault="00FD6280" w:rsidP="00850E1E">
      <w:pPr>
        <w:pStyle w:val="ListBullet3"/>
        <w:numPr>
          <w:ilvl w:val="0"/>
          <w:numId w:val="34"/>
        </w:numPr>
      </w:pPr>
      <w:r w:rsidRPr="007B0978">
        <w:t xml:space="preserve">Third option is to search based on a value stored in a subordinate Address object. In that case, we </w:t>
      </w:r>
      <w:proofErr w:type="gramStart"/>
      <w:r w:rsidRPr="007B0978">
        <w:t>have to</w:t>
      </w:r>
      <w:proofErr w:type="gramEnd"/>
      <w:r w:rsidRPr="007B0978">
        <w:t xml:space="preserve"> obtain that object and then perform a second search on the object's parent's DN to obtain the entire entry making provider search based on address inefficient.</w:t>
      </w:r>
    </w:p>
    <w:p w14:paraId="11949826" w14:textId="77777777" w:rsidR="00FD6280" w:rsidRPr="007B0978" w:rsidRDefault="00FD6280" w:rsidP="00850E1E">
      <w:pPr>
        <w:pStyle w:val="ListBullet2"/>
        <w:numPr>
          <w:ilvl w:val="0"/>
          <w:numId w:val="33"/>
        </w:numPr>
      </w:pPr>
      <w:r w:rsidRPr="007B0978">
        <w:t>HPD024 Resolution (4/26/10): First Option</w:t>
      </w:r>
    </w:p>
    <w:p w14:paraId="0C9DAD65" w14:textId="77777777" w:rsidR="00FD6280" w:rsidRPr="007B0978" w:rsidRDefault="00FD6280" w:rsidP="00850E1E">
      <w:pPr>
        <w:pStyle w:val="ListBullet2"/>
        <w:numPr>
          <w:ilvl w:val="0"/>
          <w:numId w:val="33"/>
        </w:numPr>
      </w:pPr>
      <w:r w:rsidRPr="007B0978">
        <w:t xml:space="preserve">CSD011 Issue: Will requiring inheritance of addresses (see CSD008) impair performance? If yes, is it “worth it” </w:t>
      </w:r>
      <w:proofErr w:type="gramStart"/>
      <w:r w:rsidRPr="007B0978">
        <w:t>in order to</w:t>
      </w:r>
      <w:proofErr w:type="gramEnd"/>
      <w:r w:rsidRPr="007B0978">
        <w:t xml:space="preserve"> improve manageability? Resolution (13-04-30): “class association” (UML modeling) of a native relational data design will address this issue.</w:t>
      </w:r>
    </w:p>
    <w:p w14:paraId="1811A907" w14:textId="77777777" w:rsidR="00FD6280" w:rsidRPr="007B0978" w:rsidRDefault="00FD6280" w:rsidP="00850E1E">
      <w:pPr>
        <w:pStyle w:val="ListBullet"/>
        <w:numPr>
          <w:ilvl w:val="0"/>
          <w:numId w:val="32"/>
        </w:numPr>
        <w:rPr>
          <w:i/>
          <w:iCs/>
          <w:szCs w:val="24"/>
        </w:rPr>
      </w:pPr>
      <w:r w:rsidRPr="007B0978">
        <w:rPr>
          <w:szCs w:val="24"/>
        </w:rPr>
        <w:t xml:space="preserve">CSD012 (HPD025): </w:t>
      </w:r>
    </w:p>
    <w:p w14:paraId="788E20E5" w14:textId="77777777" w:rsidR="00FD6280" w:rsidRPr="007B0978" w:rsidRDefault="00FD6280" w:rsidP="00850E1E">
      <w:pPr>
        <w:pStyle w:val="ListBullet2"/>
        <w:numPr>
          <w:ilvl w:val="0"/>
          <w:numId w:val="33"/>
        </w:numPr>
        <w:rPr>
          <w:rStyle w:val="left"/>
          <w:i/>
          <w:iCs/>
        </w:rPr>
      </w:pPr>
      <w:r w:rsidRPr="007B0978">
        <w:rPr>
          <w:szCs w:val="24"/>
        </w:rPr>
        <w:t xml:space="preserve">HPD025 </w:t>
      </w:r>
      <w:r w:rsidRPr="007B0978">
        <w:rPr>
          <w:rStyle w:val="left"/>
          <w:color w:val="000000"/>
          <w:szCs w:val="24"/>
        </w:rPr>
        <w:t>Issue: For "</w:t>
      </w:r>
      <w:proofErr w:type="spellStart"/>
      <w:r w:rsidRPr="007B0978">
        <w:rPr>
          <w:rStyle w:val="left"/>
          <w:color w:val="000000"/>
          <w:szCs w:val="24"/>
        </w:rPr>
        <w:t>memberof</w:t>
      </w:r>
      <w:proofErr w:type="spellEnd"/>
      <w:r w:rsidRPr="007B0978">
        <w:rPr>
          <w:rStyle w:val="left"/>
          <w:color w:val="000000"/>
          <w:szCs w:val="24"/>
        </w:rPr>
        <w:t xml:space="preserve">" query, ex: find the organizations that this provider is a </w:t>
      </w:r>
      <w:proofErr w:type="spellStart"/>
      <w:proofErr w:type="gramStart"/>
      <w:r w:rsidRPr="007B0978">
        <w:rPr>
          <w:rStyle w:val="left"/>
          <w:color w:val="000000"/>
          <w:szCs w:val="24"/>
        </w:rPr>
        <w:t>memberof</w:t>
      </w:r>
      <w:proofErr w:type="spellEnd"/>
      <w:proofErr w:type="gramEnd"/>
      <w:r w:rsidRPr="007B0978">
        <w:rPr>
          <w:rStyle w:val="left"/>
          <w:color w:val="000000"/>
          <w:szCs w:val="24"/>
        </w:rPr>
        <w:t>. Who is responsible for defining how many "</w:t>
      </w:r>
      <w:proofErr w:type="spellStart"/>
      <w:proofErr w:type="gramStart"/>
      <w:r w:rsidRPr="007B0978">
        <w:rPr>
          <w:rStyle w:val="left"/>
          <w:color w:val="000000"/>
          <w:szCs w:val="24"/>
        </w:rPr>
        <w:t>memberof</w:t>
      </w:r>
      <w:proofErr w:type="spellEnd"/>
      <w:proofErr w:type="gramEnd"/>
      <w:r w:rsidRPr="007B0978">
        <w:rPr>
          <w:rStyle w:val="left"/>
          <w:color w:val="000000"/>
          <w:szCs w:val="24"/>
        </w:rPr>
        <w:t xml:space="preserve">" relationship levels should be </w:t>
      </w:r>
      <w:proofErr w:type="gramStart"/>
      <w:r w:rsidRPr="007B0978">
        <w:rPr>
          <w:rStyle w:val="left"/>
          <w:color w:val="000000"/>
          <w:szCs w:val="24"/>
        </w:rPr>
        <w:t>searched, and</w:t>
      </w:r>
      <w:proofErr w:type="gramEnd"/>
      <w:r w:rsidRPr="007B0978">
        <w:rPr>
          <w:rStyle w:val="left"/>
          <w:color w:val="000000"/>
          <w:szCs w:val="24"/>
        </w:rPr>
        <w:t xml:space="preserve"> returned. 1) Should the HPD always search and return all levels, 2) Should the HPD only </w:t>
      </w:r>
      <w:proofErr w:type="gramStart"/>
      <w:r w:rsidRPr="007B0978">
        <w:rPr>
          <w:rStyle w:val="left"/>
          <w:color w:val="000000"/>
          <w:szCs w:val="24"/>
        </w:rPr>
        <w:t>search</w:t>
      </w:r>
      <w:proofErr w:type="gramEnd"/>
      <w:r w:rsidRPr="007B0978">
        <w:rPr>
          <w:rStyle w:val="left"/>
          <w:color w:val="000000"/>
          <w:szCs w:val="24"/>
        </w:rPr>
        <w:t xml:space="preserve"> one level at a time, and have the Consumer request subsequent searches, 3) Should the consumer identify "up to" how many levels the HPD should search </w:t>
      </w:r>
      <w:proofErr w:type="gramStart"/>
      <w:r w:rsidRPr="007B0978">
        <w:rPr>
          <w:rStyle w:val="left"/>
          <w:color w:val="000000"/>
          <w:szCs w:val="24"/>
        </w:rPr>
        <w:t>4)Should</w:t>
      </w:r>
      <w:proofErr w:type="gramEnd"/>
      <w:r w:rsidRPr="007B0978">
        <w:rPr>
          <w:rStyle w:val="left"/>
          <w:color w:val="000000"/>
          <w:szCs w:val="24"/>
        </w:rPr>
        <w:t xml:space="preserve"> the consumer identify "up to" what type of organization to search to.</w:t>
      </w:r>
    </w:p>
    <w:p w14:paraId="7F90E999" w14:textId="77777777" w:rsidR="00FD6280" w:rsidRPr="007B0978" w:rsidRDefault="00FD6280" w:rsidP="00850E1E">
      <w:pPr>
        <w:pStyle w:val="ListBullet2"/>
        <w:numPr>
          <w:ilvl w:val="0"/>
          <w:numId w:val="33"/>
        </w:numPr>
        <w:rPr>
          <w:rStyle w:val="left"/>
          <w:i/>
          <w:iCs/>
        </w:rPr>
      </w:pPr>
      <w:r w:rsidRPr="007B0978">
        <w:rPr>
          <w:szCs w:val="24"/>
        </w:rPr>
        <w:lastRenderedPageBreak/>
        <w:t xml:space="preserve">HPD025 </w:t>
      </w:r>
      <w:r w:rsidRPr="007B0978">
        <w:rPr>
          <w:rStyle w:val="left"/>
          <w:color w:val="000000"/>
          <w:szCs w:val="24"/>
        </w:rPr>
        <w:t xml:space="preserve">Resolution (4/28/10): This is determined by the LDAP standards and will not be defined in this profile. </w:t>
      </w:r>
    </w:p>
    <w:p w14:paraId="755E8EE3" w14:textId="77777777" w:rsidR="00FD6280" w:rsidRPr="007B0978" w:rsidRDefault="00FD6280" w:rsidP="00850E1E">
      <w:pPr>
        <w:pStyle w:val="ListBullet2"/>
        <w:numPr>
          <w:ilvl w:val="0"/>
          <w:numId w:val="33"/>
        </w:numPr>
        <w:rPr>
          <w:i/>
          <w:iCs/>
        </w:rPr>
      </w:pPr>
      <w:r w:rsidRPr="007B0978">
        <w:rPr>
          <w:szCs w:val="24"/>
        </w:rPr>
        <w:t xml:space="preserve">CSD012 Issue: CSD imposes a member-of rigor regarding Organization &gt; Facility &gt; </w:t>
      </w:r>
      <w:proofErr w:type="spellStart"/>
      <w:r w:rsidRPr="007B0978">
        <w:rPr>
          <w:szCs w:val="24"/>
        </w:rPr>
        <w:t>FacilityService</w:t>
      </w:r>
      <w:proofErr w:type="spellEnd"/>
      <w:r w:rsidRPr="007B0978">
        <w:rPr>
          <w:szCs w:val="24"/>
        </w:rPr>
        <w:t xml:space="preserve"> and, potentially, the Provider member-of relationships to Facility and/or (or just or?) Facility and </w:t>
      </w:r>
      <w:proofErr w:type="spellStart"/>
      <w:r w:rsidRPr="007B0978">
        <w:rPr>
          <w:szCs w:val="24"/>
        </w:rPr>
        <w:t>FacilityService</w:t>
      </w:r>
      <w:proofErr w:type="spellEnd"/>
      <w:r w:rsidRPr="007B0978">
        <w:rPr>
          <w:szCs w:val="24"/>
        </w:rPr>
        <w:t xml:space="preserve">. Does this require us to revisit HPD025? Resolution (13-04-30): Leverage the existing information models; recast these information models as an XSD and employ XQuery against this XSD as the query transaction language. NOTE: </w:t>
      </w:r>
      <w:proofErr w:type="gramStart"/>
      <w:r w:rsidRPr="007B0978">
        <w:rPr>
          <w:szCs w:val="24"/>
        </w:rPr>
        <w:t>a number of</w:t>
      </w:r>
      <w:proofErr w:type="gramEnd"/>
      <w:r w:rsidRPr="007B0978">
        <w:rPr>
          <w:szCs w:val="24"/>
        </w:rPr>
        <w:t xml:space="preserve"> candidates were considered including: SPARQL, SQL, OCL, LDAP and XQuery. Previous issues with SQL caused this to appear to be a </w:t>
      </w:r>
      <w:proofErr w:type="gramStart"/>
      <w:r w:rsidRPr="007B0978">
        <w:rPr>
          <w:szCs w:val="24"/>
        </w:rPr>
        <w:t>high risk</w:t>
      </w:r>
      <w:proofErr w:type="gramEnd"/>
      <w:r w:rsidRPr="007B0978">
        <w:rPr>
          <w:szCs w:val="24"/>
        </w:rPr>
        <w:t xml:space="preserve"> option. SPARQL and OCL both have very low adoption in the marketplace. LDAP is problematic as a relational query approach for the reasons already outlined. </w:t>
      </w:r>
    </w:p>
    <w:p w14:paraId="479C817E"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rPr>
        <w:t>CSD014:</w:t>
      </w:r>
    </w:p>
    <w:p w14:paraId="5A208F52" w14:textId="77777777" w:rsidR="00FD6280" w:rsidRPr="007B0978" w:rsidRDefault="00FD6280" w:rsidP="00AE0F65">
      <w:pPr>
        <w:pStyle w:val="ListBullet2"/>
        <w:numPr>
          <w:ilvl w:val="0"/>
          <w:numId w:val="33"/>
        </w:numPr>
        <w:rPr>
          <w:rStyle w:val="left"/>
          <w:b/>
          <w:i/>
          <w:iCs/>
          <w:szCs w:val="24"/>
        </w:rPr>
      </w:pPr>
      <w:r w:rsidRPr="007B0978">
        <w:rPr>
          <w:rStyle w:val="left"/>
          <w:iCs/>
        </w:rPr>
        <w:t xml:space="preserve">Is it appropriate to constrain Services to be provided only at Facilities? There are cases where Organizations provide Services in the field (not thru facilities). Should there be a Service-Organization relationship and this </w:t>
      </w:r>
      <w:r w:rsidRPr="007B0978">
        <w:rPr>
          <w:rStyle w:val="left"/>
          <w:b/>
          <w:i/>
          <w:iCs/>
        </w:rPr>
        <w:t>may</w:t>
      </w:r>
      <w:r w:rsidRPr="007B0978">
        <w:rPr>
          <w:rStyle w:val="left"/>
          <w:iCs/>
        </w:rPr>
        <w:t xml:space="preserve"> be provided at a Facility? </w:t>
      </w:r>
    </w:p>
    <w:p w14:paraId="2E2720BF" w14:textId="77777777" w:rsidR="00FD6280" w:rsidRPr="007B0978" w:rsidRDefault="00FD6280" w:rsidP="00AE0F65">
      <w:pPr>
        <w:pStyle w:val="ListBullet2"/>
        <w:numPr>
          <w:ilvl w:val="0"/>
          <w:numId w:val="33"/>
        </w:numPr>
        <w:rPr>
          <w:rStyle w:val="left"/>
          <w:b/>
          <w:i/>
          <w:iCs/>
          <w:szCs w:val="24"/>
        </w:rPr>
      </w:pPr>
      <w:r w:rsidRPr="007B0978">
        <w:rPr>
          <w:rStyle w:val="left"/>
          <w:iCs/>
        </w:rPr>
        <w:t xml:space="preserve">Conversely, where a Service-Facility relationship exists, does a relationship to the Organization need to be explicit or can it be inherited through the Facility-Organization relationship? Basically – can a single Facility have more than Organization relationship? If yes, the </w:t>
      </w:r>
      <w:proofErr w:type="gramStart"/>
      <w:r w:rsidRPr="007B0978">
        <w:rPr>
          <w:rStyle w:val="left"/>
          <w:iCs/>
        </w:rPr>
        <w:t>Facility-Service-Organization</w:t>
      </w:r>
      <w:proofErr w:type="gramEnd"/>
      <w:r w:rsidRPr="007B0978">
        <w:rPr>
          <w:rStyle w:val="left"/>
          <w:iCs/>
        </w:rPr>
        <w:t xml:space="preserve"> relationship needs to be explicit; if not, then where multiple Organizations are operating out of a single Facility there will need to be a contrivance of multiple Facility IDs (which could be confusing). Resolution: a relationship will be modeled between </w:t>
      </w:r>
      <w:proofErr w:type="spellStart"/>
      <w:r w:rsidRPr="007B0978">
        <w:rPr>
          <w:rStyle w:val="left"/>
          <w:iCs/>
        </w:rPr>
        <w:t>FacilityService</w:t>
      </w:r>
      <w:proofErr w:type="spellEnd"/>
      <w:r w:rsidRPr="007B0978">
        <w:rPr>
          <w:rStyle w:val="left"/>
          <w:iCs/>
        </w:rPr>
        <w:t xml:space="preserve"> and Organization, independent of the relationship between Facility and Organization. This will be an optional relationship which </w:t>
      </w:r>
      <w:r w:rsidRPr="007B0978">
        <w:rPr>
          <w:rStyle w:val="left"/>
          <w:b/>
          <w:i/>
          <w:iCs/>
        </w:rPr>
        <w:t>may be</w:t>
      </w:r>
      <w:r w:rsidRPr="007B0978">
        <w:rPr>
          <w:rStyle w:val="left"/>
          <w:iCs/>
        </w:rPr>
        <w:t xml:space="preserve"> </w:t>
      </w:r>
      <w:proofErr w:type="gramStart"/>
      <w:r w:rsidRPr="007B0978">
        <w:rPr>
          <w:rStyle w:val="left"/>
          <w:iCs/>
        </w:rPr>
        <w:t>leveraged</w:t>
      </w:r>
      <w:proofErr w:type="gramEnd"/>
      <w:r w:rsidRPr="007B0978">
        <w:rPr>
          <w:rStyle w:val="left"/>
          <w:iCs/>
        </w:rPr>
        <w:t xml:space="preserve"> to clarify the auspices under which specific services are being provided.</w:t>
      </w:r>
    </w:p>
    <w:p w14:paraId="2E1FFEB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CSD015:</w:t>
      </w:r>
    </w:p>
    <w:p w14:paraId="1C7B0587" w14:textId="7FD5D551" w:rsidR="00FD6280" w:rsidRPr="007B0978" w:rsidRDefault="00FD6280" w:rsidP="005862F9">
      <w:pPr>
        <w:pStyle w:val="ListBullet2"/>
        <w:numPr>
          <w:ilvl w:val="0"/>
          <w:numId w:val="33"/>
        </w:numPr>
        <w:rPr>
          <w:rStyle w:val="left"/>
          <w:b/>
          <w:i/>
          <w:iCs/>
          <w:szCs w:val="24"/>
        </w:rPr>
      </w:pPr>
      <w:r w:rsidRPr="007B0978">
        <w:rPr>
          <w:rStyle w:val="left"/>
          <w:iCs/>
        </w:rPr>
        <w:t>Should geocode be part of Address (preferred) or should it be a separate attribute, such as Position? Putting geocode within address, as a required element, puts a burden on existing deployments that may not have geocoded their addresses and it also is superfluous in cases such as “mailing” address (which may be PO box). Not requiring geocodes</w:t>
      </w:r>
      <w:r w:rsidR="007308FE">
        <w:rPr>
          <w:rStyle w:val="left"/>
          <w:iCs/>
        </w:rPr>
        <w:t>;</w:t>
      </w:r>
      <w:r w:rsidR="0028184B">
        <w:rPr>
          <w:rStyle w:val="left"/>
          <w:iCs/>
        </w:rPr>
        <w:t xml:space="preserve"> </w:t>
      </w:r>
      <w:r w:rsidRPr="007B0978">
        <w:rPr>
          <w:rStyle w:val="left"/>
          <w:iCs/>
        </w:rPr>
        <w:t xml:space="preserve">however, undermines the ability to do any proximity calculations, which are key to the CSD value proposition. Addressed (13-05-14): geocode has been included as a separate attribute. </w:t>
      </w:r>
    </w:p>
    <w:p w14:paraId="368FC01E" w14:textId="77777777" w:rsidR="00FD6280" w:rsidRPr="007B0978" w:rsidRDefault="00FD6280" w:rsidP="005862F9">
      <w:pPr>
        <w:pStyle w:val="ListBullet2"/>
        <w:numPr>
          <w:ilvl w:val="0"/>
          <w:numId w:val="33"/>
        </w:numPr>
        <w:rPr>
          <w:rStyle w:val="left"/>
          <w:b/>
          <w:i/>
          <w:iCs/>
          <w:szCs w:val="24"/>
        </w:rPr>
      </w:pPr>
      <w:r w:rsidRPr="007B0978">
        <w:rPr>
          <w:rStyle w:val="left"/>
          <w:b/>
          <w:iCs/>
        </w:rPr>
        <w:t>NOTE: the type of geocode (standard) has been specified… it is not left up to implementers.</w:t>
      </w:r>
    </w:p>
    <w:p w14:paraId="43CA21F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CSD016:</w:t>
      </w:r>
    </w:p>
    <w:p w14:paraId="3C856C6D" w14:textId="572666D2" w:rsidR="00FD6280" w:rsidRPr="007B0978" w:rsidRDefault="00FD6280" w:rsidP="00AE0F65">
      <w:pPr>
        <w:pStyle w:val="ListBullet2"/>
        <w:numPr>
          <w:ilvl w:val="0"/>
          <w:numId w:val="33"/>
        </w:numPr>
        <w:rPr>
          <w:rStyle w:val="left"/>
          <w:b/>
          <w:i/>
          <w:iCs/>
          <w:szCs w:val="24"/>
        </w:rPr>
      </w:pPr>
      <w:r w:rsidRPr="007B0978">
        <w:rPr>
          <w:rStyle w:val="left"/>
          <w:iCs/>
        </w:rPr>
        <w:t xml:space="preserve">Experience from HPD implementers is negative regarding the ability of LDAP to support relationships. This will be compounded for CSD, as relationships are the key element of </w:t>
      </w:r>
      <w:r w:rsidRPr="007B0978">
        <w:rPr>
          <w:rStyle w:val="left"/>
          <w:iCs/>
        </w:rPr>
        <w:lastRenderedPageBreak/>
        <w:t xml:space="preserve">the CSD </w:t>
      </w:r>
      <w:r w:rsidR="005E006B" w:rsidRPr="007B0978">
        <w:rPr>
          <w:rStyle w:val="left"/>
          <w:iCs/>
        </w:rPr>
        <w:t>Profile</w:t>
      </w:r>
      <w:r w:rsidRPr="007B0978">
        <w:rPr>
          <w:rStyle w:val="left"/>
          <w:iCs/>
        </w:rPr>
        <w:t xml:space="preserve">’s value proposition. A relational model is to be favored, and to query this, a format such as SQL or XQuery will work much better than LDAP as the query language. Of these, XQuery will likely </w:t>
      </w:r>
      <w:proofErr w:type="gramStart"/>
      <w:r w:rsidRPr="007B0978">
        <w:rPr>
          <w:rStyle w:val="left"/>
          <w:iCs/>
        </w:rPr>
        <w:t>better fit</w:t>
      </w:r>
      <w:proofErr w:type="gramEnd"/>
      <w:r w:rsidRPr="007B0978">
        <w:rPr>
          <w:rStyle w:val="left"/>
          <w:iCs/>
        </w:rPr>
        <w:t xml:space="preserve"> with the returning of xml or JSON responses. Resolution: embrace XQuery for the CSD </w:t>
      </w:r>
      <w:r w:rsidR="005E006B" w:rsidRPr="007B0978">
        <w:rPr>
          <w:rStyle w:val="left"/>
          <w:iCs/>
        </w:rPr>
        <w:t>Profile</w:t>
      </w:r>
      <w:r w:rsidRPr="007B0978">
        <w:rPr>
          <w:rStyle w:val="left"/>
          <w:iCs/>
        </w:rPr>
        <w:t>.</w:t>
      </w:r>
    </w:p>
    <w:p w14:paraId="659D62D1"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CSD017:</w:t>
      </w:r>
    </w:p>
    <w:p w14:paraId="61E4E83B" w14:textId="77777777" w:rsidR="00FD6280" w:rsidRPr="007B0978" w:rsidRDefault="00FD6280" w:rsidP="00AE0F65">
      <w:pPr>
        <w:pStyle w:val="ListBullet2"/>
        <w:numPr>
          <w:ilvl w:val="0"/>
          <w:numId w:val="33"/>
        </w:numPr>
        <w:rPr>
          <w:rStyle w:val="left"/>
          <w:b/>
          <w:i/>
          <w:iCs/>
          <w:szCs w:val="24"/>
        </w:rPr>
      </w:pPr>
      <w:r w:rsidRPr="007B0978">
        <w:rPr>
          <w:rStyle w:val="left"/>
          <w:iCs/>
        </w:rPr>
        <w:t xml:space="preserve">It will simplify things to make the Provider-Organization relationship </w:t>
      </w:r>
      <w:proofErr w:type="gramStart"/>
      <w:r w:rsidRPr="007B0978">
        <w:rPr>
          <w:rStyle w:val="left"/>
          <w:iCs/>
        </w:rPr>
        <w:t>mandatory;</w:t>
      </w:r>
      <w:proofErr w:type="gramEnd"/>
      <w:r w:rsidRPr="007B0978">
        <w:rPr>
          <w:rStyle w:val="left"/>
          <w:iCs/>
        </w:rPr>
        <w:t xml:space="preserve"> e.g., a Provider who is in private practice would at least have that relationship to a “private practice” organization entity where the administrative information may be maintained. There is a downside in that this could be burdensome (from an IT standpoint) for the many GPs who are in private practice (lots of data maintenance). Is this too much downside? Resolution: the Provider-Organization relationship will be mandatory.</w:t>
      </w:r>
    </w:p>
    <w:p w14:paraId="25AE0663"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CSD018:</w:t>
      </w:r>
    </w:p>
    <w:p w14:paraId="2037CD79" w14:textId="77777777" w:rsidR="00FD6280" w:rsidRPr="007B0978" w:rsidRDefault="00FD6280" w:rsidP="005862F9">
      <w:pPr>
        <w:pStyle w:val="ListBullet2"/>
        <w:numPr>
          <w:ilvl w:val="0"/>
          <w:numId w:val="33"/>
        </w:numPr>
        <w:rPr>
          <w:rStyle w:val="left"/>
          <w:b/>
          <w:i/>
          <w:iCs/>
          <w:szCs w:val="24"/>
        </w:rPr>
      </w:pPr>
      <w:r w:rsidRPr="007B0978">
        <w:rPr>
          <w:rStyle w:val="left"/>
          <w:iCs/>
        </w:rPr>
        <w:t>There will be attributes which should be associated with Provider-Organization, Provider-Facility and Provider-</w:t>
      </w:r>
      <w:proofErr w:type="spellStart"/>
      <w:r w:rsidRPr="007B0978">
        <w:rPr>
          <w:rStyle w:val="left"/>
          <w:iCs/>
        </w:rPr>
        <w:t>FacilityService</w:t>
      </w:r>
      <w:proofErr w:type="spellEnd"/>
      <w:r w:rsidRPr="007B0978">
        <w:rPr>
          <w:rStyle w:val="left"/>
          <w:iCs/>
        </w:rPr>
        <w:t xml:space="preserve">. If class associations are employed, three new “classes” will be created, one for each of these relations. This is good </w:t>
      </w:r>
      <w:proofErr w:type="gramStart"/>
      <w:r w:rsidRPr="007B0978">
        <w:rPr>
          <w:rStyle w:val="left"/>
          <w:iCs/>
        </w:rPr>
        <w:t>design, but</w:t>
      </w:r>
      <w:proofErr w:type="gramEnd"/>
      <w:r w:rsidRPr="007B0978">
        <w:rPr>
          <w:rStyle w:val="left"/>
          <w:iCs/>
        </w:rPr>
        <w:t xml:space="preserve"> can create a proliferation of classes. Proliferation is a concern as it starts to introduce complexity of the profile. </w:t>
      </w:r>
      <w:r w:rsidRPr="007B0978">
        <w:rPr>
          <w:rStyle w:val="left"/>
          <w:b/>
          <w:iCs/>
        </w:rPr>
        <w:t>Should some functionality be shed in the interest of simplicity or does that just force implementers into workarounds? Decision to include attributes based on combinations.</w:t>
      </w:r>
    </w:p>
    <w:p w14:paraId="17D255B4"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CSD021</w:t>
      </w:r>
    </w:p>
    <w:p w14:paraId="7B2E9D73" w14:textId="77777777" w:rsidR="00FD6280" w:rsidRPr="007B0978" w:rsidRDefault="00FD6280" w:rsidP="00D63B1C">
      <w:pPr>
        <w:pStyle w:val="ListBullet2"/>
        <w:numPr>
          <w:ilvl w:val="0"/>
          <w:numId w:val="33"/>
        </w:numPr>
        <w:rPr>
          <w:rStyle w:val="left"/>
          <w:b/>
          <w:i/>
          <w:iCs/>
          <w:szCs w:val="24"/>
        </w:rPr>
      </w:pPr>
      <w:r w:rsidRPr="007B0978">
        <w:rPr>
          <w:rStyle w:val="left"/>
          <w:iCs/>
        </w:rPr>
        <w:t xml:space="preserve">Each national or regional implementation will have differing facility “attributes” which MUST be maintained. Should this be modeled explicitly or should it be left up to each implementer to extend the data model as needed? The present draft of CSD explicitly models a facility “attribute” list as a mandatory set of </w:t>
      </w:r>
      <w:proofErr w:type="gramStart"/>
      <w:r w:rsidRPr="007B0978">
        <w:rPr>
          <w:rStyle w:val="left"/>
          <w:iCs/>
        </w:rPr>
        <w:t>coded-attribute</w:t>
      </w:r>
      <w:proofErr w:type="gramEnd"/>
      <w:r w:rsidRPr="007B0978">
        <w:rPr>
          <w:rStyle w:val="left"/>
          <w:iCs/>
        </w:rPr>
        <w:t xml:space="preserve"> plus value pairs. The jurisdiction would specify WHAT attributes are mandatory (e.g., number of beds, catchment area, water point availability, etc.). Is such a design readily conformance-testable? What are the implications this has regarding XQuery queries (does this make it overly complicated or unwieldy)? </w:t>
      </w:r>
      <w:r w:rsidRPr="007B0978">
        <w:rPr>
          <w:rStyle w:val="left"/>
          <w:b/>
          <w:iCs/>
        </w:rPr>
        <w:t xml:space="preserve">Does the proposed XSD format support a managed/interoperable way to support jurisdictions’ definition of mandatory attributes which extend the current XSD? Or should an </w:t>
      </w:r>
      <w:proofErr w:type="spellStart"/>
      <w:proofErr w:type="gramStart"/>
      <w:r w:rsidRPr="007B0978">
        <w:rPr>
          <w:rStyle w:val="left"/>
          <w:b/>
          <w:iCs/>
        </w:rPr>
        <w:t>xs:any</w:t>
      </w:r>
      <w:proofErr w:type="spellEnd"/>
      <w:proofErr w:type="gramEnd"/>
      <w:r w:rsidRPr="007B0978">
        <w:rPr>
          <w:rStyle w:val="left"/>
          <w:b/>
          <w:iCs/>
        </w:rPr>
        <w:t xml:space="preserve"> be used instead? Decision: a managed extension mechanism was chosen based on the </w:t>
      </w:r>
      <w:proofErr w:type="spellStart"/>
      <w:proofErr w:type="gramStart"/>
      <w:r w:rsidRPr="007B0978">
        <w:rPr>
          <w:rStyle w:val="left"/>
          <w:b/>
          <w:iCs/>
        </w:rPr>
        <w:t>xs:any</w:t>
      </w:r>
      <w:proofErr w:type="spellEnd"/>
      <w:proofErr w:type="gramEnd"/>
      <w:r w:rsidRPr="007B0978">
        <w:rPr>
          <w:rStyle w:val="left"/>
          <w:b/>
          <w:iCs/>
        </w:rPr>
        <w:t xml:space="preserve"> capability.</w:t>
      </w:r>
    </w:p>
    <w:p w14:paraId="465B346C"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CSD022</w:t>
      </w:r>
    </w:p>
    <w:p w14:paraId="33F6DF96" w14:textId="77777777" w:rsidR="00FD6280" w:rsidRPr="007B0978" w:rsidRDefault="00FD6280" w:rsidP="00605A3D">
      <w:pPr>
        <w:pStyle w:val="ListBullet2"/>
        <w:numPr>
          <w:ilvl w:val="0"/>
          <w:numId w:val="33"/>
        </w:numPr>
        <w:rPr>
          <w:rStyle w:val="left"/>
          <w:b/>
          <w:i/>
          <w:iCs/>
          <w:szCs w:val="24"/>
        </w:rPr>
      </w:pPr>
      <w:r w:rsidRPr="007B0978">
        <w:rPr>
          <w:rStyle w:val="left"/>
          <w:iCs/>
        </w:rPr>
        <w:t xml:space="preserve">The plain-text iCalendar format is much more widely adopted than the WS-Calendar or the </w:t>
      </w:r>
      <w:proofErr w:type="spellStart"/>
      <w:r w:rsidRPr="007B0978">
        <w:rPr>
          <w:rStyle w:val="left"/>
          <w:iCs/>
        </w:rPr>
        <w:t>xCal</w:t>
      </w:r>
      <w:proofErr w:type="spellEnd"/>
      <w:r w:rsidRPr="007B0978">
        <w:rPr>
          <w:rStyle w:val="left"/>
          <w:iCs/>
        </w:rPr>
        <w:t xml:space="preserve"> xml formats. This draft assumes plain-text iCalendar results will be returned within a text element in a CSD query result. These results will be nested within the XQuery result underneath the provider or </w:t>
      </w:r>
      <w:proofErr w:type="spellStart"/>
      <w:r w:rsidRPr="007B0978">
        <w:rPr>
          <w:rStyle w:val="left"/>
          <w:iCs/>
        </w:rPr>
        <w:t>FacilityService</w:t>
      </w:r>
      <w:proofErr w:type="spellEnd"/>
      <w:r w:rsidRPr="007B0978">
        <w:rPr>
          <w:rStyle w:val="left"/>
          <w:iCs/>
        </w:rPr>
        <w:t xml:space="preserve"> entity to which they are related. Should the </w:t>
      </w:r>
      <w:proofErr w:type="spellStart"/>
      <w:r w:rsidRPr="007B0978">
        <w:rPr>
          <w:rStyle w:val="left"/>
          <w:iCs/>
        </w:rPr>
        <w:t>xCal</w:t>
      </w:r>
      <w:proofErr w:type="spellEnd"/>
      <w:r w:rsidRPr="007B0978">
        <w:rPr>
          <w:rStyle w:val="left"/>
          <w:iCs/>
        </w:rPr>
        <w:t xml:space="preserve"> or WS-Calendar standards be preferred because they are natively xml-based? </w:t>
      </w:r>
      <w:r w:rsidRPr="007B0978">
        <w:rPr>
          <w:rStyle w:val="left"/>
          <w:b/>
          <w:iCs/>
        </w:rPr>
        <w:t>Resolution (13-05-14): favor the plain text version.</w:t>
      </w:r>
    </w:p>
    <w:p w14:paraId="20EC5ADB"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lastRenderedPageBreak/>
        <w:t>CSD023</w:t>
      </w:r>
    </w:p>
    <w:p w14:paraId="26664379" w14:textId="77436CCA" w:rsidR="00FD6280" w:rsidRPr="007B0978" w:rsidRDefault="00FD6280" w:rsidP="00D63B1C">
      <w:pPr>
        <w:pStyle w:val="ListBullet2"/>
        <w:numPr>
          <w:ilvl w:val="0"/>
          <w:numId w:val="33"/>
        </w:numPr>
        <w:rPr>
          <w:rStyle w:val="left"/>
          <w:b/>
          <w:i/>
          <w:iCs/>
          <w:szCs w:val="24"/>
        </w:rPr>
      </w:pPr>
      <w:r w:rsidRPr="007B0978">
        <w:rPr>
          <w:rStyle w:val="left"/>
          <w:iCs/>
        </w:rPr>
        <w:t xml:space="preserve">Is there an existing standard for how XQuery queries are conveyed over the wire? There seem to be many ways to do this (some SOAP based, some REST based) but there does NOT seem to be a definitive spec on it. For now, </w:t>
      </w:r>
      <w:r w:rsidRPr="007B0978">
        <w:rPr>
          <w:rStyle w:val="left"/>
          <w:iCs/>
          <w:szCs w:val="24"/>
        </w:rPr>
        <w:t xml:space="preserve">the XQuery expression is passed inside an XML document which is </w:t>
      </w:r>
      <w:proofErr w:type="spellStart"/>
      <w:r w:rsidRPr="007B0978">
        <w:rPr>
          <w:rStyle w:val="left"/>
          <w:iCs/>
          <w:szCs w:val="24"/>
        </w:rPr>
        <w:t>POSTed</w:t>
      </w:r>
      <w:proofErr w:type="spellEnd"/>
      <w:r w:rsidRPr="007B0978">
        <w:rPr>
          <w:rStyle w:val="left"/>
          <w:iCs/>
          <w:szCs w:val="24"/>
        </w:rPr>
        <w:t xml:space="preserve"> to the </w:t>
      </w:r>
      <w:proofErr w:type="spellStart"/>
      <w:r w:rsidRPr="007B0978">
        <w:rPr>
          <w:rStyle w:val="left"/>
          <w:iCs/>
          <w:szCs w:val="24"/>
        </w:rPr>
        <w:t>InfoManager</w:t>
      </w:r>
      <w:proofErr w:type="spellEnd"/>
      <w:r w:rsidRPr="007B0978">
        <w:rPr>
          <w:rStyle w:val="left"/>
          <w:iCs/>
          <w:szCs w:val="24"/>
        </w:rPr>
        <w:t xml:space="preserve">. There are potential challenges with this, including how results may be cached by the Consumer. </w:t>
      </w:r>
      <w:r w:rsidRPr="007B0978">
        <w:rPr>
          <w:rStyle w:val="left"/>
          <w:b/>
          <w:iCs/>
          <w:szCs w:val="24"/>
        </w:rPr>
        <w:t xml:space="preserve">Is this HTTP/S POST </w:t>
      </w:r>
      <w:r w:rsidR="005E006B" w:rsidRPr="007B0978">
        <w:rPr>
          <w:rStyle w:val="left"/>
          <w:b/>
          <w:iCs/>
          <w:szCs w:val="24"/>
        </w:rPr>
        <w:t>Option</w:t>
      </w:r>
      <w:r w:rsidRPr="007B0978">
        <w:rPr>
          <w:rStyle w:val="left"/>
          <w:b/>
          <w:iCs/>
          <w:szCs w:val="24"/>
        </w:rPr>
        <w:t xml:space="preserve"> to be preferred?</w:t>
      </w:r>
      <w:r w:rsidRPr="007B0978">
        <w:rPr>
          <w:rStyle w:val="left"/>
          <w:iCs/>
          <w:szCs w:val="24"/>
        </w:rPr>
        <w:t xml:space="preserve"> </w:t>
      </w:r>
      <w:r w:rsidRPr="007B0978">
        <w:rPr>
          <w:rStyle w:val="left"/>
          <w:b/>
          <w:iCs/>
          <w:szCs w:val="24"/>
        </w:rPr>
        <w:t>Should</w:t>
      </w:r>
      <w:r w:rsidRPr="007B0978">
        <w:rPr>
          <w:rStyle w:val="left"/>
          <w:iCs/>
          <w:szCs w:val="24"/>
        </w:rPr>
        <w:t xml:space="preserve"> </w:t>
      </w:r>
      <w:r w:rsidRPr="007B0978">
        <w:rPr>
          <w:rStyle w:val="left"/>
          <w:b/>
          <w:iCs/>
        </w:rPr>
        <w:t>HTTPS be considered for communication between the consumer and the manager and TLS between the manager and the directory?</w:t>
      </w:r>
      <w:r w:rsidRPr="007B0978">
        <w:rPr>
          <w:rStyle w:val="left"/>
          <w:iCs/>
        </w:rPr>
        <w:t xml:space="preserve"> The security levels do not need to be the same for all the transactions, especially since it is possible that the consumer transactions will </w:t>
      </w:r>
      <w:proofErr w:type="gramStart"/>
      <w:r w:rsidRPr="007B0978">
        <w:rPr>
          <w:rStyle w:val="left"/>
          <w:iCs/>
        </w:rPr>
        <w:t>actually be</w:t>
      </w:r>
      <w:proofErr w:type="gramEnd"/>
      <w:r w:rsidRPr="007B0978">
        <w:rPr>
          <w:rStyle w:val="left"/>
          <w:iCs/>
        </w:rPr>
        <w:t xml:space="preserve"> from “consumers” who will not be able to do TLS. </w:t>
      </w:r>
      <w:r w:rsidRPr="007B0978">
        <w:rPr>
          <w:rStyle w:val="left"/>
          <w:b/>
          <w:iCs/>
        </w:rPr>
        <w:t>Decision: use HTTP POST of an XML document specifying the query.</w:t>
      </w:r>
    </w:p>
    <w:p w14:paraId="3C375079"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CSD024</w:t>
      </w:r>
    </w:p>
    <w:p w14:paraId="311711CB" w14:textId="77777777" w:rsidR="00FD6280" w:rsidRPr="007B0978" w:rsidRDefault="00FD6280" w:rsidP="00D63B1C">
      <w:pPr>
        <w:pStyle w:val="ListBullet2"/>
        <w:numPr>
          <w:ilvl w:val="0"/>
          <w:numId w:val="33"/>
        </w:numPr>
        <w:rPr>
          <w:rStyle w:val="left"/>
          <w:b/>
          <w:i/>
          <w:iCs/>
          <w:szCs w:val="24"/>
        </w:rPr>
      </w:pPr>
      <w:r w:rsidRPr="007B0978">
        <w:rPr>
          <w:rStyle w:val="left"/>
          <w:iCs/>
        </w:rPr>
        <w:t xml:space="preserve">The mandatory requirement for </w:t>
      </w:r>
      <w:proofErr w:type="spellStart"/>
      <w:r w:rsidRPr="007B0978">
        <w:rPr>
          <w:rStyle w:val="left"/>
          <w:iCs/>
        </w:rPr>
        <w:t>facilityLanguage</w:t>
      </w:r>
      <w:proofErr w:type="spellEnd"/>
      <w:r w:rsidRPr="007B0978">
        <w:rPr>
          <w:rStyle w:val="left"/>
          <w:iCs/>
        </w:rPr>
        <w:t xml:space="preserve"> and </w:t>
      </w:r>
      <w:proofErr w:type="spellStart"/>
      <w:r w:rsidRPr="007B0978">
        <w:rPr>
          <w:rStyle w:val="left"/>
          <w:iCs/>
        </w:rPr>
        <w:t>facilityOperatingHours</w:t>
      </w:r>
      <w:proofErr w:type="spellEnd"/>
      <w:r w:rsidRPr="007B0978">
        <w:rPr>
          <w:rStyle w:val="left"/>
          <w:iCs/>
        </w:rPr>
        <w:t xml:space="preserve"> has been relaxed from R to R2. This reflects helpful feedback from the </w:t>
      </w:r>
      <w:proofErr w:type="spellStart"/>
      <w:r w:rsidRPr="007B0978">
        <w:rPr>
          <w:rStyle w:val="left"/>
          <w:iCs/>
        </w:rPr>
        <w:t>openHIE</w:t>
      </w:r>
      <w:proofErr w:type="spellEnd"/>
      <w:r w:rsidRPr="007B0978">
        <w:rPr>
          <w:rStyle w:val="left"/>
          <w:iCs/>
        </w:rPr>
        <w:t xml:space="preserve"> facility registry community regarding how rarely (at present) this information </w:t>
      </w:r>
      <w:proofErr w:type="gramStart"/>
      <w:r w:rsidRPr="007B0978">
        <w:rPr>
          <w:rStyle w:val="left"/>
          <w:iCs/>
        </w:rPr>
        <w:t>is known</w:t>
      </w:r>
      <w:proofErr w:type="gramEnd"/>
      <w:r w:rsidRPr="007B0978">
        <w:rPr>
          <w:rStyle w:val="left"/>
          <w:iCs/>
        </w:rPr>
        <w:t xml:space="preserve"> in developing country settings where facility registries are currently being deployed. The change from R to R2 means these are now “minOccurs = 0” in the CSD.XSD and will potentially break use cases regarding discovering the language and discovering the operating hours (which has </w:t>
      </w:r>
      <w:proofErr w:type="spellStart"/>
      <w:r w:rsidRPr="007B0978">
        <w:rPr>
          <w:rStyle w:val="left"/>
          <w:iCs/>
        </w:rPr>
        <w:t>eReferral</w:t>
      </w:r>
      <w:proofErr w:type="spellEnd"/>
      <w:r w:rsidRPr="007B0978">
        <w:rPr>
          <w:rStyle w:val="left"/>
          <w:iCs/>
        </w:rPr>
        <w:t xml:space="preserve"> implications as well). There is an open question regarding whether it may be better to have a mandatory requirement for information that can have “unknown” as its value or whether it is better to leave the data element off and </w:t>
      </w:r>
      <w:proofErr w:type="gramStart"/>
      <w:r w:rsidRPr="007B0978">
        <w:rPr>
          <w:rStyle w:val="left"/>
          <w:iCs/>
        </w:rPr>
        <w:t>have to</w:t>
      </w:r>
      <w:proofErr w:type="gramEnd"/>
      <w:r w:rsidRPr="007B0978">
        <w:rPr>
          <w:rStyle w:val="left"/>
          <w:iCs/>
        </w:rPr>
        <w:t xml:space="preserve"> figure out what to do on the client side when such data is missing. </w:t>
      </w:r>
      <w:r w:rsidRPr="007B0978">
        <w:rPr>
          <w:rStyle w:val="left"/>
          <w:b/>
          <w:iCs/>
        </w:rPr>
        <w:t xml:space="preserve">Basically – should </w:t>
      </w:r>
      <w:proofErr w:type="gramStart"/>
      <w:r w:rsidRPr="007B0978">
        <w:rPr>
          <w:rStyle w:val="left"/>
          <w:b/>
          <w:iCs/>
        </w:rPr>
        <w:t>an</w:t>
      </w:r>
      <w:proofErr w:type="gramEnd"/>
      <w:r w:rsidRPr="007B0978">
        <w:rPr>
          <w:rStyle w:val="left"/>
          <w:b/>
          <w:iCs/>
        </w:rPr>
        <w:t xml:space="preserve"> XQuery against related elements of the data model return an “inner join” or an “outer join”? Decision: return an inner join.</w:t>
      </w:r>
    </w:p>
    <w:p w14:paraId="5D12586F"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CSD025</w:t>
      </w:r>
    </w:p>
    <w:p w14:paraId="23D7834D" w14:textId="7AEB21D5" w:rsidR="00FD6280" w:rsidRPr="007B0978" w:rsidRDefault="00FD6280" w:rsidP="00A37AAF">
      <w:pPr>
        <w:pStyle w:val="ListBullet2"/>
        <w:numPr>
          <w:ilvl w:val="0"/>
          <w:numId w:val="33"/>
        </w:numPr>
        <w:rPr>
          <w:rStyle w:val="left"/>
          <w:b/>
          <w:i/>
          <w:iCs/>
          <w:szCs w:val="24"/>
        </w:rPr>
      </w:pPr>
      <w:r w:rsidRPr="007B0978">
        <w:rPr>
          <w:rStyle w:val="left"/>
          <w:iCs/>
        </w:rPr>
        <w:t>The unique ID format will be the II format from HL7</w:t>
      </w:r>
      <w:r w:rsidR="004E3201" w:rsidRPr="0031439F">
        <w:rPr>
          <w:vertAlign w:val="superscript"/>
        </w:rPr>
        <w:t>®</w:t>
      </w:r>
      <w:r w:rsidR="004E3201">
        <w:rPr>
          <w:rStyle w:val="FootnoteReference"/>
        </w:rPr>
        <w:footnoteReference w:id="1"/>
      </w:r>
      <w:r w:rsidR="004E3201">
        <w:rPr>
          <w:rStyle w:val="left"/>
          <w:iCs/>
        </w:rPr>
        <w:t xml:space="preserve"> </w:t>
      </w:r>
      <w:r w:rsidRPr="007B0978">
        <w:rPr>
          <w:rStyle w:val="left"/>
          <w:iCs/>
        </w:rPr>
        <w:t xml:space="preserve">v3. The II data type will support cross </w:t>
      </w:r>
      <w:proofErr w:type="gramStart"/>
      <w:r w:rsidRPr="007B0978">
        <w:rPr>
          <w:rStyle w:val="left"/>
          <w:iCs/>
        </w:rPr>
        <w:t>referencing</w:t>
      </w:r>
      <w:proofErr w:type="gramEnd"/>
      <w:r w:rsidRPr="007B0978">
        <w:rPr>
          <w:rStyle w:val="left"/>
          <w:iCs/>
        </w:rPr>
        <w:t xml:space="preserve"> between multiple IDs; this will be supported in optional, repeating, </w:t>
      </w:r>
      <w:proofErr w:type="spellStart"/>
      <w:r w:rsidRPr="007B0978">
        <w:rPr>
          <w:rStyle w:val="left"/>
          <w:iCs/>
        </w:rPr>
        <w:t>otherID</w:t>
      </w:r>
      <w:proofErr w:type="spellEnd"/>
      <w:r w:rsidRPr="007B0978">
        <w:rPr>
          <w:rStyle w:val="left"/>
          <w:iCs/>
        </w:rPr>
        <w:t xml:space="preserve"> elements in the Organization, Facility, Service, and Provider directories. As described in the CSD.XSD, each “record” in each directory must have at least one globally unique ID and this is the one used for cross-referencing between the directory data models. </w:t>
      </w:r>
      <w:r w:rsidRPr="007B0978">
        <w:rPr>
          <w:rStyle w:val="left"/>
          <w:b/>
          <w:iCs/>
        </w:rPr>
        <w:t>Decision: use an OID</w:t>
      </w:r>
    </w:p>
    <w:p w14:paraId="1DD4E6CF" w14:textId="77777777" w:rsidR="00FD6280" w:rsidRPr="007B0978" w:rsidRDefault="00FD6280" w:rsidP="000A1C60">
      <w:pPr>
        <w:pStyle w:val="ListBullet2"/>
        <w:numPr>
          <w:ilvl w:val="0"/>
          <w:numId w:val="33"/>
        </w:numPr>
        <w:tabs>
          <w:tab w:val="num" w:pos="360"/>
        </w:tabs>
        <w:ind w:left="360"/>
        <w:rPr>
          <w:rStyle w:val="left"/>
          <w:b/>
          <w:i/>
          <w:iCs/>
          <w:szCs w:val="24"/>
        </w:rPr>
      </w:pPr>
      <w:r w:rsidRPr="007B0978">
        <w:rPr>
          <w:rStyle w:val="left"/>
          <w:iCs/>
        </w:rPr>
        <w:t>CSD026</w:t>
      </w:r>
    </w:p>
    <w:p w14:paraId="0BA751C5" w14:textId="77777777" w:rsidR="00FD6280" w:rsidRPr="007B0978" w:rsidRDefault="00FD6280" w:rsidP="00A37AAF">
      <w:pPr>
        <w:pStyle w:val="ListBullet2"/>
        <w:numPr>
          <w:ilvl w:val="0"/>
          <w:numId w:val="33"/>
        </w:numPr>
        <w:rPr>
          <w:rStyle w:val="left"/>
          <w:b/>
          <w:i/>
          <w:iCs/>
          <w:szCs w:val="24"/>
        </w:rPr>
      </w:pPr>
      <w:r w:rsidRPr="007B0978">
        <w:rPr>
          <w:rStyle w:val="left"/>
          <w:iCs/>
          <w:szCs w:val="24"/>
        </w:rPr>
        <w:t>Does the desire to support (optional) backward compatibility with HPD create a dependency which should be documented in Section 2.1? Resolution (13-06-03): Advice from the chair: “No”.</w:t>
      </w:r>
    </w:p>
    <w:p w14:paraId="2CF89961"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CSD027</w:t>
      </w:r>
    </w:p>
    <w:p w14:paraId="5820FB86"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lastRenderedPageBreak/>
        <w:t xml:space="preserve">W3C has defined a full set of error codes regarding XQuery; HTTP error codes are specified; </w:t>
      </w:r>
      <w:proofErr w:type="spellStart"/>
      <w:r w:rsidRPr="007B0978">
        <w:rPr>
          <w:rStyle w:val="left"/>
          <w:iCs/>
          <w:szCs w:val="24"/>
        </w:rPr>
        <w:t>CalDAV</w:t>
      </w:r>
      <w:proofErr w:type="spellEnd"/>
      <w:r w:rsidRPr="007B0978">
        <w:rPr>
          <w:rStyle w:val="left"/>
          <w:iCs/>
          <w:szCs w:val="24"/>
        </w:rPr>
        <w:t xml:space="preserve"> error codes are specified. </w:t>
      </w:r>
      <w:r w:rsidRPr="007B0978">
        <w:rPr>
          <w:rStyle w:val="left"/>
          <w:b/>
          <w:iCs/>
          <w:szCs w:val="24"/>
        </w:rPr>
        <w:t>Do other error conditions need to be trapped and defined besides these?</w:t>
      </w:r>
      <w:r w:rsidRPr="007B0978">
        <w:rPr>
          <w:rStyle w:val="left"/>
          <w:iCs/>
          <w:szCs w:val="24"/>
        </w:rPr>
        <w:t xml:space="preserve"> </w:t>
      </w:r>
    </w:p>
    <w:p w14:paraId="045E22FE"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w:t>
      </w:r>
      <w:r w:rsidRPr="007B0978">
        <w:rPr>
          <w:rStyle w:val="left"/>
          <w:i/>
          <w:iCs/>
          <w:szCs w:val="24"/>
        </w:rPr>
        <w:t>8</w:t>
      </w:r>
    </w:p>
    <w:p w14:paraId="2A711F8D" w14:textId="77777777" w:rsidR="00FD6280" w:rsidRPr="007B0978" w:rsidRDefault="00FD6280" w:rsidP="00D63B1C">
      <w:pPr>
        <w:pStyle w:val="ListBullet2"/>
        <w:numPr>
          <w:ilvl w:val="0"/>
          <w:numId w:val="33"/>
        </w:numPr>
        <w:rPr>
          <w:rStyle w:val="left"/>
          <w:i/>
          <w:iCs/>
          <w:szCs w:val="24"/>
        </w:rPr>
      </w:pPr>
      <w:r w:rsidRPr="007B0978">
        <w:rPr>
          <w:rStyle w:val="left"/>
          <w:b/>
          <w:iCs/>
          <w:szCs w:val="24"/>
        </w:rPr>
        <w:t>Are ATNA log messages required for CSD queries?</w:t>
      </w:r>
      <w:r w:rsidRPr="007B0978">
        <w:rPr>
          <w:rStyle w:val="left"/>
          <w:iCs/>
          <w:szCs w:val="24"/>
        </w:rPr>
        <w:t xml:space="preserve"> If yes, what should be the nature of these? (Guidance from ITI chair: look for nature of the query, and who asked…). Decision: as with HPD, suggest but do not mandate ATNA.</w:t>
      </w:r>
    </w:p>
    <w:p w14:paraId="50D41D51"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CSD029</w:t>
      </w:r>
    </w:p>
    <w:p w14:paraId="747595FF" w14:textId="70B16DCD" w:rsidR="00FD6280" w:rsidRPr="007B0978" w:rsidRDefault="00FD6280" w:rsidP="00D63B1C">
      <w:pPr>
        <w:pStyle w:val="ListBullet2"/>
        <w:numPr>
          <w:ilvl w:val="0"/>
          <w:numId w:val="33"/>
        </w:numPr>
        <w:rPr>
          <w:rStyle w:val="left"/>
          <w:i/>
          <w:iCs/>
          <w:szCs w:val="24"/>
        </w:rPr>
      </w:pPr>
      <w:r w:rsidRPr="007B0978">
        <w:rPr>
          <w:rStyle w:val="left"/>
          <w:iCs/>
          <w:strike/>
          <w:szCs w:val="24"/>
        </w:rPr>
        <w:t xml:space="preserve">What wire protocol is best for conveying the Query for </w:t>
      </w:r>
      <w:proofErr w:type="spellStart"/>
      <w:r w:rsidRPr="007B0978">
        <w:rPr>
          <w:rStyle w:val="left"/>
          <w:iCs/>
          <w:strike/>
          <w:szCs w:val="24"/>
        </w:rPr>
        <w:t>FreeBusy</w:t>
      </w:r>
      <w:proofErr w:type="spellEnd"/>
      <w:r w:rsidRPr="007B0978">
        <w:rPr>
          <w:rStyle w:val="left"/>
          <w:iCs/>
          <w:strike/>
          <w:szCs w:val="24"/>
        </w:rPr>
        <w:t xml:space="preserve">? The plan is to post an xml document containing the “text” format for </w:t>
      </w:r>
      <w:proofErr w:type="spellStart"/>
      <w:r w:rsidRPr="007B0978">
        <w:rPr>
          <w:rStyle w:val="left"/>
          <w:iCs/>
          <w:strike/>
          <w:szCs w:val="24"/>
        </w:rPr>
        <w:t>vFREEBUSY</w:t>
      </w:r>
      <w:proofErr w:type="spellEnd"/>
      <w:r w:rsidRPr="007B0978">
        <w:rPr>
          <w:rStyle w:val="left"/>
          <w:iCs/>
          <w:strike/>
          <w:szCs w:val="24"/>
        </w:rPr>
        <w:t>. This does not seem ideal, however, as SOA web services calls are more common (e.g., Google Calendar).</w:t>
      </w:r>
      <w:r w:rsidRPr="007B0978">
        <w:rPr>
          <w:rStyle w:val="left"/>
          <w:iCs/>
          <w:szCs w:val="24"/>
        </w:rPr>
        <w:t xml:space="preserve"> Change (13-06-07): plan to use </w:t>
      </w:r>
      <w:proofErr w:type="spellStart"/>
      <w:r w:rsidRPr="007B0978">
        <w:rPr>
          <w:rStyle w:val="left"/>
          <w:iCs/>
          <w:szCs w:val="24"/>
        </w:rPr>
        <w:t>CalDAV</w:t>
      </w:r>
      <w:proofErr w:type="spellEnd"/>
      <w:r w:rsidRPr="007B0978">
        <w:rPr>
          <w:rStyle w:val="left"/>
          <w:iCs/>
          <w:szCs w:val="24"/>
        </w:rPr>
        <w:t xml:space="preserve"> (IETF RFC 4791) as this appears to have superseded the RFC 5545 specification. </w:t>
      </w:r>
      <w:r w:rsidRPr="007B0978">
        <w:rPr>
          <w:rStyle w:val="left"/>
          <w:b/>
          <w:iCs/>
          <w:szCs w:val="24"/>
        </w:rPr>
        <w:t xml:space="preserve">It remains an open issue to prototype </w:t>
      </w:r>
      <w:proofErr w:type="gramStart"/>
      <w:r w:rsidRPr="007B0978">
        <w:rPr>
          <w:rStyle w:val="left"/>
          <w:b/>
          <w:iCs/>
          <w:szCs w:val="24"/>
        </w:rPr>
        <w:t>whether,</w:t>
      </w:r>
      <w:proofErr w:type="gramEnd"/>
      <w:r w:rsidRPr="007B0978">
        <w:rPr>
          <w:rStyle w:val="left"/>
          <w:b/>
          <w:iCs/>
          <w:szCs w:val="24"/>
        </w:rPr>
        <w:t xml:space="preserve"> unmodified, a service such as Google Calendar can act as a Service Availability </w:t>
      </w:r>
      <w:r w:rsidR="005E006B" w:rsidRPr="007B0978">
        <w:rPr>
          <w:rStyle w:val="left"/>
          <w:b/>
          <w:iCs/>
          <w:szCs w:val="24"/>
        </w:rPr>
        <w:t>Actor</w:t>
      </w:r>
      <w:r w:rsidRPr="007B0978">
        <w:rPr>
          <w:rStyle w:val="left"/>
          <w:b/>
          <w:iCs/>
          <w:szCs w:val="24"/>
        </w:rPr>
        <w:t xml:space="preserve">. Decision: the is strong enough support to stick with </w:t>
      </w:r>
      <w:proofErr w:type="spellStart"/>
      <w:r w:rsidRPr="007B0978">
        <w:rPr>
          <w:rStyle w:val="left"/>
          <w:b/>
          <w:iCs/>
          <w:szCs w:val="24"/>
        </w:rPr>
        <w:t>CalDAV</w:t>
      </w:r>
      <w:proofErr w:type="spellEnd"/>
      <w:r w:rsidRPr="007B0978">
        <w:rPr>
          <w:rStyle w:val="left"/>
          <w:b/>
          <w:iCs/>
          <w:szCs w:val="24"/>
        </w:rPr>
        <w:t>.</w:t>
      </w:r>
    </w:p>
    <w:p w14:paraId="5E085537"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CSD030</w:t>
      </w:r>
    </w:p>
    <w:p w14:paraId="00BA094F" w14:textId="77777777" w:rsidR="00FD6280" w:rsidRPr="007B0978" w:rsidRDefault="00FD6280" w:rsidP="00D63B1C">
      <w:pPr>
        <w:pStyle w:val="ListBullet2"/>
        <w:numPr>
          <w:ilvl w:val="0"/>
          <w:numId w:val="33"/>
        </w:numPr>
        <w:rPr>
          <w:rStyle w:val="left"/>
          <w:i/>
          <w:iCs/>
          <w:szCs w:val="24"/>
        </w:rPr>
      </w:pPr>
      <w:r w:rsidRPr="007B0978">
        <w:rPr>
          <w:rStyle w:val="left"/>
          <w:iCs/>
          <w:szCs w:val="24"/>
        </w:rPr>
        <w:t>It will be a challenge to test generic XQuery at the Connectathon. Change (13-06-07): expect to employ XQuery user-defined functions to support “stored queries”.</w:t>
      </w:r>
      <w:r w:rsidRPr="007B0978">
        <w:rPr>
          <w:rStyle w:val="left"/>
          <w:b/>
          <w:iCs/>
          <w:szCs w:val="24"/>
        </w:rPr>
        <w:t xml:space="preserve"> It remains an open issue to define/develop a set of stored queries (UDF </w:t>
      </w:r>
      <w:proofErr w:type="spellStart"/>
      <w:r w:rsidRPr="007B0978">
        <w:rPr>
          <w:rStyle w:val="left"/>
          <w:b/>
          <w:iCs/>
          <w:szCs w:val="24"/>
        </w:rPr>
        <w:t>XQueries</w:t>
      </w:r>
      <w:proofErr w:type="spellEnd"/>
      <w:r w:rsidRPr="007B0978">
        <w:rPr>
          <w:rStyle w:val="left"/>
          <w:b/>
          <w:iCs/>
          <w:szCs w:val="24"/>
        </w:rPr>
        <w:t>) that satisfy key use cases defined in part 1. Decision: support 4 “main” queries: organization, facility, provider, service.</w:t>
      </w:r>
    </w:p>
    <w:p w14:paraId="7C03C582"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CSD032</w:t>
      </w:r>
    </w:p>
    <w:p w14:paraId="37BCF3B4" w14:textId="77777777" w:rsidR="00FD6280" w:rsidRPr="007B0978" w:rsidRDefault="00FD6280" w:rsidP="002C3C3A">
      <w:pPr>
        <w:pStyle w:val="ListBullet2"/>
        <w:numPr>
          <w:ilvl w:val="0"/>
          <w:numId w:val="33"/>
        </w:numPr>
        <w:rPr>
          <w:rStyle w:val="left"/>
          <w:i/>
          <w:iCs/>
          <w:szCs w:val="24"/>
        </w:rPr>
      </w:pPr>
      <w:r w:rsidRPr="007B0978">
        <w:rPr>
          <w:rStyle w:val="left"/>
          <w:iCs/>
          <w:szCs w:val="24"/>
        </w:rPr>
        <w:t xml:space="preserve">Data consistency constraints are placed on Directory actors. </w:t>
      </w:r>
      <w:r w:rsidRPr="007B0978">
        <w:rPr>
          <w:rStyle w:val="left"/>
          <w:b/>
          <w:iCs/>
          <w:szCs w:val="24"/>
        </w:rPr>
        <w:t xml:space="preserve">Is it necessary to provide a Service Finder with a mechanism to force the Care Services </w:t>
      </w:r>
      <w:proofErr w:type="spellStart"/>
      <w:r w:rsidRPr="007B0978">
        <w:rPr>
          <w:rStyle w:val="left"/>
          <w:b/>
          <w:iCs/>
          <w:szCs w:val="24"/>
        </w:rPr>
        <w:t>InfoManager</w:t>
      </w:r>
      <w:proofErr w:type="spellEnd"/>
      <w:r w:rsidRPr="007B0978">
        <w:rPr>
          <w:rStyle w:val="left"/>
          <w:b/>
          <w:iCs/>
          <w:szCs w:val="24"/>
        </w:rPr>
        <w:t xml:space="preserve"> to do a refresh of its cached XML document? (NOTE: this could be accomplished by adding a Boolean “refresh” element as one of the choices in the </w:t>
      </w:r>
      <w:proofErr w:type="spellStart"/>
      <w:r w:rsidRPr="007B0978">
        <w:rPr>
          <w:rStyle w:val="left"/>
          <w:b/>
          <w:iCs/>
          <w:szCs w:val="24"/>
        </w:rPr>
        <w:t>CareServicesConsumerQuery</w:t>
      </w:r>
      <w:proofErr w:type="spellEnd"/>
      <w:r w:rsidRPr="007B0978">
        <w:rPr>
          <w:rStyle w:val="left"/>
          <w:b/>
          <w:iCs/>
          <w:szCs w:val="24"/>
        </w:rPr>
        <w:t xml:space="preserve"> element). Decision: this “force refresh” mechanism will not be made part of the profile.</w:t>
      </w:r>
    </w:p>
    <w:p w14:paraId="66DE1FEC"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CSD033</w:t>
      </w:r>
    </w:p>
    <w:p w14:paraId="727B9146" w14:textId="77777777" w:rsidR="00FD6280" w:rsidRPr="007B0978" w:rsidRDefault="00FD6280" w:rsidP="00D63B1C">
      <w:pPr>
        <w:pStyle w:val="ListBullet2"/>
        <w:numPr>
          <w:ilvl w:val="0"/>
          <w:numId w:val="33"/>
        </w:numPr>
        <w:rPr>
          <w:rStyle w:val="left"/>
          <w:i/>
          <w:iCs/>
          <w:szCs w:val="24"/>
        </w:rPr>
      </w:pPr>
      <w:r w:rsidRPr="007B0978">
        <w:rPr>
          <w:rStyle w:val="left"/>
          <w:iCs/>
          <w:szCs w:val="24"/>
        </w:rPr>
        <w:t xml:space="preserve">A user defined function is still </w:t>
      </w:r>
      <w:proofErr w:type="gramStart"/>
      <w:r w:rsidRPr="007B0978">
        <w:rPr>
          <w:rStyle w:val="left"/>
          <w:iCs/>
          <w:szCs w:val="24"/>
        </w:rPr>
        <w:t>an</w:t>
      </w:r>
      <w:proofErr w:type="gramEnd"/>
      <w:r w:rsidRPr="007B0978">
        <w:rPr>
          <w:rStyle w:val="left"/>
          <w:iCs/>
          <w:szCs w:val="24"/>
        </w:rPr>
        <w:t xml:space="preserve"> XQuery and can be executed as one. </w:t>
      </w:r>
      <w:r w:rsidRPr="007B0978">
        <w:rPr>
          <w:rStyle w:val="left"/>
          <w:b/>
          <w:iCs/>
          <w:szCs w:val="24"/>
        </w:rPr>
        <w:t xml:space="preserve">Is it useful to provide separate elements in the Find Matching Services [ITI-73] XML structure for free form XQuery vs. stored query invocation – even though both are, technically, XQuery queries? Decision: provide separate elements for functions (stored queries) and for expressions (ad hoc queries). </w:t>
      </w:r>
    </w:p>
    <w:p w14:paraId="098123E4"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t>CSD035</w:t>
      </w:r>
    </w:p>
    <w:p w14:paraId="3A4AA63D" w14:textId="77777777" w:rsidR="00FD6280" w:rsidRPr="007B0978" w:rsidRDefault="00FD6280" w:rsidP="00D63B1C">
      <w:pPr>
        <w:pStyle w:val="ListBullet2"/>
        <w:numPr>
          <w:ilvl w:val="0"/>
          <w:numId w:val="33"/>
        </w:numPr>
        <w:rPr>
          <w:rStyle w:val="left"/>
          <w:b/>
          <w:i/>
          <w:iCs/>
          <w:szCs w:val="24"/>
        </w:rPr>
      </w:pPr>
      <w:r w:rsidRPr="007B0978">
        <w:rPr>
          <w:rStyle w:val="left"/>
          <w:b/>
          <w:iCs/>
          <w:szCs w:val="24"/>
        </w:rPr>
        <w:t xml:space="preserve">Should an </w:t>
      </w:r>
      <w:proofErr w:type="spellStart"/>
      <w:r w:rsidRPr="007B0978">
        <w:rPr>
          <w:rStyle w:val="left"/>
          <w:b/>
          <w:iCs/>
          <w:szCs w:val="24"/>
        </w:rPr>
        <w:t>InfoManager</w:t>
      </w:r>
      <w:proofErr w:type="spellEnd"/>
      <w:r w:rsidRPr="007B0978">
        <w:rPr>
          <w:rStyle w:val="left"/>
          <w:b/>
          <w:iCs/>
          <w:szCs w:val="24"/>
        </w:rPr>
        <w:t xml:space="preserve">, as part of error handling, test for adherence to mandated code sets as well as testing for conformance to the CSD </w:t>
      </w:r>
      <w:proofErr w:type="spellStart"/>
      <w:r w:rsidRPr="007B0978">
        <w:rPr>
          <w:rStyle w:val="left"/>
          <w:b/>
          <w:iCs/>
          <w:szCs w:val="24"/>
        </w:rPr>
        <w:t>xsd</w:t>
      </w:r>
      <w:proofErr w:type="spellEnd"/>
      <w:r w:rsidRPr="007B0978">
        <w:rPr>
          <w:rStyle w:val="left"/>
          <w:b/>
          <w:iCs/>
          <w:szCs w:val="24"/>
        </w:rPr>
        <w:t>? Decision: this test will not be included in the profile.</w:t>
      </w:r>
    </w:p>
    <w:p w14:paraId="5CD845C7" w14:textId="77777777" w:rsidR="00FD6280" w:rsidRPr="007B0978" w:rsidRDefault="00FD6280" w:rsidP="000A1C60">
      <w:pPr>
        <w:pStyle w:val="ListBullet2"/>
        <w:numPr>
          <w:ilvl w:val="0"/>
          <w:numId w:val="33"/>
        </w:numPr>
        <w:tabs>
          <w:tab w:val="num" w:pos="360"/>
        </w:tabs>
        <w:ind w:left="360"/>
        <w:rPr>
          <w:rStyle w:val="left"/>
          <w:i/>
          <w:iCs/>
          <w:szCs w:val="24"/>
        </w:rPr>
      </w:pPr>
      <w:r w:rsidRPr="007B0978">
        <w:rPr>
          <w:rStyle w:val="left"/>
          <w:iCs/>
          <w:szCs w:val="24"/>
        </w:rPr>
        <w:lastRenderedPageBreak/>
        <w:t>CSD036</w:t>
      </w:r>
    </w:p>
    <w:p w14:paraId="6FF9D867" w14:textId="77777777" w:rsidR="00FD6280" w:rsidRPr="007B0978" w:rsidRDefault="00FD6280" w:rsidP="00D63B1C">
      <w:pPr>
        <w:pStyle w:val="ListBullet2"/>
        <w:numPr>
          <w:ilvl w:val="0"/>
          <w:numId w:val="33"/>
        </w:numPr>
        <w:rPr>
          <w:rStyle w:val="left"/>
          <w:i/>
          <w:iCs/>
          <w:szCs w:val="24"/>
        </w:rPr>
      </w:pPr>
      <w:r w:rsidRPr="007B0978">
        <w:rPr>
          <w:rStyle w:val="left"/>
          <w:iCs/>
          <w:szCs w:val="24"/>
        </w:rPr>
        <w:t xml:space="preserve">The </w:t>
      </w:r>
      <w:proofErr w:type="spellStart"/>
      <w:r w:rsidRPr="007B0978">
        <w:rPr>
          <w:rStyle w:val="left"/>
          <w:iCs/>
          <w:szCs w:val="24"/>
        </w:rPr>
        <w:t>InfoManager’s</w:t>
      </w:r>
      <w:proofErr w:type="spellEnd"/>
      <w:r w:rsidRPr="007B0978">
        <w:rPr>
          <w:rStyle w:val="left"/>
          <w:iCs/>
          <w:szCs w:val="24"/>
        </w:rPr>
        <w:t xml:space="preserve"> error handling (page 58) stipulates that the </w:t>
      </w:r>
      <w:proofErr w:type="spellStart"/>
      <w:r w:rsidRPr="007B0978">
        <w:rPr>
          <w:rStyle w:val="left"/>
          <w:iCs/>
          <w:szCs w:val="24"/>
        </w:rPr>
        <w:t>InfoManager</w:t>
      </w:r>
      <w:proofErr w:type="spellEnd"/>
      <w:r w:rsidRPr="007B0978">
        <w:rPr>
          <w:rStyle w:val="left"/>
          <w:iCs/>
          <w:szCs w:val="24"/>
        </w:rPr>
        <w:t xml:space="preserve"> shall test for uniqueness of IDs. If duplicates are found, the Care Services </w:t>
      </w:r>
      <w:proofErr w:type="spellStart"/>
      <w:r w:rsidRPr="007B0978">
        <w:rPr>
          <w:rStyle w:val="left"/>
          <w:iCs/>
          <w:szCs w:val="24"/>
        </w:rPr>
        <w:t>InfoManager</w:t>
      </w:r>
      <w:proofErr w:type="spellEnd"/>
      <w:r w:rsidRPr="007B0978">
        <w:rPr>
          <w:rStyle w:val="left"/>
          <w:iCs/>
          <w:szCs w:val="24"/>
        </w:rPr>
        <w:t xml:space="preserve"> goes into a fault condition and does not respond to inbound queries from Consumers. </w:t>
      </w:r>
      <w:r w:rsidRPr="007B0978">
        <w:rPr>
          <w:rStyle w:val="left"/>
          <w:b/>
          <w:iCs/>
          <w:szCs w:val="24"/>
        </w:rPr>
        <w:t xml:space="preserve">Is the described </w:t>
      </w:r>
      <w:proofErr w:type="gramStart"/>
      <w:r w:rsidRPr="007B0978">
        <w:rPr>
          <w:rStyle w:val="left"/>
          <w:b/>
          <w:iCs/>
          <w:szCs w:val="24"/>
        </w:rPr>
        <w:t>error</w:t>
      </w:r>
      <w:proofErr w:type="gramEnd"/>
      <w:r w:rsidRPr="007B0978">
        <w:rPr>
          <w:rStyle w:val="left"/>
          <w:b/>
          <w:iCs/>
          <w:szCs w:val="24"/>
        </w:rPr>
        <w:t xml:space="preserve"> handling sufficient? Decision: no more stringent </w:t>
      </w:r>
      <w:proofErr w:type="gramStart"/>
      <w:r w:rsidRPr="007B0978">
        <w:rPr>
          <w:rStyle w:val="left"/>
          <w:b/>
          <w:iCs/>
          <w:szCs w:val="24"/>
        </w:rPr>
        <w:t>error handling</w:t>
      </w:r>
      <w:proofErr w:type="gramEnd"/>
      <w:r w:rsidRPr="007B0978">
        <w:rPr>
          <w:rStyle w:val="left"/>
          <w:b/>
          <w:iCs/>
          <w:szCs w:val="24"/>
        </w:rPr>
        <w:t xml:space="preserve"> will be specified.</w:t>
      </w:r>
    </w:p>
    <w:p w14:paraId="5EEFE3F2" w14:textId="77777777" w:rsidR="00E816FD" w:rsidRPr="007B0978" w:rsidRDefault="00FD6280" w:rsidP="006E5C45">
      <w:pPr>
        <w:pStyle w:val="Heading1"/>
        <w:numPr>
          <w:ilvl w:val="0"/>
          <w:numId w:val="0"/>
        </w:numPr>
        <w:rPr>
          <w:noProof w:val="0"/>
        </w:rPr>
      </w:pPr>
      <w:bookmarkStart w:id="23" w:name="_Toc358800523"/>
      <w:bookmarkStart w:id="24" w:name="_Toc358800596"/>
      <w:bookmarkStart w:id="25" w:name="_Toc461203658"/>
      <w:bookmarkStart w:id="26" w:name="_Toc253489437"/>
      <w:r w:rsidRPr="007B0978">
        <w:rPr>
          <w:noProof w:val="0"/>
        </w:rPr>
        <w:lastRenderedPageBreak/>
        <w:t>General Introduction</w:t>
      </w:r>
      <w:bookmarkEnd w:id="23"/>
      <w:bookmarkEnd w:id="24"/>
      <w:bookmarkEnd w:id="25"/>
    </w:p>
    <w:p w14:paraId="3408B6EC" w14:textId="77777777" w:rsidR="00FD6280" w:rsidRPr="007B0978" w:rsidRDefault="00FD6280" w:rsidP="003F2738">
      <w:pPr>
        <w:pStyle w:val="EditorInstructions"/>
        <w:rPr>
          <w:noProof w:val="0"/>
        </w:rPr>
      </w:pPr>
      <w:r w:rsidRPr="007B0978">
        <w:rPr>
          <w:noProof w:val="0"/>
        </w:rPr>
        <w:t>Update the following Appendices to the General Introduction as indicated below. Note that these are not appendices to Volume 1.</w:t>
      </w:r>
    </w:p>
    <w:p w14:paraId="4D5E46D0" w14:textId="77777777" w:rsidR="001B4AB3" w:rsidRPr="007B0978" w:rsidRDefault="001B4AB3" w:rsidP="00AE7FE0">
      <w:pPr>
        <w:pStyle w:val="BodyText"/>
        <w:rPr>
          <w:noProof w:val="0"/>
        </w:rPr>
      </w:pPr>
      <w:bookmarkStart w:id="27" w:name="_Toc358800524"/>
      <w:bookmarkStart w:id="28" w:name="_Toc358800597"/>
    </w:p>
    <w:p w14:paraId="34CF738D" w14:textId="3F57C034" w:rsidR="00FD6280" w:rsidRPr="007B0978" w:rsidRDefault="00FD6280" w:rsidP="00D419FB">
      <w:pPr>
        <w:pStyle w:val="AppendixHeading1"/>
        <w:rPr>
          <w:noProof w:val="0"/>
        </w:rPr>
      </w:pPr>
      <w:bookmarkStart w:id="29" w:name="_Toc461203659"/>
      <w:r w:rsidRPr="007B0978">
        <w:rPr>
          <w:noProof w:val="0"/>
        </w:rPr>
        <w:t xml:space="preserve">Appendix A </w:t>
      </w:r>
      <w:r w:rsidR="005D64C7" w:rsidRPr="007B0978">
        <w:rPr>
          <w:noProof w:val="0"/>
        </w:rPr>
        <w:t>–</w:t>
      </w:r>
      <w:r w:rsidRPr="007B0978">
        <w:rPr>
          <w:noProof w:val="0"/>
        </w:rPr>
        <w:t xml:space="preserve"> Actor Summary Definitions</w:t>
      </w:r>
      <w:bookmarkEnd w:id="27"/>
      <w:bookmarkEnd w:id="28"/>
      <w:bookmarkEnd w:id="29"/>
    </w:p>
    <w:p w14:paraId="1590C7D6" w14:textId="77777777" w:rsidR="00FD6280" w:rsidRPr="007B0978" w:rsidRDefault="00FD6280" w:rsidP="003F2738">
      <w:pPr>
        <w:pStyle w:val="EditorInstructions"/>
        <w:rPr>
          <w:noProof w:val="0"/>
        </w:rPr>
      </w:pPr>
      <w:r w:rsidRPr="007B0978">
        <w:rPr>
          <w:noProof w:val="0"/>
        </w:rPr>
        <w:t xml:space="preserve">Add the following actors </w:t>
      </w:r>
      <w:r w:rsidRPr="007B0978">
        <w:rPr>
          <w:iCs w:val="0"/>
          <w:noProof w:val="0"/>
        </w:rPr>
        <w:t xml:space="preserve">to the IHE </w:t>
      </w:r>
      <w:r w:rsidRPr="007B0978">
        <w:rPr>
          <w:noProof w:val="0"/>
        </w:rPr>
        <w:t>Technical Frameworks</w:t>
      </w:r>
      <w:r w:rsidRPr="007B0978">
        <w:rPr>
          <w:iCs w:val="0"/>
          <w:noProof w:val="0"/>
        </w:rPr>
        <w:t xml:space="preserve"> General Introduction list of Actors</w:t>
      </w:r>
      <w:r w:rsidRPr="007B0978">
        <w:rPr>
          <w:noProof w:val="0"/>
        </w:rPr>
        <w:t>:</w:t>
      </w:r>
    </w:p>
    <w:p w14:paraId="6E4F0786" w14:textId="77777777" w:rsidR="00FD6280" w:rsidRPr="007B0978" w:rsidRDefault="00FD6280" w:rsidP="00AE7FE0">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2005"/>
        <w:gridCol w:w="7571"/>
      </w:tblGrid>
      <w:tr w:rsidR="00FD6280" w:rsidRPr="007B0978" w14:paraId="41FDB4EA" w14:textId="77777777" w:rsidTr="00B96395">
        <w:tc>
          <w:tcPr>
            <w:tcW w:w="2005" w:type="dxa"/>
            <w:shd w:val="clear" w:color="auto" w:fill="D9D9D9"/>
          </w:tcPr>
          <w:p w14:paraId="68E09504" w14:textId="77777777" w:rsidR="00FD6280" w:rsidRPr="007B0978" w:rsidRDefault="00FD6280" w:rsidP="003F2738">
            <w:pPr>
              <w:pStyle w:val="TableEntryHeader"/>
              <w:rPr>
                <w:noProof w:val="0"/>
              </w:rPr>
            </w:pPr>
            <w:r w:rsidRPr="007B0978">
              <w:rPr>
                <w:noProof w:val="0"/>
              </w:rPr>
              <w:t>Actor</w:t>
            </w:r>
          </w:p>
        </w:tc>
        <w:tc>
          <w:tcPr>
            <w:tcW w:w="7571" w:type="dxa"/>
            <w:shd w:val="clear" w:color="auto" w:fill="D9D9D9"/>
          </w:tcPr>
          <w:p w14:paraId="0AC1A5AE" w14:textId="77777777" w:rsidR="00FD6280" w:rsidRPr="007B0978" w:rsidRDefault="00FD6280" w:rsidP="003F2738">
            <w:pPr>
              <w:pStyle w:val="TableEntryHeader"/>
              <w:rPr>
                <w:noProof w:val="0"/>
              </w:rPr>
            </w:pPr>
            <w:r w:rsidRPr="007B0978">
              <w:rPr>
                <w:noProof w:val="0"/>
              </w:rPr>
              <w:t>Definition</w:t>
            </w:r>
          </w:p>
        </w:tc>
      </w:tr>
      <w:tr w:rsidR="00FD6280" w:rsidRPr="007B0978" w14:paraId="03ABBA8A" w14:textId="77777777" w:rsidTr="00B96395">
        <w:tc>
          <w:tcPr>
            <w:tcW w:w="2005" w:type="dxa"/>
          </w:tcPr>
          <w:p w14:paraId="3D125165" w14:textId="77777777" w:rsidR="00FD6280" w:rsidRPr="007B0978" w:rsidRDefault="00FD6280" w:rsidP="00BF42F5">
            <w:pPr>
              <w:pStyle w:val="TableEntry"/>
              <w:rPr>
                <w:noProof w:val="0"/>
                <w:sz w:val="18"/>
              </w:rPr>
            </w:pPr>
            <w:r w:rsidRPr="007B0978">
              <w:rPr>
                <w:noProof w:val="0"/>
                <w:sz w:val="18"/>
              </w:rPr>
              <w:t>Service Finder</w:t>
            </w:r>
          </w:p>
        </w:tc>
        <w:tc>
          <w:tcPr>
            <w:tcW w:w="7571" w:type="dxa"/>
          </w:tcPr>
          <w:p w14:paraId="02C9681C" w14:textId="422EB675" w:rsidR="00FD6280" w:rsidRPr="007B0978" w:rsidRDefault="00FD6280" w:rsidP="00ED07DC">
            <w:pPr>
              <w:pStyle w:val="TableEntry"/>
              <w:rPr>
                <w:noProof w:val="0"/>
                <w:sz w:val="18"/>
              </w:rPr>
            </w:pPr>
            <w:r w:rsidRPr="007B0978">
              <w:rPr>
                <w:noProof w:val="0"/>
                <w:sz w:val="18"/>
              </w:rPr>
              <w:t xml:space="preserve">The Service Finder </w:t>
            </w:r>
            <w:r w:rsidR="005E006B" w:rsidRPr="007B0978">
              <w:rPr>
                <w:noProof w:val="0"/>
                <w:sz w:val="18"/>
              </w:rPr>
              <w:t>Actor</w:t>
            </w:r>
            <w:r w:rsidRPr="007B0978">
              <w:rPr>
                <w:noProof w:val="0"/>
                <w:sz w:val="18"/>
              </w:rPr>
              <w:t xml:space="preserve"> submits queries to the Care Services </w:t>
            </w:r>
            <w:proofErr w:type="spellStart"/>
            <w:r w:rsidRPr="007B0978">
              <w:rPr>
                <w:noProof w:val="0"/>
                <w:sz w:val="18"/>
              </w:rPr>
              <w:t>InfoManager</w:t>
            </w:r>
            <w:proofErr w:type="spellEnd"/>
            <w:r w:rsidRPr="007B0978">
              <w:rPr>
                <w:noProof w:val="0"/>
                <w:sz w:val="18"/>
              </w:rPr>
              <w:t xml:space="preserve">, which returns the results in a reply document. Queries are expressed as parameterized stored query invocations or (optionally) as an ad hoc XQuery query. The Service Finder may optionally make queries against a Service Availability </w:t>
            </w:r>
            <w:r w:rsidR="005E006B" w:rsidRPr="007B0978">
              <w:rPr>
                <w:noProof w:val="0"/>
                <w:sz w:val="18"/>
              </w:rPr>
              <w:t>Actor</w:t>
            </w:r>
            <w:r w:rsidRPr="007B0978">
              <w:rPr>
                <w:noProof w:val="0"/>
                <w:sz w:val="18"/>
              </w:rPr>
              <w:t xml:space="preserve"> </w:t>
            </w:r>
            <w:proofErr w:type="gramStart"/>
            <w:r w:rsidRPr="007B0978">
              <w:rPr>
                <w:noProof w:val="0"/>
                <w:sz w:val="18"/>
              </w:rPr>
              <w:t>as</w:t>
            </w:r>
            <w:proofErr w:type="gramEnd"/>
            <w:r w:rsidRPr="007B0978">
              <w:rPr>
                <w:noProof w:val="0"/>
                <w:sz w:val="18"/>
              </w:rPr>
              <w:t xml:space="preserve"> </w:t>
            </w:r>
            <w:proofErr w:type="spellStart"/>
            <w:r w:rsidRPr="007B0978">
              <w:rPr>
                <w:noProof w:val="0"/>
                <w:sz w:val="18"/>
              </w:rPr>
              <w:t>CalDAV</w:t>
            </w:r>
            <w:proofErr w:type="spellEnd"/>
            <w:r w:rsidRPr="007B0978">
              <w:rPr>
                <w:noProof w:val="0"/>
                <w:sz w:val="18"/>
              </w:rPr>
              <w:t xml:space="preserve"> </w:t>
            </w:r>
            <w:proofErr w:type="spellStart"/>
            <w:r w:rsidRPr="007B0978">
              <w:rPr>
                <w:noProof w:val="0"/>
                <w:sz w:val="18"/>
              </w:rPr>
              <w:t>vFREEBUSY</w:t>
            </w:r>
            <w:proofErr w:type="spellEnd"/>
            <w:r w:rsidRPr="007B0978">
              <w:rPr>
                <w:noProof w:val="0"/>
                <w:sz w:val="18"/>
              </w:rPr>
              <w:t xml:space="preserve"> queries.</w:t>
            </w:r>
          </w:p>
        </w:tc>
      </w:tr>
      <w:tr w:rsidR="00FD6280" w:rsidRPr="007B0978" w14:paraId="2ABB4F28" w14:textId="77777777" w:rsidTr="00B96395">
        <w:tc>
          <w:tcPr>
            <w:tcW w:w="2005" w:type="dxa"/>
          </w:tcPr>
          <w:p w14:paraId="6E1FF4BB" w14:textId="77777777" w:rsidR="00FD6280" w:rsidRPr="007B0978" w:rsidRDefault="00FD6280" w:rsidP="00BF42F5">
            <w:pPr>
              <w:pStyle w:val="TableEntry"/>
              <w:rPr>
                <w:noProof w:val="0"/>
                <w:sz w:val="18"/>
              </w:rPr>
            </w:pPr>
            <w:r w:rsidRPr="007B0978">
              <w:rPr>
                <w:noProof w:val="0"/>
                <w:sz w:val="18"/>
              </w:rPr>
              <w:t xml:space="preserve">Care Services </w:t>
            </w:r>
            <w:proofErr w:type="spellStart"/>
            <w:r w:rsidRPr="007B0978">
              <w:rPr>
                <w:noProof w:val="0"/>
                <w:sz w:val="18"/>
              </w:rPr>
              <w:t>InfoManager</w:t>
            </w:r>
            <w:proofErr w:type="spellEnd"/>
          </w:p>
        </w:tc>
        <w:tc>
          <w:tcPr>
            <w:tcW w:w="7571" w:type="dxa"/>
          </w:tcPr>
          <w:p w14:paraId="5AFCAE65" w14:textId="151A87C4" w:rsidR="00FD6280" w:rsidRPr="007B0978" w:rsidRDefault="00FD6280" w:rsidP="00ED07DC">
            <w:pPr>
              <w:pStyle w:val="TableEntry"/>
              <w:rPr>
                <w:noProof w:val="0"/>
                <w:sz w:val="18"/>
              </w:rPr>
            </w:pPr>
            <w:r w:rsidRPr="007B0978">
              <w:rPr>
                <w:noProof w:val="0"/>
                <w:sz w:val="18"/>
              </w:rPr>
              <w:t xml:space="preserve">The Care Services </w:t>
            </w:r>
            <w:proofErr w:type="spellStart"/>
            <w:r w:rsidRPr="007B0978">
              <w:rPr>
                <w:noProof w:val="0"/>
                <w:sz w:val="18"/>
              </w:rPr>
              <w:t>InfoManager</w:t>
            </w:r>
            <w:proofErr w:type="spellEnd"/>
            <w:r w:rsidRPr="007B0978">
              <w:rPr>
                <w:noProof w:val="0"/>
                <w:sz w:val="18"/>
              </w:rPr>
              <w:t xml:space="preserve"> </w:t>
            </w:r>
            <w:r w:rsidR="005E006B" w:rsidRPr="007B0978">
              <w:rPr>
                <w:noProof w:val="0"/>
                <w:sz w:val="18"/>
              </w:rPr>
              <w:t>Actor</w:t>
            </w:r>
            <w:r w:rsidRPr="007B0978">
              <w:rPr>
                <w:noProof w:val="0"/>
                <w:sz w:val="18"/>
              </w:rPr>
              <w:t xml:space="preserve"> has two roles. The Care Services </w:t>
            </w:r>
            <w:proofErr w:type="spellStart"/>
            <w:r w:rsidRPr="007B0978">
              <w:rPr>
                <w:noProof w:val="0"/>
                <w:sz w:val="18"/>
              </w:rPr>
              <w:t>InfoManager</w:t>
            </w:r>
            <w:proofErr w:type="spellEnd"/>
            <w:r w:rsidRPr="007B0978">
              <w:rPr>
                <w:noProof w:val="0"/>
                <w:sz w:val="18"/>
              </w:rPr>
              <w:t xml:space="preserve"> maintains a local cache of information that represents cross-referenced data from one or more Care Services Directory actors. The Care Services </w:t>
            </w:r>
            <w:proofErr w:type="spellStart"/>
            <w:r w:rsidRPr="007B0978">
              <w:rPr>
                <w:noProof w:val="0"/>
                <w:sz w:val="18"/>
              </w:rPr>
              <w:t>InfoManager</w:t>
            </w:r>
            <w:proofErr w:type="spellEnd"/>
            <w:r w:rsidRPr="007B0978">
              <w:rPr>
                <w:noProof w:val="0"/>
                <w:sz w:val="18"/>
              </w:rPr>
              <w:t xml:space="preserve"> periodically refreshes this cache by querying Care Services Directory actors for updated content. The Care Services </w:t>
            </w:r>
            <w:proofErr w:type="spellStart"/>
            <w:r w:rsidRPr="007B0978">
              <w:rPr>
                <w:noProof w:val="0"/>
                <w:sz w:val="18"/>
              </w:rPr>
              <w:t>InfoManager’s</w:t>
            </w:r>
            <w:proofErr w:type="spellEnd"/>
            <w:r w:rsidRPr="007B0978">
              <w:rPr>
                <w:noProof w:val="0"/>
                <w:sz w:val="18"/>
              </w:rPr>
              <w:t xml:space="preserve"> other role is to process inbound queries from Service Finder actors. These queries are executed against the cached </w:t>
            </w:r>
            <w:proofErr w:type="gramStart"/>
            <w:r w:rsidRPr="007B0978">
              <w:rPr>
                <w:noProof w:val="0"/>
                <w:sz w:val="18"/>
              </w:rPr>
              <w:t>content</w:t>
            </w:r>
            <w:proofErr w:type="gramEnd"/>
            <w:r w:rsidRPr="007B0978">
              <w:rPr>
                <w:noProof w:val="0"/>
                <w:sz w:val="18"/>
              </w:rPr>
              <w:t xml:space="preserve"> and the results are returned as a reply document.</w:t>
            </w:r>
          </w:p>
        </w:tc>
      </w:tr>
      <w:tr w:rsidR="00FD6280" w:rsidRPr="007B0978" w14:paraId="5D4725C9" w14:textId="77777777" w:rsidTr="00B96395">
        <w:tc>
          <w:tcPr>
            <w:tcW w:w="2005" w:type="dxa"/>
          </w:tcPr>
          <w:p w14:paraId="6ED86BAC" w14:textId="77777777" w:rsidR="00FD6280" w:rsidRPr="007B0978" w:rsidRDefault="00FD6280" w:rsidP="000A1C60">
            <w:pPr>
              <w:pStyle w:val="TableEntry"/>
              <w:numPr>
                <w:ilvl w:val="0"/>
                <w:numId w:val="23"/>
              </w:numPr>
              <w:ind w:left="72"/>
              <w:rPr>
                <w:noProof w:val="0"/>
                <w:sz w:val="18"/>
              </w:rPr>
            </w:pPr>
            <w:r w:rsidRPr="007B0978">
              <w:rPr>
                <w:noProof w:val="0"/>
                <w:sz w:val="18"/>
              </w:rPr>
              <w:t>Care Services Directory</w:t>
            </w:r>
          </w:p>
        </w:tc>
        <w:tc>
          <w:tcPr>
            <w:tcW w:w="7571" w:type="dxa"/>
          </w:tcPr>
          <w:p w14:paraId="7FA7A3E3" w14:textId="17473D25" w:rsidR="00FD6280" w:rsidRPr="007B0978" w:rsidRDefault="00FD6280" w:rsidP="00ED07DC">
            <w:pPr>
              <w:pStyle w:val="TableEntry"/>
              <w:rPr>
                <w:noProof w:val="0"/>
                <w:sz w:val="18"/>
              </w:rPr>
            </w:pPr>
            <w:r w:rsidRPr="007B0978">
              <w:rPr>
                <w:noProof w:val="0"/>
                <w:sz w:val="18"/>
              </w:rPr>
              <w:t xml:space="preserve">The Care Services Directory </w:t>
            </w:r>
            <w:r w:rsidR="005E006B" w:rsidRPr="007B0978">
              <w:rPr>
                <w:noProof w:val="0"/>
                <w:sz w:val="18"/>
              </w:rPr>
              <w:t>Actor</w:t>
            </w:r>
            <w:r w:rsidRPr="007B0978">
              <w:rPr>
                <w:noProof w:val="0"/>
                <w:sz w:val="18"/>
              </w:rPr>
              <w:t xml:space="preserve"> is responsible for returning an XML document in response to a request from a Care Services </w:t>
            </w:r>
            <w:proofErr w:type="spellStart"/>
            <w:r w:rsidRPr="007B0978">
              <w:rPr>
                <w:noProof w:val="0"/>
                <w:sz w:val="18"/>
              </w:rPr>
              <w:t>InfoManager</w:t>
            </w:r>
            <w:proofErr w:type="spellEnd"/>
            <w:r w:rsidRPr="007B0978">
              <w:rPr>
                <w:noProof w:val="0"/>
                <w:sz w:val="18"/>
              </w:rPr>
              <w:t xml:space="preserve">. The response document contains all the content which has been inserted or updated in the Directory since the specified timestamp and is expressed in the format defined by the CSD </w:t>
            </w:r>
            <w:r w:rsidR="005E006B" w:rsidRPr="007B0978">
              <w:rPr>
                <w:noProof w:val="0"/>
                <w:sz w:val="18"/>
              </w:rPr>
              <w:t>Profile</w:t>
            </w:r>
            <w:r w:rsidRPr="007B0978">
              <w:rPr>
                <w:noProof w:val="0"/>
                <w:sz w:val="18"/>
              </w:rPr>
              <w:t>’s XML schema.</w:t>
            </w:r>
          </w:p>
        </w:tc>
      </w:tr>
      <w:tr w:rsidR="00FD6280" w:rsidRPr="007B0978" w14:paraId="2C5AECA0" w14:textId="77777777" w:rsidTr="00B96395">
        <w:tc>
          <w:tcPr>
            <w:tcW w:w="2005" w:type="dxa"/>
          </w:tcPr>
          <w:p w14:paraId="0D8186A2" w14:textId="77777777" w:rsidR="00FD6280" w:rsidRPr="007B0978" w:rsidRDefault="00FD6280" w:rsidP="000A1C60">
            <w:pPr>
              <w:pStyle w:val="TableEntry"/>
              <w:numPr>
                <w:ilvl w:val="0"/>
                <w:numId w:val="23"/>
              </w:numPr>
              <w:ind w:left="72"/>
              <w:rPr>
                <w:noProof w:val="0"/>
                <w:sz w:val="18"/>
              </w:rPr>
            </w:pPr>
            <w:r w:rsidRPr="007B0978">
              <w:rPr>
                <w:noProof w:val="0"/>
                <w:sz w:val="18"/>
              </w:rPr>
              <w:t>Service Availability</w:t>
            </w:r>
          </w:p>
        </w:tc>
        <w:tc>
          <w:tcPr>
            <w:tcW w:w="7571" w:type="dxa"/>
          </w:tcPr>
          <w:p w14:paraId="3D16BCEF" w14:textId="23018165" w:rsidR="00FD6280" w:rsidRPr="007B0978" w:rsidRDefault="00FD6280" w:rsidP="008C0F99">
            <w:pPr>
              <w:pStyle w:val="TableEntry"/>
              <w:rPr>
                <w:noProof w:val="0"/>
                <w:sz w:val="18"/>
              </w:rPr>
            </w:pPr>
            <w:r w:rsidRPr="007B0978">
              <w:rPr>
                <w:noProof w:val="0"/>
                <w:sz w:val="18"/>
              </w:rPr>
              <w:t xml:space="preserve">The Service Availability </w:t>
            </w:r>
            <w:r w:rsidR="005E006B" w:rsidRPr="007B0978">
              <w:rPr>
                <w:noProof w:val="0"/>
                <w:sz w:val="18"/>
              </w:rPr>
              <w:t>Actor</w:t>
            </w:r>
            <w:r w:rsidRPr="007B0978">
              <w:rPr>
                <w:noProof w:val="0"/>
                <w:sz w:val="18"/>
              </w:rPr>
              <w:t xml:space="preserve"> responds to requests for busy time for a provider at a service location, or for the service itself at a specified facility. </w:t>
            </w:r>
          </w:p>
        </w:tc>
      </w:tr>
    </w:tbl>
    <w:p w14:paraId="37347AC3" w14:textId="77777777" w:rsidR="001B4AB3" w:rsidRPr="007B0978" w:rsidRDefault="001B4AB3" w:rsidP="00AE7FE0">
      <w:pPr>
        <w:pStyle w:val="BodyText"/>
        <w:rPr>
          <w:noProof w:val="0"/>
        </w:rPr>
      </w:pPr>
      <w:bookmarkStart w:id="30" w:name="_Toc358800525"/>
      <w:bookmarkStart w:id="31" w:name="_Toc358800598"/>
    </w:p>
    <w:p w14:paraId="73564D00" w14:textId="247560D6" w:rsidR="00FD6280" w:rsidRPr="007B0978" w:rsidRDefault="00FD6280" w:rsidP="00D419FB">
      <w:pPr>
        <w:pStyle w:val="AppendixHeading1"/>
        <w:rPr>
          <w:noProof w:val="0"/>
        </w:rPr>
      </w:pPr>
      <w:bookmarkStart w:id="32" w:name="_Toc461203660"/>
      <w:r w:rsidRPr="007B0978">
        <w:rPr>
          <w:noProof w:val="0"/>
        </w:rPr>
        <w:t xml:space="preserve">Appendix B </w:t>
      </w:r>
      <w:r w:rsidR="005D64C7" w:rsidRPr="007B0978">
        <w:rPr>
          <w:noProof w:val="0"/>
        </w:rPr>
        <w:t>–</w:t>
      </w:r>
      <w:r w:rsidRPr="007B0978">
        <w:rPr>
          <w:noProof w:val="0"/>
        </w:rPr>
        <w:t xml:space="preserve"> Transaction Summary Definitions</w:t>
      </w:r>
      <w:bookmarkEnd w:id="30"/>
      <w:bookmarkEnd w:id="31"/>
      <w:bookmarkEnd w:id="32"/>
    </w:p>
    <w:p w14:paraId="50D4E1C0" w14:textId="77777777" w:rsidR="00FD6280" w:rsidRPr="007B0978" w:rsidRDefault="00FD6280" w:rsidP="003F2738">
      <w:pPr>
        <w:pStyle w:val="EditorInstructions"/>
        <w:rPr>
          <w:noProof w:val="0"/>
        </w:rPr>
      </w:pPr>
      <w:r w:rsidRPr="007B0978">
        <w:rPr>
          <w:noProof w:val="0"/>
        </w:rPr>
        <w:t xml:space="preserve">Add the following transactions </w:t>
      </w:r>
      <w:r w:rsidRPr="007B0978">
        <w:rPr>
          <w:iCs w:val="0"/>
          <w:noProof w:val="0"/>
        </w:rPr>
        <w:t xml:space="preserve">to the IHE </w:t>
      </w:r>
      <w:r w:rsidRPr="007B0978">
        <w:rPr>
          <w:noProof w:val="0"/>
        </w:rPr>
        <w:t>Technical Frameworks</w:t>
      </w:r>
      <w:r w:rsidRPr="007B0978">
        <w:rPr>
          <w:iCs w:val="0"/>
          <w:noProof w:val="0"/>
        </w:rPr>
        <w:t xml:space="preserve"> General Introduction list of Transactions</w:t>
      </w:r>
      <w:r w:rsidRPr="007B0978">
        <w:rPr>
          <w:noProof w:val="0"/>
        </w:rPr>
        <w:t>:</w:t>
      </w:r>
    </w:p>
    <w:p w14:paraId="11E55A32" w14:textId="77777777" w:rsidR="00FD6280" w:rsidRPr="007B0978" w:rsidRDefault="00FD6280" w:rsidP="00AE7FE0">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3625"/>
        <w:gridCol w:w="5951"/>
      </w:tblGrid>
      <w:tr w:rsidR="00FD6280" w:rsidRPr="007B0978" w14:paraId="5AE8FC0F" w14:textId="77777777" w:rsidTr="00E147BD">
        <w:trPr>
          <w:tblHeader/>
        </w:trPr>
        <w:tc>
          <w:tcPr>
            <w:tcW w:w="3625" w:type="dxa"/>
            <w:shd w:val="clear" w:color="auto" w:fill="D9D9D9"/>
          </w:tcPr>
          <w:p w14:paraId="26C1E2AB" w14:textId="77777777" w:rsidR="00FD6280" w:rsidRPr="007B0978" w:rsidRDefault="00FD6280" w:rsidP="003F2738">
            <w:pPr>
              <w:pStyle w:val="TableEntryHeader"/>
              <w:rPr>
                <w:noProof w:val="0"/>
              </w:rPr>
            </w:pPr>
            <w:r w:rsidRPr="007B0978">
              <w:rPr>
                <w:noProof w:val="0"/>
              </w:rPr>
              <w:t>Transaction</w:t>
            </w:r>
          </w:p>
        </w:tc>
        <w:tc>
          <w:tcPr>
            <w:tcW w:w="5951" w:type="dxa"/>
            <w:shd w:val="clear" w:color="auto" w:fill="D9D9D9"/>
          </w:tcPr>
          <w:p w14:paraId="77217DEE" w14:textId="77777777" w:rsidR="00FD6280" w:rsidRPr="007B0978" w:rsidRDefault="00FD6280" w:rsidP="003F2738">
            <w:pPr>
              <w:pStyle w:val="TableEntryHeader"/>
              <w:rPr>
                <w:noProof w:val="0"/>
              </w:rPr>
            </w:pPr>
            <w:r w:rsidRPr="007B0978">
              <w:rPr>
                <w:noProof w:val="0"/>
              </w:rPr>
              <w:t>Definition</w:t>
            </w:r>
          </w:p>
        </w:tc>
      </w:tr>
      <w:tr w:rsidR="00FD6280" w:rsidRPr="007B0978" w14:paraId="524EBE0C" w14:textId="77777777" w:rsidTr="00E147BD">
        <w:tc>
          <w:tcPr>
            <w:tcW w:w="3625" w:type="dxa"/>
          </w:tcPr>
          <w:p w14:paraId="371ABB2B" w14:textId="77777777" w:rsidR="00FD6280" w:rsidRPr="00E147BD" w:rsidRDefault="00FD6280" w:rsidP="00C0691E">
            <w:pPr>
              <w:pStyle w:val="TableEntry"/>
            </w:pPr>
            <w:r w:rsidRPr="00E147BD">
              <w:t>Find Matching Services [ITI-73]</w:t>
            </w:r>
          </w:p>
        </w:tc>
        <w:tc>
          <w:tcPr>
            <w:tcW w:w="5951" w:type="dxa"/>
          </w:tcPr>
          <w:p w14:paraId="178B33CB" w14:textId="77777777" w:rsidR="00FD6280" w:rsidRPr="007B0978" w:rsidRDefault="00FD6280" w:rsidP="00113B14">
            <w:pPr>
              <w:pStyle w:val="TableEntry"/>
              <w:rPr>
                <w:noProof w:val="0"/>
                <w:sz w:val="18"/>
              </w:rPr>
            </w:pPr>
            <w:r w:rsidRPr="007B0978">
              <w:rPr>
                <w:noProof w:val="0"/>
                <w:sz w:val="18"/>
              </w:rPr>
              <w:t>The Find Matching Services transaction is used to express queries regarding locations, times, and kinds of services available at different facilities and from different providers and organizations</w:t>
            </w:r>
            <w:r w:rsidR="008B268F" w:rsidRPr="007B0978">
              <w:rPr>
                <w:noProof w:val="0"/>
                <w:sz w:val="18"/>
              </w:rPr>
              <w:t xml:space="preserve">. </w:t>
            </w:r>
            <w:r w:rsidRPr="007B0978">
              <w:rPr>
                <w:noProof w:val="0"/>
                <w:sz w:val="18"/>
              </w:rPr>
              <w:t xml:space="preserve">These are queries against the CSD </w:t>
            </w:r>
            <w:proofErr w:type="gramStart"/>
            <w:r w:rsidRPr="007B0978">
              <w:rPr>
                <w:noProof w:val="0"/>
                <w:sz w:val="18"/>
              </w:rPr>
              <w:t>schema</w:t>
            </w:r>
            <w:proofErr w:type="gramEnd"/>
            <w:r w:rsidRPr="007B0978">
              <w:rPr>
                <w:noProof w:val="0"/>
                <w:sz w:val="18"/>
              </w:rPr>
              <w:t xml:space="preserve"> for documents describing these services</w:t>
            </w:r>
            <w:r w:rsidR="008B268F" w:rsidRPr="007B0978">
              <w:rPr>
                <w:noProof w:val="0"/>
                <w:sz w:val="18"/>
              </w:rPr>
              <w:t xml:space="preserve">. </w:t>
            </w:r>
          </w:p>
        </w:tc>
      </w:tr>
      <w:tr w:rsidR="00FD6280" w:rsidRPr="007B0978" w14:paraId="2959A332" w14:textId="77777777" w:rsidTr="00E147BD">
        <w:tc>
          <w:tcPr>
            <w:tcW w:w="3625" w:type="dxa"/>
          </w:tcPr>
          <w:p w14:paraId="31DDC141" w14:textId="4610B255" w:rsidR="00FD6280" w:rsidRPr="00E147BD" w:rsidRDefault="00FD6280" w:rsidP="00E147BD">
            <w:pPr>
              <w:pStyle w:val="TableEntry"/>
            </w:pPr>
            <w:r w:rsidRPr="00E147BD">
              <w:t>Query for Updated Services [</w:t>
            </w:r>
            <w:r w:rsidR="00247F74" w:rsidRPr="00E147BD">
              <w:t>ITI-74</w:t>
            </w:r>
            <w:r w:rsidRPr="00E147BD">
              <w:t>]</w:t>
            </w:r>
          </w:p>
        </w:tc>
        <w:tc>
          <w:tcPr>
            <w:tcW w:w="5951" w:type="dxa"/>
          </w:tcPr>
          <w:p w14:paraId="234BADDC" w14:textId="77777777" w:rsidR="00FD6280" w:rsidRPr="007B0978" w:rsidRDefault="00FD6280" w:rsidP="00B96395">
            <w:pPr>
              <w:pStyle w:val="TableEntry"/>
              <w:rPr>
                <w:noProof w:val="0"/>
                <w:sz w:val="18"/>
              </w:rPr>
            </w:pPr>
            <w:r w:rsidRPr="007B0978">
              <w:rPr>
                <w:noProof w:val="0"/>
                <w:sz w:val="18"/>
              </w:rPr>
              <w:t>The Query for Updated Services is used to obtain all directory document content which has been inserted or updated since the specified timestamp</w:t>
            </w:r>
            <w:r w:rsidR="008B268F" w:rsidRPr="007B0978">
              <w:rPr>
                <w:noProof w:val="0"/>
                <w:sz w:val="18"/>
              </w:rPr>
              <w:t xml:space="preserve">. </w:t>
            </w:r>
            <w:r w:rsidRPr="007B0978">
              <w:rPr>
                <w:noProof w:val="0"/>
                <w:sz w:val="18"/>
              </w:rPr>
              <w:t xml:space="preserve">These are queries against the CSD </w:t>
            </w:r>
            <w:proofErr w:type="gramStart"/>
            <w:r w:rsidRPr="007B0978">
              <w:rPr>
                <w:noProof w:val="0"/>
                <w:sz w:val="18"/>
              </w:rPr>
              <w:t>schema</w:t>
            </w:r>
            <w:proofErr w:type="gramEnd"/>
            <w:r w:rsidRPr="007B0978">
              <w:rPr>
                <w:noProof w:val="0"/>
                <w:sz w:val="18"/>
              </w:rPr>
              <w:t xml:space="preserve"> for documents describing these services</w:t>
            </w:r>
            <w:r w:rsidR="008B268F" w:rsidRPr="007B0978">
              <w:rPr>
                <w:noProof w:val="0"/>
                <w:sz w:val="18"/>
              </w:rPr>
              <w:t xml:space="preserve">. </w:t>
            </w:r>
          </w:p>
        </w:tc>
      </w:tr>
      <w:tr w:rsidR="00FD6280" w:rsidRPr="007B0978" w14:paraId="47F344EE" w14:textId="77777777" w:rsidTr="00E147BD">
        <w:tc>
          <w:tcPr>
            <w:tcW w:w="3625" w:type="dxa"/>
          </w:tcPr>
          <w:p w14:paraId="6ED67992" w14:textId="77777777" w:rsidR="00FD6280" w:rsidRPr="00E147BD" w:rsidRDefault="00FD6280" w:rsidP="00E147BD">
            <w:pPr>
              <w:pStyle w:val="TableEntry"/>
            </w:pPr>
            <w:r w:rsidRPr="00E147BD">
              <w:t>Care Services Free Busy Query [ITI-75]</w:t>
            </w:r>
          </w:p>
        </w:tc>
        <w:tc>
          <w:tcPr>
            <w:tcW w:w="5951" w:type="dxa"/>
          </w:tcPr>
          <w:p w14:paraId="3502D006" w14:textId="77777777" w:rsidR="00FD6280" w:rsidRPr="007B0978" w:rsidRDefault="00FD6280" w:rsidP="00113B14">
            <w:pPr>
              <w:pStyle w:val="TableEntry"/>
              <w:rPr>
                <w:noProof w:val="0"/>
                <w:sz w:val="18"/>
              </w:rPr>
            </w:pPr>
            <w:r w:rsidRPr="007B0978">
              <w:rPr>
                <w:noProof w:val="0"/>
                <w:sz w:val="18"/>
              </w:rPr>
              <w:t xml:space="preserve">The Query for </w:t>
            </w:r>
            <w:proofErr w:type="spellStart"/>
            <w:r w:rsidRPr="007B0978">
              <w:rPr>
                <w:noProof w:val="0"/>
                <w:sz w:val="18"/>
              </w:rPr>
              <w:t>FreeBusy</w:t>
            </w:r>
            <w:proofErr w:type="spellEnd"/>
            <w:r w:rsidRPr="007B0978">
              <w:rPr>
                <w:noProof w:val="0"/>
                <w:sz w:val="18"/>
              </w:rPr>
              <w:t xml:space="preserve"> is used to retrieve </w:t>
            </w:r>
            <w:proofErr w:type="gramStart"/>
            <w:r w:rsidRPr="007B0978">
              <w:rPr>
                <w:noProof w:val="0"/>
                <w:sz w:val="18"/>
              </w:rPr>
              <w:t>the busy</w:t>
            </w:r>
            <w:proofErr w:type="gramEnd"/>
            <w:r w:rsidRPr="007B0978">
              <w:rPr>
                <w:noProof w:val="0"/>
                <w:sz w:val="18"/>
              </w:rPr>
              <w:t xml:space="preserve"> scheduling information for a provider or service at a facility</w:t>
            </w:r>
            <w:r w:rsidR="008B268F" w:rsidRPr="007B0978">
              <w:rPr>
                <w:noProof w:val="0"/>
                <w:sz w:val="18"/>
              </w:rPr>
              <w:t xml:space="preserve">. </w:t>
            </w:r>
            <w:r w:rsidRPr="007B0978">
              <w:rPr>
                <w:noProof w:val="0"/>
                <w:sz w:val="18"/>
              </w:rPr>
              <w:t xml:space="preserve">It complies with the IETF </w:t>
            </w:r>
            <w:proofErr w:type="spellStart"/>
            <w:r w:rsidRPr="007B0978">
              <w:rPr>
                <w:noProof w:val="0"/>
                <w:sz w:val="18"/>
              </w:rPr>
              <w:t>CalDAV</w:t>
            </w:r>
            <w:proofErr w:type="spellEnd"/>
            <w:r w:rsidRPr="007B0978">
              <w:rPr>
                <w:noProof w:val="0"/>
                <w:sz w:val="18"/>
              </w:rPr>
              <w:t xml:space="preserve"> specification. </w:t>
            </w:r>
          </w:p>
        </w:tc>
      </w:tr>
    </w:tbl>
    <w:p w14:paraId="5AA834A1" w14:textId="77777777" w:rsidR="00FD6280" w:rsidRPr="007B0978" w:rsidRDefault="00FD6280" w:rsidP="003F2738">
      <w:pPr>
        <w:pStyle w:val="Glossary"/>
        <w:pageBreakBefore w:val="0"/>
        <w:rPr>
          <w:noProof w:val="0"/>
        </w:rPr>
      </w:pPr>
      <w:bookmarkStart w:id="33" w:name="_Toc358800526"/>
      <w:bookmarkStart w:id="34" w:name="_Toc358800599"/>
      <w:bookmarkStart w:id="35" w:name="_Toc461203661"/>
      <w:r w:rsidRPr="007B0978">
        <w:rPr>
          <w:noProof w:val="0"/>
        </w:rPr>
        <w:lastRenderedPageBreak/>
        <w:t>Glossary</w:t>
      </w:r>
      <w:bookmarkEnd w:id="33"/>
      <w:bookmarkEnd w:id="34"/>
      <w:bookmarkEnd w:id="35"/>
    </w:p>
    <w:p w14:paraId="01F7D9FC" w14:textId="77777777" w:rsidR="00FD6280" w:rsidRPr="007B0978" w:rsidRDefault="00FD6280" w:rsidP="003F2738">
      <w:pPr>
        <w:pStyle w:val="EditorInstructions"/>
        <w:rPr>
          <w:noProof w:val="0"/>
        </w:rPr>
      </w:pPr>
      <w:r w:rsidRPr="007B0978">
        <w:rPr>
          <w:noProof w:val="0"/>
        </w:rPr>
        <w:t>Add the following glossary terms to the IHE Technical Frameworks General Introduction Glossary:</w:t>
      </w:r>
    </w:p>
    <w:p w14:paraId="1C7255B1" w14:textId="77777777" w:rsidR="00FD6280" w:rsidRPr="007B0978" w:rsidRDefault="00FD6280" w:rsidP="00B96395">
      <w:pPr>
        <w:pStyle w:val="BodyText"/>
        <w:rPr>
          <w:noProof w:val="0"/>
        </w:rPr>
      </w:pPr>
      <w:r w:rsidRPr="007B0978">
        <w:rPr>
          <w:noProof w:val="0"/>
        </w:rPr>
        <w:t>No new terms.</w:t>
      </w:r>
    </w:p>
    <w:p w14:paraId="694E232B" w14:textId="77777777" w:rsidR="00FD6280" w:rsidRPr="007B0978" w:rsidRDefault="00FD6280" w:rsidP="003F2738">
      <w:pPr>
        <w:pStyle w:val="PartTitle"/>
      </w:pPr>
      <w:bookmarkStart w:id="36" w:name="_Toc358800527"/>
      <w:bookmarkStart w:id="37" w:name="_Toc358800600"/>
      <w:bookmarkStart w:id="38" w:name="_Toc461203662"/>
      <w:r w:rsidRPr="007B0978">
        <w:lastRenderedPageBreak/>
        <w:t>Volume 1 – Profiles</w:t>
      </w:r>
      <w:bookmarkEnd w:id="26"/>
      <w:bookmarkEnd w:id="36"/>
      <w:bookmarkEnd w:id="37"/>
      <w:bookmarkEnd w:id="38"/>
    </w:p>
    <w:p w14:paraId="75A81E7B" w14:textId="77777777" w:rsidR="00FD6280" w:rsidRPr="007B0978" w:rsidRDefault="00FD6280" w:rsidP="003F2738">
      <w:pPr>
        <w:pStyle w:val="Heading2"/>
        <w:numPr>
          <w:ilvl w:val="0"/>
          <w:numId w:val="0"/>
        </w:numPr>
        <w:rPr>
          <w:noProof w:val="0"/>
        </w:rPr>
      </w:pPr>
      <w:bookmarkStart w:id="39" w:name="_Toc358800528"/>
      <w:bookmarkStart w:id="40" w:name="_Toc358800601"/>
      <w:bookmarkStart w:id="41" w:name="_Toc461203663"/>
      <w:bookmarkStart w:id="42" w:name="_Toc253489438"/>
      <w:r w:rsidRPr="007B0978">
        <w:rPr>
          <w:noProof w:val="0"/>
        </w:rPr>
        <w:t>Copyright Licenses</w:t>
      </w:r>
      <w:bookmarkEnd w:id="39"/>
      <w:bookmarkEnd w:id="40"/>
      <w:bookmarkEnd w:id="41"/>
    </w:p>
    <w:p w14:paraId="4DA64A2C" w14:textId="77777777" w:rsidR="00FD6280" w:rsidRPr="007B0978" w:rsidRDefault="00FD6280" w:rsidP="003F2738">
      <w:pPr>
        <w:pStyle w:val="EditorInstructions"/>
        <w:rPr>
          <w:noProof w:val="0"/>
        </w:rPr>
      </w:pPr>
      <w:r w:rsidRPr="007B0978">
        <w:rPr>
          <w:noProof w:val="0"/>
        </w:rPr>
        <w:t>Add the following to the IHE Technical Frameworks General Introduction Copyright section:</w:t>
      </w:r>
    </w:p>
    <w:p w14:paraId="7F784CA0" w14:textId="77777777" w:rsidR="00FD6280" w:rsidRPr="007B0978" w:rsidRDefault="00FD6280">
      <w:pPr>
        <w:pStyle w:val="BodyText"/>
        <w:rPr>
          <w:noProof w:val="0"/>
        </w:rPr>
      </w:pPr>
      <w:r w:rsidRPr="007B0978">
        <w:rPr>
          <w:noProof w:val="0"/>
        </w:rPr>
        <w:t>None</w:t>
      </w:r>
    </w:p>
    <w:p w14:paraId="4520A3BD" w14:textId="77777777" w:rsidR="00FD6280" w:rsidRPr="007B0978" w:rsidRDefault="00FD6280" w:rsidP="003F2738">
      <w:pPr>
        <w:pStyle w:val="Heading2"/>
        <w:numPr>
          <w:ilvl w:val="0"/>
          <w:numId w:val="0"/>
        </w:numPr>
        <w:rPr>
          <w:noProof w:val="0"/>
        </w:rPr>
      </w:pPr>
      <w:bookmarkStart w:id="43" w:name="_Toc358800529"/>
      <w:bookmarkStart w:id="44" w:name="_Toc358800602"/>
      <w:bookmarkStart w:id="45" w:name="_Toc461203664"/>
      <w:r w:rsidRPr="007B0978">
        <w:rPr>
          <w:noProof w:val="0"/>
        </w:rPr>
        <w:t>Domain-specific additions</w:t>
      </w:r>
      <w:bookmarkEnd w:id="43"/>
      <w:bookmarkEnd w:id="44"/>
      <w:bookmarkEnd w:id="45"/>
    </w:p>
    <w:p w14:paraId="10366F31" w14:textId="77777777" w:rsidR="00FD6280" w:rsidRPr="007B0978" w:rsidRDefault="00FD6280" w:rsidP="00662893">
      <w:pPr>
        <w:pStyle w:val="Heading2"/>
        <w:numPr>
          <w:ilvl w:val="0"/>
          <w:numId w:val="0"/>
        </w:numPr>
        <w:rPr>
          <w:noProof w:val="0"/>
        </w:rPr>
      </w:pPr>
      <w:bookmarkStart w:id="46" w:name="_Toc358800530"/>
      <w:bookmarkStart w:id="47" w:name="_Toc358800603"/>
      <w:bookmarkStart w:id="48" w:name="_Toc461203665"/>
      <w:r w:rsidRPr="007B0978">
        <w:rPr>
          <w:noProof w:val="0"/>
        </w:rPr>
        <w:t>1.7 History of Annual Changes</w:t>
      </w:r>
      <w:bookmarkEnd w:id="42"/>
      <w:bookmarkEnd w:id="46"/>
      <w:bookmarkEnd w:id="47"/>
      <w:bookmarkEnd w:id="48"/>
    </w:p>
    <w:p w14:paraId="13546300" w14:textId="77777777" w:rsidR="00FD6280" w:rsidRPr="007B0978" w:rsidRDefault="00FD6280" w:rsidP="00B96395">
      <w:pPr>
        <w:pStyle w:val="BodyText"/>
        <w:rPr>
          <w:noProof w:val="0"/>
        </w:rPr>
      </w:pPr>
    </w:p>
    <w:p w14:paraId="29FA0CBC" w14:textId="4965909E" w:rsidR="00FD6280" w:rsidRPr="007B0978" w:rsidRDefault="00FD6280" w:rsidP="00AE7FE0">
      <w:pPr>
        <w:pStyle w:val="EditorInstructions"/>
        <w:rPr>
          <w:noProof w:val="0"/>
        </w:rPr>
      </w:pPr>
      <w:r w:rsidRPr="007B0978">
        <w:rPr>
          <w:noProof w:val="0"/>
        </w:rPr>
        <w:t xml:space="preserve">Add the following bullet to the end of the bullet list in </w:t>
      </w:r>
      <w:r w:rsidR="007B0978">
        <w:rPr>
          <w:noProof w:val="0"/>
        </w:rPr>
        <w:t>Section</w:t>
      </w:r>
      <w:r w:rsidRPr="007B0978">
        <w:rPr>
          <w:noProof w:val="0"/>
        </w:rPr>
        <w:t xml:space="preserve"> 1.7</w:t>
      </w:r>
    </w:p>
    <w:p w14:paraId="78C747C2" w14:textId="77777777" w:rsidR="00FD6280" w:rsidRPr="007B0978" w:rsidRDefault="00FD6280" w:rsidP="000C4AC1">
      <w:pPr>
        <w:pStyle w:val="ListBullet"/>
        <w:numPr>
          <w:ilvl w:val="0"/>
          <w:numId w:val="32"/>
        </w:numPr>
      </w:pPr>
      <w:r w:rsidRPr="007B0978">
        <w:t xml:space="preserve">Added the CSD Profile which supports </w:t>
      </w:r>
      <w:proofErr w:type="gramStart"/>
      <w:r w:rsidRPr="007B0978">
        <w:t>a care</w:t>
      </w:r>
      <w:proofErr w:type="gramEnd"/>
      <w:r w:rsidRPr="007B0978">
        <w:t xml:space="preserve"> services discovery service.</w:t>
      </w:r>
    </w:p>
    <w:p w14:paraId="1018D7EA" w14:textId="77777777" w:rsidR="00FD6280" w:rsidRPr="007B0978" w:rsidRDefault="00FD6280" w:rsidP="00B96395">
      <w:pPr>
        <w:pStyle w:val="BodyText"/>
        <w:rPr>
          <w:noProof w:val="0"/>
        </w:rPr>
      </w:pPr>
    </w:p>
    <w:p w14:paraId="241FD7FE" w14:textId="77777777" w:rsidR="00FD6280" w:rsidRPr="007B0978" w:rsidRDefault="00FD6280" w:rsidP="00C62E65">
      <w:pPr>
        <w:pStyle w:val="Heading2"/>
        <w:numPr>
          <w:ilvl w:val="0"/>
          <w:numId w:val="0"/>
        </w:numPr>
        <w:rPr>
          <w:noProof w:val="0"/>
        </w:rPr>
      </w:pPr>
      <w:bookmarkStart w:id="49" w:name="_Toc253489439"/>
      <w:bookmarkStart w:id="50" w:name="_Toc358800531"/>
      <w:bookmarkStart w:id="51" w:name="_Toc358800604"/>
      <w:bookmarkStart w:id="52" w:name="_Toc461203666"/>
      <w:bookmarkStart w:id="53" w:name="_Toc530206507"/>
      <w:bookmarkStart w:id="54" w:name="_Toc1388427"/>
      <w:bookmarkStart w:id="55" w:name="_Toc1388581"/>
      <w:bookmarkStart w:id="56" w:name="_Toc1456608"/>
      <w:bookmarkStart w:id="57" w:name="_Toc37034633"/>
      <w:bookmarkStart w:id="58" w:name="_Toc38846111"/>
      <w:r w:rsidRPr="007B0978">
        <w:rPr>
          <w:noProof w:val="0"/>
        </w:rPr>
        <w:t>2.1 Dependencies among Integration Profiles</w:t>
      </w:r>
      <w:bookmarkEnd w:id="49"/>
      <w:bookmarkEnd w:id="50"/>
      <w:bookmarkEnd w:id="51"/>
      <w:bookmarkEnd w:id="52"/>
    </w:p>
    <w:p w14:paraId="74ADF6A6" w14:textId="77777777" w:rsidR="00FD6280" w:rsidRPr="007B0978" w:rsidRDefault="00FD6280" w:rsidP="006767FF">
      <w:pPr>
        <w:pStyle w:val="EditorInstructions"/>
        <w:rPr>
          <w:noProof w:val="0"/>
        </w:rPr>
      </w:pPr>
      <w:r w:rsidRPr="007B0978">
        <w:rPr>
          <w:noProof w:val="0"/>
        </w:rPr>
        <w:t>No modifications are needed to 2.1</w:t>
      </w:r>
    </w:p>
    <w:p w14:paraId="50DC342B" w14:textId="77777777" w:rsidR="00FD6280" w:rsidRPr="007B0978" w:rsidRDefault="00FD6280" w:rsidP="006767FF">
      <w:pPr>
        <w:pStyle w:val="BodyText"/>
        <w:rPr>
          <w:noProof w:val="0"/>
        </w:rPr>
      </w:pPr>
      <w:r w:rsidRPr="007B0978">
        <w:rPr>
          <w:noProof w:val="0"/>
        </w:rPr>
        <w:t xml:space="preserve"> </w:t>
      </w:r>
    </w:p>
    <w:p w14:paraId="2ACA24D2" w14:textId="77777777" w:rsidR="00FD6280" w:rsidRPr="007B0978" w:rsidRDefault="00FD6280" w:rsidP="00303E20">
      <w:pPr>
        <w:pStyle w:val="BodyText"/>
        <w:rPr>
          <w:noProof w:val="0"/>
        </w:rPr>
      </w:pPr>
      <w:r w:rsidRPr="007B0978">
        <w:rPr>
          <w:noProof w:val="0"/>
        </w:rPr>
        <w:t xml:space="preserve"> </w:t>
      </w:r>
    </w:p>
    <w:tbl>
      <w:tblPr>
        <w:tblW w:w="9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3"/>
        <w:gridCol w:w="1710"/>
        <w:gridCol w:w="2790"/>
        <w:gridCol w:w="2342"/>
      </w:tblGrid>
      <w:tr w:rsidR="00FD6280" w:rsidRPr="007B0978" w14:paraId="04DF709C" w14:textId="77777777" w:rsidTr="00B96395">
        <w:trPr>
          <w:cantSplit/>
          <w:jc w:val="center"/>
        </w:trPr>
        <w:tc>
          <w:tcPr>
            <w:tcW w:w="2883" w:type="dxa"/>
            <w:shd w:val="clear" w:color="auto" w:fill="D9D9D9"/>
          </w:tcPr>
          <w:p w14:paraId="27F365E8" w14:textId="77777777" w:rsidR="00FD6280" w:rsidRPr="007B0978" w:rsidRDefault="00FD6280" w:rsidP="00B96395">
            <w:pPr>
              <w:pStyle w:val="TableEntryHeader"/>
              <w:rPr>
                <w:noProof w:val="0"/>
              </w:rPr>
            </w:pPr>
            <w:r w:rsidRPr="007B0978">
              <w:rPr>
                <w:noProof w:val="0"/>
              </w:rPr>
              <w:t>Integration Profile</w:t>
            </w:r>
          </w:p>
        </w:tc>
        <w:tc>
          <w:tcPr>
            <w:tcW w:w="1710" w:type="dxa"/>
            <w:shd w:val="clear" w:color="auto" w:fill="D9D9D9"/>
          </w:tcPr>
          <w:p w14:paraId="3F99320C" w14:textId="77777777" w:rsidR="00FD6280" w:rsidRPr="007B0978" w:rsidRDefault="00FD6280" w:rsidP="00B96395">
            <w:pPr>
              <w:pStyle w:val="TableEntryHeader"/>
              <w:rPr>
                <w:noProof w:val="0"/>
              </w:rPr>
            </w:pPr>
            <w:r w:rsidRPr="007B0978">
              <w:rPr>
                <w:noProof w:val="0"/>
              </w:rPr>
              <w:t>Depends on</w:t>
            </w:r>
          </w:p>
        </w:tc>
        <w:tc>
          <w:tcPr>
            <w:tcW w:w="2790" w:type="dxa"/>
            <w:shd w:val="clear" w:color="auto" w:fill="D9D9D9"/>
          </w:tcPr>
          <w:p w14:paraId="7321DC1C" w14:textId="77777777" w:rsidR="00FD6280" w:rsidRPr="007B0978" w:rsidRDefault="00FD6280" w:rsidP="00B96395">
            <w:pPr>
              <w:pStyle w:val="TableEntryHeader"/>
              <w:rPr>
                <w:noProof w:val="0"/>
              </w:rPr>
            </w:pPr>
            <w:r w:rsidRPr="007B0978">
              <w:rPr>
                <w:noProof w:val="0"/>
              </w:rPr>
              <w:t>Dependency Type</w:t>
            </w:r>
          </w:p>
        </w:tc>
        <w:tc>
          <w:tcPr>
            <w:tcW w:w="2342" w:type="dxa"/>
            <w:shd w:val="clear" w:color="auto" w:fill="D9D9D9"/>
          </w:tcPr>
          <w:p w14:paraId="750611A2" w14:textId="77777777" w:rsidR="00FD6280" w:rsidRPr="007B0978" w:rsidRDefault="00FD6280" w:rsidP="00B96395">
            <w:pPr>
              <w:pStyle w:val="TableEntryHeader"/>
              <w:rPr>
                <w:noProof w:val="0"/>
              </w:rPr>
            </w:pPr>
            <w:r w:rsidRPr="007B0978">
              <w:rPr>
                <w:noProof w:val="0"/>
              </w:rPr>
              <w:t>Purpose</w:t>
            </w:r>
          </w:p>
        </w:tc>
      </w:tr>
      <w:tr w:rsidR="00FD6280" w:rsidRPr="007B0978" w14:paraId="6D397FA3" w14:textId="77777777" w:rsidTr="00AC5412">
        <w:trPr>
          <w:cantSplit/>
          <w:jc w:val="center"/>
        </w:trPr>
        <w:tc>
          <w:tcPr>
            <w:tcW w:w="2883" w:type="dxa"/>
          </w:tcPr>
          <w:p w14:paraId="0AEFD4C9" w14:textId="77777777" w:rsidR="00FD6280" w:rsidRPr="007B0978" w:rsidRDefault="00FD6280" w:rsidP="00B96395">
            <w:pPr>
              <w:pStyle w:val="TableEntry"/>
              <w:rPr>
                <w:noProof w:val="0"/>
                <w:sz w:val="18"/>
              </w:rPr>
            </w:pPr>
          </w:p>
        </w:tc>
        <w:tc>
          <w:tcPr>
            <w:tcW w:w="1710" w:type="dxa"/>
          </w:tcPr>
          <w:p w14:paraId="2DC2DAC5" w14:textId="77777777" w:rsidR="00FD6280" w:rsidRPr="007B0978" w:rsidRDefault="00FD6280" w:rsidP="00B96395">
            <w:pPr>
              <w:pStyle w:val="TableEntry"/>
              <w:rPr>
                <w:noProof w:val="0"/>
                <w:sz w:val="18"/>
              </w:rPr>
            </w:pPr>
          </w:p>
        </w:tc>
        <w:tc>
          <w:tcPr>
            <w:tcW w:w="2790" w:type="dxa"/>
          </w:tcPr>
          <w:p w14:paraId="274F7070" w14:textId="77777777" w:rsidR="00FD6280" w:rsidRPr="007B0978" w:rsidRDefault="00FD6280" w:rsidP="00B96395">
            <w:pPr>
              <w:pStyle w:val="TableEntry"/>
              <w:rPr>
                <w:noProof w:val="0"/>
                <w:sz w:val="18"/>
              </w:rPr>
            </w:pPr>
          </w:p>
        </w:tc>
        <w:tc>
          <w:tcPr>
            <w:tcW w:w="2342" w:type="dxa"/>
          </w:tcPr>
          <w:p w14:paraId="2D994D5C" w14:textId="77777777" w:rsidR="00FD6280" w:rsidRPr="007B0978" w:rsidRDefault="00FD6280" w:rsidP="00BF42F5">
            <w:pPr>
              <w:pStyle w:val="TableEntry"/>
              <w:rPr>
                <w:noProof w:val="0"/>
                <w:sz w:val="18"/>
              </w:rPr>
            </w:pPr>
          </w:p>
        </w:tc>
      </w:tr>
    </w:tbl>
    <w:p w14:paraId="7858B23E" w14:textId="77777777" w:rsidR="00FD6280" w:rsidRPr="007B0978" w:rsidRDefault="00FD6280" w:rsidP="003F2738">
      <w:pPr>
        <w:pStyle w:val="BodyText"/>
        <w:rPr>
          <w:noProof w:val="0"/>
        </w:rPr>
      </w:pPr>
    </w:p>
    <w:p w14:paraId="7DBAF373" w14:textId="5869D18B" w:rsidR="00FD6280" w:rsidRPr="007B0978" w:rsidRDefault="00FD6280" w:rsidP="006767FF">
      <w:pPr>
        <w:pStyle w:val="EditorInstructions"/>
        <w:rPr>
          <w:noProof w:val="0"/>
        </w:rPr>
      </w:pPr>
      <w:r w:rsidRPr="007B0978">
        <w:rPr>
          <w:noProof w:val="0"/>
        </w:rPr>
        <w:t xml:space="preserve">Add </w:t>
      </w:r>
      <w:r w:rsidR="007B0978">
        <w:rPr>
          <w:noProof w:val="0"/>
        </w:rPr>
        <w:t>Section</w:t>
      </w:r>
      <w:r w:rsidRPr="007B0978">
        <w:rPr>
          <w:noProof w:val="0"/>
        </w:rPr>
        <w:t xml:space="preserve"> 2.2.35</w:t>
      </w:r>
    </w:p>
    <w:p w14:paraId="081A7798" w14:textId="77777777" w:rsidR="00FD6280" w:rsidRPr="007B0978" w:rsidRDefault="00FD6280" w:rsidP="00B96395">
      <w:pPr>
        <w:pStyle w:val="BodyText"/>
        <w:rPr>
          <w:noProof w:val="0"/>
        </w:rPr>
      </w:pPr>
      <w:bookmarkStart w:id="59" w:name="_Toc253489440"/>
    </w:p>
    <w:p w14:paraId="7A6ABC96" w14:textId="6C28EC44" w:rsidR="00FD6280" w:rsidRPr="007B0978" w:rsidRDefault="00FD6280" w:rsidP="006767FF">
      <w:pPr>
        <w:pStyle w:val="Heading3"/>
        <w:numPr>
          <w:ilvl w:val="0"/>
          <w:numId w:val="0"/>
        </w:numPr>
        <w:rPr>
          <w:noProof w:val="0"/>
        </w:rPr>
      </w:pPr>
      <w:bookmarkStart w:id="60" w:name="_Toc365552031"/>
      <w:bookmarkStart w:id="61" w:name="_Toc461203667"/>
      <w:bookmarkStart w:id="62" w:name="_Toc358800532"/>
      <w:bookmarkStart w:id="63" w:name="_Toc358800605"/>
      <w:r w:rsidRPr="007B0978">
        <w:rPr>
          <w:noProof w:val="0"/>
        </w:rPr>
        <w:t xml:space="preserve">2.2.35 </w:t>
      </w:r>
      <w:r w:rsidR="00265C06">
        <w:rPr>
          <w:noProof w:val="0"/>
        </w:rPr>
        <w:t>Care Services Discovery (</w:t>
      </w:r>
      <w:r w:rsidRPr="007B0978">
        <w:rPr>
          <w:noProof w:val="0"/>
        </w:rPr>
        <w:t>CSD</w:t>
      </w:r>
      <w:r w:rsidR="00265C06">
        <w:rPr>
          <w:noProof w:val="0"/>
        </w:rPr>
        <w:t>)</w:t>
      </w:r>
      <w:r w:rsidRPr="007B0978">
        <w:rPr>
          <w:noProof w:val="0"/>
        </w:rPr>
        <w:t xml:space="preserve"> Integration Profile</w:t>
      </w:r>
      <w:bookmarkEnd w:id="60"/>
      <w:bookmarkEnd w:id="61"/>
    </w:p>
    <w:p w14:paraId="6BD1B370" w14:textId="70814635" w:rsidR="00FD6280" w:rsidRPr="007B0978" w:rsidRDefault="00FD6280" w:rsidP="006767FF">
      <w:pPr>
        <w:pStyle w:val="BodyText"/>
        <w:rPr>
          <w:noProof w:val="0"/>
        </w:rPr>
      </w:pPr>
      <w:r w:rsidRPr="007B0978">
        <w:rPr>
          <w:noProof w:val="0"/>
        </w:rPr>
        <w:t xml:space="preserve">The CSD </w:t>
      </w:r>
      <w:r w:rsidR="005E006B" w:rsidRPr="007B0978">
        <w:rPr>
          <w:noProof w:val="0"/>
        </w:rPr>
        <w:t>Profile</w:t>
      </w:r>
      <w:r w:rsidRPr="007B0978">
        <w:rPr>
          <w:noProof w:val="0"/>
        </w:rPr>
        <w:t xml:space="preserve"> supports queries across related directories containing data about: organizations, facilities, services and providers. Queries against an optional “</w:t>
      </w:r>
      <w:proofErr w:type="spellStart"/>
      <w:r w:rsidRPr="007B0978">
        <w:rPr>
          <w:noProof w:val="0"/>
        </w:rPr>
        <w:t>FreeBusy</w:t>
      </w:r>
      <w:proofErr w:type="spellEnd"/>
      <w:r w:rsidRPr="007B0978">
        <w:rPr>
          <w:noProof w:val="0"/>
        </w:rPr>
        <w:t xml:space="preserve">” service are also supported; this </w:t>
      </w:r>
      <w:proofErr w:type="spellStart"/>
      <w:r w:rsidRPr="007B0978">
        <w:rPr>
          <w:noProof w:val="0"/>
        </w:rPr>
        <w:t>FreeBusy</w:t>
      </w:r>
      <w:proofErr w:type="spellEnd"/>
      <w:r w:rsidRPr="007B0978">
        <w:rPr>
          <w:noProof w:val="0"/>
        </w:rPr>
        <w:t xml:space="preserve"> information would enable the development of a list of schedulable time slots for providers or services at specific facilities. </w:t>
      </w:r>
    </w:p>
    <w:p w14:paraId="66DDADB8" w14:textId="77777777" w:rsidR="00FD6280" w:rsidRPr="007B0978" w:rsidRDefault="00FD6280" w:rsidP="006767FF">
      <w:pPr>
        <w:pStyle w:val="BodyText"/>
        <w:rPr>
          <w:noProof w:val="0"/>
        </w:rPr>
      </w:pPr>
    </w:p>
    <w:p w14:paraId="615E6A8C" w14:textId="77777777" w:rsidR="00FD6280" w:rsidRPr="007B0978" w:rsidRDefault="00FD6280" w:rsidP="00B96395">
      <w:pPr>
        <w:pStyle w:val="EditorInstructions"/>
        <w:rPr>
          <w:noProof w:val="0"/>
        </w:rPr>
      </w:pPr>
      <w:bookmarkStart w:id="64" w:name="_Toc473170358"/>
      <w:bookmarkStart w:id="65" w:name="_Toc504625755"/>
      <w:bookmarkStart w:id="66" w:name="_Toc530206508"/>
      <w:bookmarkStart w:id="67" w:name="_Toc1388428"/>
      <w:bookmarkStart w:id="68" w:name="_Toc1388582"/>
      <w:bookmarkStart w:id="69" w:name="_Toc1456609"/>
      <w:bookmarkStart w:id="70" w:name="_Toc37034634"/>
      <w:bookmarkStart w:id="71" w:name="_Toc38846112"/>
      <w:bookmarkEnd w:id="21"/>
      <w:bookmarkEnd w:id="22"/>
      <w:bookmarkEnd w:id="53"/>
      <w:bookmarkEnd w:id="54"/>
      <w:bookmarkEnd w:id="55"/>
      <w:bookmarkEnd w:id="56"/>
      <w:bookmarkEnd w:id="57"/>
      <w:bookmarkEnd w:id="58"/>
      <w:bookmarkEnd w:id="59"/>
      <w:bookmarkEnd w:id="62"/>
      <w:bookmarkEnd w:id="63"/>
      <w:r w:rsidRPr="007B0978">
        <w:rPr>
          <w:noProof w:val="0"/>
        </w:rPr>
        <w:t>Add Section 35</w:t>
      </w:r>
    </w:p>
    <w:p w14:paraId="7E2A5C9D" w14:textId="77777777" w:rsidR="00FD6280" w:rsidRPr="007B0978" w:rsidRDefault="00FD6280" w:rsidP="00B96395">
      <w:pPr>
        <w:pStyle w:val="BodyText"/>
        <w:rPr>
          <w:noProof w:val="0"/>
        </w:rPr>
      </w:pPr>
      <w:bookmarkStart w:id="72" w:name="_Toc253489441"/>
    </w:p>
    <w:p w14:paraId="3A2FF87C" w14:textId="77777777" w:rsidR="00FD6280" w:rsidRPr="007B0978" w:rsidRDefault="00FD6280" w:rsidP="00A2151E">
      <w:pPr>
        <w:pStyle w:val="Heading1"/>
        <w:pageBreakBefore w:val="0"/>
        <w:numPr>
          <w:ilvl w:val="0"/>
          <w:numId w:val="0"/>
        </w:numPr>
        <w:rPr>
          <w:noProof w:val="0"/>
        </w:rPr>
      </w:pPr>
      <w:bookmarkStart w:id="73" w:name="_Toc358800533"/>
      <w:bookmarkStart w:id="74" w:name="_Toc358800606"/>
      <w:bookmarkStart w:id="75" w:name="_Toc461203668"/>
      <w:r w:rsidRPr="007B0978">
        <w:rPr>
          <w:noProof w:val="0"/>
        </w:rPr>
        <w:lastRenderedPageBreak/>
        <w:t>35 Care Services Discovery (CSD) Profile</w:t>
      </w:r>
      <w:bookmarkEnd w:id="73"/>
      <w:bookmarkEnd w:id="74"/>
      <w:bookmarkEnd w:id="75"/>
      <w:r w:rsidRPr="007B0978">
        <w:rPr>
          <w:noProof w:val="0"/>
        </w:rPr>
        <w:t xml:space="preserve"> </w:t>
      </w:r>
      <w:bookmarkEnd w:id="72"/>
    </w:p>
    <w:p w14:paraId="5D5C73DA" w14:textId="4EA24A2E" w:rsidR="00FD6280" w:rsidRPr="007B0978" w:rsidRDefault="00FD6280" w:rsidP="00252F54">
      <w:pPr>
        <w:pStyle w:val="BodyText"/>
        <w:rPr>
          <w:noProof w:val="0"/>
        </w:rPr>
      </w:pPr>
      <w:bookmarkStart w:id="76" w:name="_Toc253489442"/>
      <w:r w:rsidRPr="007B0978">
        <w:rPr>
          <w:noProof w:val="0"/>
        </w:rPr>
        <w:t xml:space="preserve">The Care Services Discovery (CSD) </w:t>
      </w:r>
      <w:r w:rsidR="005E006B" w:rsidRPr="007B0978">
        <w:rPr>
          <w:noProof w:val="0"/>
        </w:rPr>
        <w:t>Profile</w:t>
      </w:r>
      <w:r w:rsidRPr="007B0978">
        <w:rPr>
          <w:noProof w:val="0"/>
        </w:rPr>
        <w:t xml:space="preserve"> supports queries across related directories containing data about organizations, facilities, services and providers. Queries against an optional “</w:t>
      </w:r>
      <w:proofErr w:type="spellStart"/>
      <w:r w:rsidRPr="007B0978">
        <w:rPr>
          <w:noProof w:val="0"/>
        </w:rPr>
        <w:t>FreeBusy</w:t>
      </w:r>
      <w:proofErr w:type="spellEnd"/>
      <w:r w:rsidRPr="007B0978">
        <w:rPr>
          <w:noProof w:val="0"/>
        </w:rPr>
        <w:t xml:space="preserve">” service </w:t>
      </w:r>
      <w:r w:rsidR="005C5D31" w:rsidRPr="007B0978">
        <w:rPr>
          <w:noProof w:val="0"/>
        </w:rPr>
        <w:t xml:space="preserve">are </w:t>
      </w:r>
      <w:r w:rsidRPr="007B0978">
        <w:rPr>
          <w:noProof w:val="0"/>
        </w:rPr>
        <w:t xml:space="preserve">also supported; this </w:t>
      </w:r>
      <w:proofErr w:type="spellStart"/>
      <w:r w:rsidRPr="007B0978">
        <w:rPr>
          <w:noProof w:val="0"/>
        </w:rPr>
        <w:t>FreeBusy</w:t>
      </w:r>
      <w:proofErr w:type="spellEnd"/>
      <w:r w:rsidRPr="007B0978">
        <w:rPr>
          <w:noProof w:val="0"/>
        </w:rPr>
        <w:t xml:space="preserve"> information would enable the development of a list of schedulable time slots for providers or services at specific facilities. </w:t>
      </w:r>
    </w:p>
    <w:p w14:paraId="3ED564FC" w14:textId="740B52B5" w:rsidR="00FD6280" w:rsidRPr="007B0978" w:rsidRDefault="00FD6280" w:rsidP="00252F54">
      <w:pPr>
        <w:pStyle w:val="BodyText"/>
        <w:rPr>
          <w:noProof w:val="0"/>
        </w:rPr>
      </w:pPr>
      <w:r w:rsidRPr="007B0978">
        <w:rPr>
          <w:noProof w:val="0"/>
        </w:rPr>
        <w:t xml:space="preserve">The ability to query interrelated, federated, service directories </w:t>
      </w:r>
      <w:proofErr w:type="gramStart"/>
      <w:r w:rsidRPr="007B0978">
        <w:rPr>
          <w:noProof w:val="0"/>
        </w:rPr>
        <w:t>supports</w:t>
      </w:r>
      <w:proofErr w:type="gramEnd"/>
      <w:r w:rsidRPr="007B0978">
        <w:rPr>
          <w:noProof w:val="0"/>
        </w:rPr>
        <w:t xml:space="preserve"> important service discovery activities. This includes consumer-centric queries such as finding “where is the closest youth mental health services clinic” or “when is the earliest time I could schedule an appointment with a physiotherapist near my workplace”. In addition, crucial health system management workflows are supported. This can include reporting and analyses, such as “what are my health human resource capacities, by facility, by cadre”, “what are all the services offered at this facility” or, conversely, “where are all the facilities that offer this service”. Lastly, the CSD </w:t>
      </w:r>
      <w:r w:rsidR="005E006B" w:rsidRPr="007B0978">
        <w:rPr>
          <w:noProof w:val="0"/>
        </w:rPr>
        <w:t>Profile</w:t>
      </w:r>
      <w:r w:rsidRPr="007B0978">
        <w:rPr>
          <w:noProof w:val="0"/>
        </w:rPr>
        <w:t xml:space="preserve"> may be employed to support line-of-business queries such as “what is the enterprise facility ID for this facility” or “what is the encryption certificate and electronic endpoint for this provider”. The CSD </w:t>
      </w:r>
      <w:r w:rsidR="005E006B" w:rsidRPr="007B0978">
        <w:rPr>
          <w:noProof w:val="0"/>
        </w:rPr>
        <w:t>Profile</w:t>
      </w:r>
      <w:r w:rsidRPr="007B0978">
        <w:rPr>
          <w:noProof w:val="0"/>
        </w:rPr>
        <w:t xml:space="preserve"> may be employed to support, for example, the Provider Queries listed by the US Office of the National Coordinator as part of the Standards and Interoperability Framework (</w:t>
      </w:r>
      <w:hyperlink r:id="rId17" w:history="1">
        <w:r w:rsidRPr="007B0978">
          <w:rPr>
            <w:rStyle w:val="Hyperlink"/>
            <w:noProof w:val="0"/>
          </w:rPr>
          <w:t>http://wiki.siframework.org/file/view/ESI%20Query%20and%20Response.pdf</w:t>
        </w:r>
      </w:hyperlink>
      <w:r w:rsidRPr="007B0978">
        <w:rPr>
          <w:noProof w:val="0"/>
        </w:rPr>
        <w:t xml:space="preserve">). </w:t>
      </w:r>
    </w:p>
    <w:p w14:paraId="1B8FFBE1" w14:textId="12AF9A7B" w:rsidR="00FD6280" w:rsidRPr="007B0978" w:rsidRDefault="00FD6280" w:rsidP="00252F54">
      <w:pPr>
        <w:pStyle w:val="BodyText"/>
        <w:rPr>
          <w:noProof w:val="0"/>
        </w:rPr>
      </w:pPr>
      <w:r w:rsidRPr="007B0978">
        <w:rPr>
          <w:noProof w:val="0"/>
        </w:rPr>
        <w:t xml:space="preserve">The CSD </w:t>
      </w:r>
      <w:r w:rsidR="005E006B" w:rsidRPr="007B0978">
        <w:rPr>
          <w:noProof w:val="0"/>
        </w:rPr>
        <w:t>Profile</w:t>
      </w:r>
      <w:r w:rsidRPr="007B0978">
        <w:rPr>
          <w:noProof w:val="0"/>
        </w:rPr>
        <w:t xml:space="preserve"> describes four actors and the transactions between them:</w:t>
      </w:r>
    </w:p>
    <w:p w14:paraId="7DBEA287" w14:textId="3AD80314" w:rsidR="00E816FD" w:rsidRPr="007B0978" w:rsidRDefault="00FD6280" w:rsidP="006E5C45">
      <w:pPr>
        <w:pStyle w:val="ListNumber2"/>
        <w:numPr>
          <w:ilvl w:val="0"/>
          <w:numId w:val="65"/>
        </w:numPr>
      </w:pPr>
      <w:r w:rsidRPr="007B0978">
        <w:rPr>
          <w:b/>
        </w:rPr>
        <w:t>Service Finder</w:t>
      </w:r>
      <w:r w:rsidRPr="007B0978">
        <w:t xml:space="preserve"> – the Service Finder </w:t>
      </w:r>
      <w:r w:rsidR="005E006B" w:rsidRPr="007B0978">
        <w:t>Actor</w:t>
      </w:r>
      <w:r w:rsidRPr="007B0978">
        <w:t xml:space="preserve"> submits queries to the Care Services </w:t>
      </w:r>
      <w:proofErr w:type="spellStart"/>
      <w:r w:rsidRPr="007B0978">
        <w:t>InfoManager</w:t>
      </w:r>
      <w:proofErr w:type="spellEnd"/>
      <w:r w:rsidRPr="007B0978">
        <w:t xml:space="preserve">, who returns the result(s) in a response document. Queries may be expressed by invoking “stored” queries or (optionally) by submitting well-formed ad hoc XQuery queries. Service Finder actors who support the </w:t>
      </w:r>
      <w:proofErr w:type="spellStart"/>
      <w:r w:rsidRPr="007B0978">
        <w:t>FreeBusy</w:t>
      </w:r>
      <w:proofErr w:type="spellEnd"/>
      <w:r w:rsidRPr="007B0978">
        <w:t xml:space="preserve"> </w:t>
      </w:r>
      <w:r w:rsidR="005E006B" w:rsidRPr="007B0978">
        <w:t>Option</w:t>
      </w:r>
      <w:r w:rsidRPr="007B0978">
        <w:t xml:space="preserve"> may submit a </w:t>
      </w:r>
      <w:proofErr w:type="spellStart"/>
      <w:r w:rsidRPr="007B0978">
        <w:t>FreeBusy</w:t>
      </w:r>
      <w:proofErr w:type="spellEnd"/>
      <w:r w:rsidRPr="007B0978">
        <w:t xml:space="preserve"> query to a Service Availability </w:t>
      </w:r>
      <w:r w:rsidR="005E006B" w:rsidRPr="007B0978">
        <w:t>Actor</w:t>
      </w:r>
      <w:r w:rsidRPr="007B0978">
        <w:t xml:space="preserve"> who will reply with a </w:t>
      </w:r>
      <w:proofErr w:type="spellStart"/>
      <w:r w:rsidRPr="007B0978">
        <w:t>vFREEBUSY</w:t>
      </w:r>
      <w:proofErr w:type="spellEnd"/>
      <w:r w:rsidRPr="007B0978">
        <w:t xml:space="preserve"> response.</w:t>
      </w:r>
    </w:p>
    <w:p w14:paraId="156E134D" w14:textId="33D47940" w:rsidR="00FD6280" w:rsidRPr="007B0978" w:rsidRDefault="00FD6280" w:rsidP="00C70D43">
      <w:pPr>
        <w:pStyle w:val="ListNumber2"/>
        <w:numPr>
          <w:ilvl w:val="0"/>
          <w:numId w:val="14"/>
        </w:numPr>
      </w:pPr>
      <w:r w:rsidRPr="007B0978">
        <w:rPr>
          <w:b/>
        </w:rPr>
        <w:t xml:space="preserve">Care Services </w:t>
      </w:r>
      <w:proofErr w:type="spellStart"/>
      <w:r w:rsidRPr="007B0978">
        <w:rPr>
          <w:b/>
        </w:rPr>
        <w:t>InfoManager</w:t>
      </w:r>
      <w:proofErr w:type="spellEnd"/>
      <w:r w:rsidRPr="007B0978">
        <w:t xml:space="preserve"> – the </w:t>
      </w:r>
      <w:proofErr w:type="spellStart"/>
      <w:r w:rsidRPr="007B0978">
        <w:t>InfoManager</w:t>
      </w:r>
      <w:proofErr w:type="spellEnd"/>
      <w:r w:rsidRPr="007B0978">
        <w:t xml:space="preserve"> </w:t>
      </w:r>
      <w:r w:rsidR="005E006B" w:rsidRPr="007B0978">
        <w:t>Actor</w:t>
      </w:r>
      <w:r w:rsidRPr="007B0978">
        <w:t xml:space="preserve"> has two roles. The </w:t>
      </w:r>
      <w:proofErr w:type="spellStart"/>
      <w:r w:rsidRPr="007B0978">
        <w:t>InfoManager</w:t>
      </w:r>
      <w:proofErr w:type="spellEnd"/>
      <w:r w:rsidRPr="007B0978">
        <w:t xml:space="preserve"> maintains a local content cache that represents cross-referenced data from one or more Care Services Directory actors. The </w:t>
      </w:r>
      <w:proofErr w:type="spellStart"/>
      <w:r w:rsidRPr="007B0978">
        <w:t>InfoManager</w:t>
      </w:r>
      <w:proofErr w:type="spellEnd"/>
      <w:r w:rsidRPr="007B0978">
        <w:t xml:space="preserve"> periodically refreshes this cache by querying Directory actors for updated content. The </w:t>
      </w:r>
      <w:proofErr w:type="spellStart"/>
      <w:r w:rsidRPr="007B0978">
        <w:t>InfoManager’s</w:t>
      </w:r>
      <w:proofErr w:type="spellEnd"/>
      <w:r w:rsidRPr="007B0978">
        <w:t xml:space="preserve"> other role is to process inbound queries from Service Finder actors. These queries are executed against the cached content. Results from an inbound query are returned to the Service Finder </w:t>
      </w:r>
      <w:r w:rsidR="005E006B" w:rsidRPr="007B0978">
        <w:t>Actor</w:t>
      </w:r>
      <w:r w:rsidRPr="007B0978">
        <w:t xml:space="preserve"> in a response document.</w:t>
      </w:r>
    </w:p>
    <w:p w14:paraId="3AE726FF" w14:textId="1BC981AE" w:rsidR="00FD6280" w:rsidRPr="007B0978" w:rsidRDefault="00FD6280" w:rsidP="00C70D43">
      <w:pPr>
        <w:pStyle w:val="ListNumber2"/>
        <w:numPr>
          <w:ilvl w:val="0"/>
          <w:numId w:val="14"/>
        </w:numPr>
      </w:pPr>
      <w:r w:rsidRPr="007B0978">
        <w:rPr>
          <w:b/>
        </w:rPr>
        <w:t>Care Services Directory</w:t>
      </w:r>
      <w:r w:rsidRPr="007B0978">
        <w:t xml:space="preserve"> – the Directory </w:t>
      </w:r>
      <w:r w:rsidR="005E006B" w:rsidRPr="007B0978">
        <w:t>Actor</w:t>
      </w:r>
      <w:r w:rsidRPr="007B0978">
        <w:t xml:space="preserve"> is responsible for returning an XML document in response to a refresh request from a Care Services </w:t>
      </w:r>
      <w:proofErr w:type="spellStart"/>
      <w:r w:rsidRPr="007B0978">
        <w:t>InfoManager</w:t>
      </w:r>
      <w:proofErr w:type="spellEnd"/>
      <w:r w:rsidRPr="007B0978">
        <w:t xml:space="preserve">. The response document contains content which has been inserted or updated in the Directory since the last refresh and is expressed in the XML format defined by the CSD </w:t>
      </w:r>
      <w:r w:rsidR="005E006B" w:rsidRPr="007B0978">
        <w:t>Profile</w:t>
      </w:r>
      <w:r w:rsidRPr="007B0978">
        <w:t>’s XML schema.</w:t>
      </w:r>
    </w:p>
    <w:p w14:paraId="50CFDD0D" w14:textId="1C80A33D" w:rsidR="00FD6280" w:rsidRPr="007B0978" w:rsidRDefault="00FD6280" w:rsidP="00C70D43">
      <w:pPr>
        <w:pStyle w:val="ListNumber2"/>
        <w:numPr>
          <w:ilvl w:val="0"/>
          <w:numId w:val="14"/>
        </w:numPr>
      </w:pPr>
      <w:r w:rsidRPr="007B0978">
        <w:rPr>
          <w:b/>
        </w:rPr>
        <w:t>Service Availability</w:t>
      </w:r>
      <w:r w:rsidRPr="007B0978">
        <w:t xml:space="preserve"> – the Service Availability </w:t>
      </w:r>
      <w:r w:rsidR="005E006B" w:rsidRPr="007B0978">
        <w:t>Actor</w:t>
      </w:r>
      <w:r w:rsidRPr="007B0978">
        <w:t xml:space="preserve"> responds to </w:t>
      </w:r>
      <w:proofErr w:type="spellStart"/>
      <w:r w:rsidRPr="007B0978">
        <w:t>vFREEBUSY</w:t>
      </w:r>
      <w:proofErr w:type="spellEnd"/>
      <w:r w:rsidRPr="007B0978">
        <w:t xml:space="preserve"> requests for busy time for a provider or service at a specified facility. The format of the request and response is defined by the IETF </w:t>
      </w:r>
      <w:proofErr w:type="spellStart"/>
      <w:r w:rsidRPr="007B0978">
        <w:t>CalDAV</w:t>
      </w:r>
      <w:proofErr w:type="spellEnd"/>
      <w:r w:rsidRPr="007B0978">
        <w:t xml:space="preserve"> specification (RFC 4791).</w:t>
      </w:r>
    </w:p>
    <w:p w14:paraId="51602273" w14:textId="0E032963" w:rsidR="00FD6280" w:rsidRPr="007B0978" w:rsidRDefault="00FD6280" w:rsidP="003E5AB7">
      <w:pPr>
        <w:pStyle w:val="BodyText"/>
        <w:rPr>
          <w:noProof w:val="0"/>
        </w:rPr>
      </w:pPr>
      <w:r w:rsidRPr="007B0978">
        <w:rPr>
          <w:noProof w:val="0"/>
        </w:rPr>
        <w:lastRenderedPageBreak/>
        <w:t xml:space="preserve">The CSD </w:t>
      </w:r>
      <w:r w:rsidR="005E006B" w:rsidRPr="007B0978">
        <w:rPr>
          <w:noProof w:val="0"/>
        </w:rPr>
        <w:t>Profile</w:t>
      </w:r>
      <w:r w:rsidRPr="007B0978">
        <w:rPr>
          <w:noProof w:val="0"/>
        </w:rPr>
        <w:t xml:space="preserve">’s loosely coupled design and flexible querying capability means it can be deployed within </w:t>
      </w:r>
      <w:proofErr w:type="gramStart"/>
      <w:r w:rsidRPr="007B0978">
        <w:rPr>
          <w:noProof w:val="0"/>
        </w:rPr>
        <w:t>a number of</w:t>
      </w:r>
      <w:proofErr w:type="gramEnd"/>
      <w:r w:rsidRPr="007B0978">
        <w:rPr>
          <w:noProof w:val="0"/>
        </w:rPr>
        <w:t xml:space="preserve"> eHealth architectures and support a wide array of care workflows. </w:t>
      </w:r>
    </w:p>
    <w:p w14:paraId="701670BD" w14:textId="77777777" w:rsidR="00FD6280" w:rsidRPr="007B0978" w:rsidRDefault="00FD6280" w:rsidP="00662893">
      <w:pPr>
        <w:pStyle w:val="Heading2"/>
        <w:numPr>
          <w:ilvl w:val="0"/>
          <w:numId w:val="0"/>
        </w:numPr>
        <w:rPr>
          <w:noProof w:val="0"/>
        </w:rPr>
      </w:pPr>
      <w:bookmarkStart w:id="77" w:name="_Toc358800534"/>
      <w:bookmarkStart w:id="78" w:name="_Toc358800607"/>
      <w:bookmarkStart w:id="79" w:name="_Toc461203669"/>
      <w:r w:rsidRPr="007B0978">
        <w:rPr>
          <w:noProof w:val="0"/>
        </w:rPr>
        <w:t>35.1 CSD Actors, Transactions, and Content Modules</w:t>
      </w:r>
      <w:bookmarkEnd w:id="64"/>
      <w:bookmarkEnd w:id="65"/>
      <w:bookmarkEnd w:id="66"/>
      <w:bookmarkEnd w:id="67"/>
      <w:bookmarkEnd w:id="68"/>
      <w:bookmarkEnd w:id="69"/>
      <w:bookmarkEnd w:id="70"/>
      <w:bookmarkEnd w:id="71"/>
      <w:bookmarkEnd w:id="77"/>
      <w:bookmarkEnd w:id="78"/>
      <w:bookmarkEnd w:id="79"/>
      <w:r w:rsidRPr="007B0978">
        <w:rPr>
          <w:noProof w:val="0"/>
        </w:rPr>
        <w:t xml:space="preserve"> </w:t>
      </w:r>
      <w:bookmarkEnd w:id="76"/>
    </w:p>
    <w:p w14:paraId="27EFF022" w14:textId="77777777" w:rsidR="00FD6280" w:rsidRPr="007B0978" w:rsidRDefault="00FD6280" w:rsidP="00475932">
      <w:pPr>
        <w:pStyle w:val="BodyText"/>
        <w:rPr>
          <w:noProof w:val="0"/>
        </w:rPr>
      </w:pPr>
      <w:bookmarkStart w:id="80" w:name="_Toc473170359"/>
      <w:bookmarkStart w:id="81" w:name="_Toc504625756"/>
      <w:bookmarkStart w:id="82" w:name="_Toc530206509"/>
      <w:bookmarkStart w:id="83" w:name="_Toc1388429"/>
      <w:bookmarkStart w:id="84" w:name="_Toc1388583"/>
      <w:bookmarkStart w:id="85" w:name="_Toc1456610"/>
      <w:bookmarkStart w:id="86" w:name="_Toc37034635"/>
      <w:bookmarkStart w:id="87" w:name="_Toc38846113"/>
      <w:r w:rsidRPr="007B0978">
        <w:rPr>
          <w:noProof w:val="0"/>
        </w:rPr>
        <w:t>Figure 35.1-1 shows the actors directly involved in the CSD Profile and the relevant transactions between them</w:t>
      </w:r>
      <w:r w:rsidR="008B268F" w:rsidRPr="007B0978">
        <w:rPr>
          <w:noProof w:val="0"/>
        </w:rPr>
        <w:t xml:space="preserve">. </w:t>
      </w:r>
    </w:p>
    <w:p w14:paraId="3ADC0A5D" w14:textId="77777777" w:rsidR="00FD6280" w:rsidRPr="007B0978" w:rsidRDefault="00FD6280">
      <w:pPr>
        <w:pStyle w:val="BodyText"/>
        <w:jc w:val="center"/>
        <w:rPr>
          <w:noProof w:val="0"/>
        </w:rPr>
      </w:pPr>
      <w:r w:rsidRPr="007B0978">
        <w:rPr>
          <w:noProof w:val="0"/>
        </w:rPr>
        <w:t xml:space="preserve"> </w:t>
      </w:r>
    </w:p>
    <w:p w14:paraId="26866C9A" w14:textId="61CB00B5" w:rsidR="00FD6280" w:rsidRPr="007B0978" w:rsidRDefault="003F596D">
      <w:pPr>
        <w:pStyle w:val="BodyText"/>
        <w:jc w:val="center"/>
        <w:rPr>
          <w:noProof w:val="0"/>
        </w:rPr>
      </w:pPr>
      <w:r w:rsidRPr="007B0978">
        <w:drawing>
          <wp:inline distT="0" distB="0" distL="0" distR="0" wp14:anchorId="273A79A2" wp14:editId="0958F121">
            <wp:extent cx="5655945" cy="1940560"/>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655945" cy="1940560"/>
                    </a:xfrm>
                    <a:prstGeom prst="rect">
                      <a:avLst/>
                    </a:prstGeom>
                    <a:noFill/>
                  </pic:spPr>
                </pic:pic>
              </a:graphicData>
            </a:graphic>
          </wp:inline>
        </w:drawing>
      </w:r>
    </w:p>
    <w:p w14:paraId="0E01091E" w14:textId="77777777" w:rsidR="00FD6280" w:rsidRPr="007B0978" w:rsidRDefault="00FD6280" w:rsidP="00195D6F">
      <w:pPr>
        <w:pStyle w:val="FigureTitle"/>
      </w:pPr>
      <w:bookmarkStart w:id="88" w:name="_MON_1333895851"/>
      <w:bookmarkStart w:id="89" w:name="_MON_1334473865"/>
      <w:bookmarkStart w:id="90" w:name="_MON_1336210339"/>
      <w:bookmarkStart w:id="91" w:name="_MON_1329728091"/>
      <w:bookmarkEnd w:id="88"/>
      <w:bookmarkEnd w:id="89"/>
      <w:bookmarkEnd w:id="90"/>
      <w:bookmarkEnd w:id="91"/>
      <w:r w:rsidRPr="007B0978">
        <w:t>Figure 35.1-1: CSD Profile Actor Diagram</w:t>
      </w:r>
    </w:p>
    <w:p w14:paraId="58C78E14" w14:textId="77777777" w:rsidR="00FD6280" w:rsidRPr="007B0978" w:rsidRDefault="00FD6280">
      <w:pPr>
        <w:pStyle w:val="BodyText"/>
        <w:rPr>
          <w:noProof w:val="0"/>
        </w:rPr>
      </w:pPr>
    </w:p>
    <w:p w14:paraId="7AA2685C" w14:textId="6E989AA9" w:rsidR="00FD6280" w:rsidRPr="007B0978" w:rsidRDefault="00FD6280">
      <w:pPr>
        <w:pStyle w:val="BodyText"/>
        <w:rPr>
          <w:noProof w:val="0"/>
        </w:rPr>
      </w:pPr>
      <w:r w:rsidRPr="007B0978">
        <w:rPr>
          <w:noProof w:val="0"/>
        </w:rPr>
        <w:t xml:space="preserve">Table 35.1-1 lists the transactions for each CSD Profile </w:t>
      </w:r>
      <w:r w:rsidR="007B0978">
        <w:rPr>
          <w:noProof w:val="0"/>
        </w:rPr>
        <w:t>Actor</w:t>
      </w:r>
      <w:r w:rsidRPr="007B0978">
        <w:rPr>
          <w:noProof w:val="0"/>
        </w:rPr>
        <w:t xml:space="preserve">. To be conformant with the CSD </w:t>
      </w:r>
      <w:r w:rsidR="005E006B" w:rsidRPr="007B0978">
        <w:rPr>
          <w:noProof w:val="0"/>
        </w:rPr>
        <w:t>Profile</w:t>
      </w:r>
      <w:r w:rsidRPr="007B0978">
        <w:rPr>
          <w:noProof w:val="0"/>
        </w:rPr>
        <w:t>, an implemented actor must perform all that actor’s required transactions (labeled “R”). Transactions labeled “O” are optional</w:t>
      </w:r>
      <w:r w:rsidR="008B268F" w:rsidRPr="007B0978">
        <w:rPr>
          <w:noProof w:val="0"/>
        </w:rPr>
        <w:t xml:space="preserve">. </w:t>
      </w:r>
    </w:p>
    <w:p w14:paraId="438A7C1F" w14:textId="77777777" w:rsidR="00FD6280" w:rsidRPr="00E147BD" w:rsidRDefault="00FD6280" w:rsidP="001624B0">
      <w:pPr>
        <w:pStyle w:val="BodyText"/>
      </w:pPr>
    </w:p>
    <w:p w14:paraId="32C87DEA" w14:textId="77777777" w:rsidR="00FD6280" w:rsidRPr="007B0978" w:rsidRDefault="00FD6280" w:rsidP="00BF42F5">
      <w:pPr>
        <w:pStyle w:val="TableTitle"/>
      </w:pPr>
      <w:r w:rsidRPr="007B0978">
        <w:t>Table 35.1-1: CSD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40"/>
        <w:gridCol w:w="1710"/>
        <w:gridCol w:w="2160"/>
      </w:tblGrid>
      <w:tr w:rsidR="00FD6280" w:rsidRPr="007B0978" w14:paraId="0689D48C" w14:textId="77777777" w:rsidTr="00B96395">
        <w:tc>
          <w:tcPr>
            <w:tcW w:w="2268" w:type="dxa"/>
            <w:shd w:val="clear" w:color="auto" w:fill="D9D9D9"/>
          </w:tcPr>
          <w:p w14:paraId="50934CE1" w14:textId="77777777" w:rsidR="00FD6280" w:rsidRPr="007B0978" w:rsidRDefault="00FD6280">
            <w:pPr>
              <w:pStyle w:val="TableEntryHeader"/>
              <w:rPr>
                <w:noProof w:val="0"/>
              </w:rPr>
            </w:pPr>
            <w:r w:rsidRPr="007B0978">
              <w:rPr>
                <w:noProof w:val="0"/>
              </w:rPr>
              <w:t>Actors</w:t>
            </w:r>
          </w:p>
        </w:tc>
        <w:tc>
          <w:tcPr>
            <w:tcW w:w="3240" w:type="dxa"/>
            <w:shd w:val="clear" w:color="auto" w:fill="D9D9D9"/>
          </w:tcPr>
          <w:p w14:paraId="3DF92988" w14:textId="77777777" w:rsidR="00FD6280" w:rsidRPr="007B0978" w:rsidRDefault="00FD6280">
            <w:pPr>
              <w:pStyle w:val="TableEntryHeader"/>
              <w:rPr>
                <w:noProof w:val="0"/>
              </w:rPr>
            </w:pPr>
            <w:r w:rsidRPr="007B0978">
              <w:rPr>
                <w:noProof w:val="0"/>
              </w:rPr>
              <w:t xml:space="preserve">Transactions </w:t>
            </w:r>
          </w:p>
        </w:tc>
        <w:tc>
          <w:tcPr>
            <w:tcW w:w="1710" w:type="dxa"/>
            <w:shd w:val="clear" w:color="auto" w:fill="D9D9D9"/>
          </w:tcPr>
          <w:p w14:paraId="1ABB1F6C" w14:textId="77777777" w:rsidR="00FD6280" w:rsidRPr="007B0978" w:rsidRDefault="00FD6280" w:rsidP="00B96395">
            <w:pPr>
              <w:pStyle w:val="TableEntryHeader"/>
              <w:rPr>
                <w:noProof w:val="0"/>
                <w:kern w:val="28"/>
              </w:rPr>
            </w:pPr>
            <w:r w:rsidRPr="007B0978">
              <w:rPr>
                <w:noProof w:val="0"/>
              </w:rPr>
              <w:t>Optionality</w:t>
            </w:r>
          </w:p>
        </w:tc>
        <w:tc>
          <w:tcPr>
            <w:tcW w:w="2160" w:type="dxa"/>
            <w:shd w:val="clear" w:color="auto" w:fill="D9D9D9"/>
          </w:tcPr>
          <w:p w14:paraId="17B143FC" w14:textId="11FF55DA" w:rsidR="00FD6280" w:rsidRPr="007B0978" w:rsidRDefault="00E84986" w:rsidP="00B96395">
            <w:pPr>
              <w:pStyle w:val="TableEntryHeader"/>
              <w:rPr>
                <w:noProof w:val="0"/>
                <w:kern w:val="28"/>
              </w:rPr>
            </w:pPr>
            <w:r>
              <w:rPr>
                <w:noProof w:val="0"/>
              </w:rPr>
              <w:t>TF Reference</w:t>
            </w:r>
          </w:p>
        </w:tc>
      </w:tr>
      <w:tr w:rsidR="00FD6280" w:rsidRPr="007B0978" w14:paraId="4710D56B" w14:textId="77777777" w:rsidTr="00B96395">
        <w:tc>
          <w:tcPr>
            <w:tcW w:w="2268" w:type="dxa"/>
            <w:vMerge w:val="restart"/>
          </w:tcPr>
          <w:p w14:paraId="70ABA299" w14:textId="77777777" w:rsidR="00FD6280" w:rsidRPr="007B0978" w:rsidRDefault="00FD6280" w:rsidP="00BF42F5">
            <w:pPr>
              <w:pStyle w:val="TableEntry"/>
              <w:rPr>
                <w:noProof w:val="0"/>
                <w:sz w:val="18"/>
              </w:rPr>
            </w:pPr>
            <w:r w:rsidRPr="007B0978">
              <w:rPr>
                <w:noProof w:val="0"/>
                <w:sz w:val="18"/>
              </w:rPr>
              <w:t>Service Finder</w:t>
            </w:r>
          </w:p>
        </w:tc>
        <w:tc>
          <w:tcPr>
            <w:tcW w:w="3240" w:type="dxa"/>
          </w:tcPr>
          <w:p w14:paraId="0389BA14" w14:textId="21C23C6F" w:rsidR="00FD6280" w:rsidRPr="007B0978" w:rsidRDefault="00FD6280" w:rsidP="00B96395">
            <w:pPr>
              <w:pStyle w:val="TableEntry"/>
              <w:rPr>
                <w:noProof w:val="0"/>
                <w:sz w:val="18"/>
              </w:rPr>
            </w:pPr>
            <w:r w:rsidRPr="007B0978">
              <w:rPr>
                <w:noProof w:val="0"/>
                <w:sz w:val="18"/>
              </w:rPr>
              <w:t>Find Matching Services</w:t>
            </w:r>
            <w:r w:rsidR="00E84986">
              <w:rPr>
                <w:noProof w:val="0"/>
                <w:sz w:val="18"/>
              </w:rPr>
              <w:t xml:space="preserve"> [ITI-73]</w:t>
            </w:r>
          </w:p>
        </w:tc>
        <w:tc>
          <w:tcPr>
            <w:tcW w:w="1710" w:type="dxa"/>
          </w:tcPr>
          <w:p w14:paraId="55B4335B"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7D231CB2" w14:textId="1B076B14" w:rsidR="00E816FD" w:rsidRPr="007B0978" w:rsidRDefault="00E84986" w:rsidP="006E5C45">
            <w:pPr>
              <w:pStyle w:val="TableEntry"/>
              <w:rPr>
                <w:noProof w:val="0"/>
              </w:rPr>
            </w:pPr>
            <w:r>
              <w:rPr>
                <w:noProof w:val="0"/>
              </w:rPr>
              <w:t xml:space="preserve">ITI TF-2c: </w:t>
            </w:r>
            <w:r w:rsidR="00781936" w:rsidRPr="007B0978">
              <w:rPr>
                <w:noProof w:val="0"/>
              </w:rPr>
              <w:t>3.73</w:t>
            </w:r>
          </w:p>
        </w:tc>
      </w:tr>
      <w:tr w:rsidR="00FD6280" w:rsidRPr="007B0978" w14:paraId="505C9433" w14:textId="77777777" w:rsidTr="00B96395">
        <w:tc>
          <w:tcPr>
            <w:tcW w:w="2268" w:type="dxa"/>
            <w:vMerge/>
          </w:tcPr>
          <w:p w14:paraId="6BD85458" w14:textId="77777777" w:rsidR="00FD6280" w:rsidRPr="007B0978" w:rsidRDefault="00FD6280" w:rsidP="00BF42F5">
            <w:pPr>
              <w:pStyle w:val="TableEntry"/>
              <w:rPr>
                <w:noProof w:val="0"/>
                <w:sz w:val="18"/>
              </w:rPr>
            </w:pPr>
          </w:p>
        </w:tc>
        <w:tc>
          <w:tcPr>
            <w:tcW w:w="3240" w:type="dxa"/>
          </w:tcPr>
          <w:p w14:paraId="65289214" w14:textId="2F948860" w:rsidR="00FD6280" w:rsidRPr="007B0978" w:rsidRDefault="00FD6280" w:rsidP="00B96395">
            <w:pPr>
              <w:pStyle w:val="TableEntry"/>
              <w:rPr>
                <w:noProof w:val="0"/>
                <w:sz w:val="18"/>
              </w:rPr>
            </w:pPr>
            <w:r w:rsidRPr="007B0978">
              <w:rPr>
                <w:noProof w:val="0"/>
                <w:sz w:val="18"/>
              </w:rPr>
              <w:t xml:space="preserve">Query for </w:t>
            </w:r>
            <w:proofErr w:type="spellStart"/>
            <w:r w:rsidRPr="007B0978">
              <w:rPr>
                <w:noProof w:val="0"/>
                <w:sz w:val="18"/>
              </w:rPr>
              <w:t>FreeBusy</w:t>
            </w:r>
            <w:proofErr w:type="spellEnd"/>
            <w:r w:rsidR="00E84986">
              <w:rPr>
                <w:noProof w:val="0"/>
                <w:sz w:val="18"/>
              </w:rPr>
              <w:t xml:space="preserve"> [ITI-75]</w:t>
            </w:r>
          </w:p>
        </w:tc>
        <w:tc>
          <w:tcPr>
            <w:tcW w:w="1710" w:type="dxa"/>
          </w:tcPr>
          <w:p w14:paraId="6078E87F" w14:textId="77777777" w:rsidR="00FD6280" w:rsidRPr="007B0978" w:rsidRDefault="00FD6280" w:rsidP="00143A4D">
            <w:pPr>
              <w:pStyle w:val="TableEntry"/>
              <w:jc w:val="center"/>
              <w:rPr>
                <w:noProof w:val="0"/>
                <w:sz w:val="18"/>
              </w:rPr>
            </w:pPr>
            <w:r w:rsidRPr="007B0978">
              <w:rPr>
                <w:noProof w:val="0"/>
                <w:sz w:val="18"/>
              </w:rPr>
              <w:t>O</w:t>
            </w:r>
          </w:p>
        </w:tc>
        <w:tc>
          <w:tcPr>
            <w:tcW w:w="2160" w:type="dxa"/>
          </w:tcPr>
          <w:p w14:paraId="197C4B2C" w14:textId="53253CDB" w:rsidR="00E816FD" w:rsidRPr="007B0978" w:rsidRDefault="00E84986" w:rsidP="006E5C45">
            <w:pPr>
              <w:pStyle w:val="TableEntry"/>
              <w:rPr>
                <w:noProof w:val="0"/>
              </w:rPr>
            </w:pPr>
            <w:r>
              <w:rPr>
                <w:noProof w:val="0"/>
              </w:rPr>
              <w:t xml:space="preserve">ITI TF-2c: </w:t>
            </w:r>
            <w:r w:rsidR="00781936" w:rsidRPr="007B0978">
              <w:rPr>
                <w:noProof w:val="0"/>
              </w:rPr>
              <w:t>3.75</w:t>
            </w:r>
          </w:p>
        </w:tc>
      </w:tr>
      <w:tr w:rsidR="00FD6280" w:rsidRPr="007B0978" w14:paraId="0ED8C616" w14:textId="77777777" w:rsidTr="00B96395">
        <w:tc>
          <w:tcPr>
            <w:tcW w:w="2268" w:type="dxa"/>
            <w:vMerge w:val="restart"/>
          </w:tcPr>
          <w:p w14:paraId="0AAE51BB" w14:textId="77777777" w:rsidR="00FD6280" w:rsidRPr="007B0978" w:rsidRDefault="00FD6280" w:rsidP="00BF42F5">
            <w:pPr>
              <w:pStyle w:val="TableEntry"/>
              <w:rPr>
                <w:noProof w:val="0"/>
                <w:sz w:val="18"/>
              </w:rPr>
            </w:pPr>
            <w:r w:rsidRPr="007B0978">
              <w:rPr>
                <w:noProof w:val="0"/>
                <w:sz w:val="18"/>
              </w:rPr>
              <w:t xml:space="preserve">Care Services </w:t>
            </w:r>
            <w:proofErr w:type="spellStart"/>
            <w:r w:rsidRPr="007B0978">
              <w:rPr>
                <w:noProof w:val="0"/>
                <w:sz w:val="18"/>
              </w:rPr>
              <w:t>InfoManager</w:t>
            </w:r>
            <w:proofErr w:type="spellEnd"/>
          </w:p>
        </w:tc>
        <w:tc>
          <w:tcPr>
            <w:tcW w:w="3240" w:type="dxa"/>
          </w:tcPr>
          <w:p w14:paraId="5C82274F" w14:textId="2EA399B2" w:rsidR="00FD6280" w:rsidRPr="007B0978" w:rsidRDefault="00FD6280" w:rsidP="00B96395">
            <w:pPr>
              <w:pStyle w:val="TableEntry"/>
              <w:rPr>
                <w:noProof w:val="0"/>
                <w:sz w:val="18"/>
              </w:rPr>
            </w:pPr>
            <w:r w:rsidRPr="007B0978">
              <w:rPr>
                <w:noProof w:val="0"/>
                <w:sz w:val="18"/>
              </w:rPr>
              <w:t>Find Matching Services</w:t>
            </w:r>
            <w:r w:rsidR="00E84986">
              <w:rPr>
                <w:noProof w:val="0"/>
                <w:sz w:val="18"/>
              </w:rPr>
              <w:t xml:space="preserve"> [ITI-73]</w:t>
            </w:r>
          </w:p>
        </w:tc>
        <w:tc>
          <w:tcPr>
            <w:tcW w:w="1710" w:type="dxa"/>
          </w:tcPr>
          <w:p w14:paraId="082ADA45"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6F043100" w14:textId="4D01C5B1" w:rsidR="00E816FD" w:rsidRPr="007B0978" w:rsidRDefault="00E84986" w:rsidP="006E5C45">
            <w:pPr>
              <w:pStyle w:val="TableEntry"/>
              <w:rPr>
                <w:noProof w:val="0"/>
              </w:rPr>
            </w:pPr>
            <w:r>
              <w:rPr>
                <w:noProof w:val="0"/>
              </w:rPr>
              <w:t xml:space="preserve">ITI TF-2c: </w:t>
            </w:r>
            <w:r w:rsidR="00781936" w:rsidRPr="007B0978">
              <w:rPr>
                <w:noProof w:val="0"/>
              </w:rPr>
              <w:t>3.73</w:t>
            </w:r>
          </w:p>
        </w:tc>
      </w:tr>
      <w:tr w:rsidR="00FD6280" w:rsidRPr="007B0978" w14:paraId="22294A09" w14:textId="77777777" w:rsidTr="00B96395">
        <w:tc>
          <w:tcPr>
            <w:tcW w:w="2268" w:type="dxa"/>
            <w:vMerge/>
          </w:tcPr>
          <w:p w14:paraId="2D3401DA" w14:textId="77777777" w:rsidR="00FD6280" w:rsidRPr="007B0978" w:rsidRDefault="00FD6280" w:rsidP="00BF42F5">
            <w:pPr>
              <w:pStyle w:val="TableEntry"/>
              <w:rPr>
                <w:noProof w:val="0"/>
                <w:sz w:val="18"/>
              </w:rPr>
            </w:pPr>
          </w:p>
        </w:tc>
        <w:tc>
          <w:tcPr>
            <w:tcW w:w="3240" w:type="dxa"/>
          </w:tcPr>
          <w:p w14:paraId="3F37C317" w14:textId="4E97C12F" w:rsidR="00FD6280" w:rsidRPr="007B0978" w:rsidRDefault="00FD6280" w:rsidP="00B96395">
            <w:pPr>
              <w:pStyle w:val="TableEntry"/>
              <w:rPr>
                <w:noProof w:val="0"/>
                <w:sz w:val="18"/>
              </w:rPr>
            </w:pPr>
            <w:r w:rsidRPr="007B0978">
              <w:rPr>
                <w:noProof w:val="0"/>
                <w:sz w:val="18"/>
              </w:rPr>
              <w:t>Query for Updated Services</w:t>
            </w:r>
            <w:r w:rsidR="00E84986">
              <w:rPr>
                <w:noProof w:val="0"/>
                <w:sz w:val="18"/>
              </w:rPr>
              <w:t xml:space="preserve"> [ITI-74]</w:t>
            </w:r>
          </w:p>
        </w:tc>
        <w:tc>
          <w:tcPr>
            <w:tcW w:w="1710" w:type="dxa"/>
          </w:tcPr>
          <w:p w14:paraId="59441A5A"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24B3D619" w14:textId="0E8C19BD" w:rsidR="00E816FD" w:rsidRPr="007B0978" w:rsidRDefault="00E84986" w:rsidP="006E5C45">
            <w:pPr>
              <w:pStyle w:val="TableEntry"/>
              <w:rPr>
                <w:noProof w:val="0"/>
              </w:rPr>
            </w:pPr>
            <w:r>
              <w:rPr>
                <w:noProof w:val="0"/>
              </w:rPr>
              <w:t xml:space="preserve">ITI TF-2c: </w:t>
            </w:r>
            <w:r w:rsidR="00781936" w:rsidRPr="007B0978">
              <w:rPr>
                <w:noProof w:val="0"/>
              </w:rPr>
              <w:t>3.74</w:t>
            </w:r>
          </w:p>
        </w:tc>
      </w:tr>
      <w:tr w:rsidR="00FD6280" w:rsidRPr="007B0978" w14:paraId="3529C995" w14:textId="77777777" w:rsidTr="00B96395">
        <w:tc>
          <w:tcPr>
            <w:tcW w:w="2268" w:type="dxa"/>
          </w:tcPr>
          <w:p w14:paraId="250A03A7" w14:textId="77777777" w:rsidR="00FD6280" w:rsidRPr="007B0978" w:rsidRDefault="00FD6280" w:rsidP="00BF42F5">
            <w:pPr>
              <w:pStyle w:val="TableEntry"/>
              <w:rPr>
                <w:noProof w:val="0"/>
                <w:sz w:val="18"/>
              </w:rPr>
            </w:pPr>
            <w:r w:rsidRPr="007B0978">
              <w:rPr>
                <w:noProof w:val="0"/>
                <w:sz w:val="18"/>
              </w:rPr>
              <w:t>Care Services Directory</w:t>
            </w:r>
          </w:p>
        </w:tc>
        <w:tc>
          <w:tcPr>
            <w:tcW w:w="3240" w:type="dxa"/>
          </w:tcPr>
          <w:p w14:paraId="0C3AE2FB" w14:textId="390D86ED" w:rsidR="00FD6280" w:rsidRPr="007B0978" w:rsidRDefault="00FD6280" w:rsidP="00B96395">
            <w:pPr>
              <w:pStyle w:val="TableEntry"/>
              <w:rPr>
                <w:noProof w:val="0"/>
                <w:sz w:val="18"/>
              </w:rPr>
            </w:pPr>
            <w:r w:rsidRPr="007B0978">
              <w:rPr>
                <w:noProof w:val="0"/>
                <w:sz w:val="18"/>
              </w:rPr>
              <w:t>Query for Updated Services</w:t>
            </w:r>
            <w:r w:rsidR="00E84986">
              <w:rPr>
                <w:noProof w:val="0"/>
                <w:sz w:val="18"/>
              </w:rPr>
              <w:t xml:space="preserve"> [ITI-74]</w:t>
            </w:r>
          </w:p>
        </w:tc>
        <w:tc>
          <w:tcPr>
            <w:tcW w:w="1710" w:type="dxa"/>
          </w:tcPr>
          <w:p w14:paraId="4A226B55"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257C85E8" w14:textId="12C1CED6" w:rsidR="00E816FD" w:rsidRPr="007B0978" w:rsidRDefault="00E84986" w:rsidP="006E5C45">
            <w:pPr>
              <w:pStyle w:val="TableEntry"/>
              <w:rPr>
                <w:noProof w:val="0"/>
              </w:rPr>
            </w:pPr>
            <w:r>
              <w:rPr>
                <w:noProof w:val="0"/>
              </w:rPr>
              <w:t xml:space="preserve">ITI TF-2c: </w:t>
            </w:r>
            <w:r w:rsidR="00781936" w:rsidRPr="007B0978">
              <w:rPr>
                <w:noProof w:val="0"/>
              </w:rPr>
              <w:t>3.74</w:t>
            </w:r>
          </w:p>
        </w:tc>
      </w:tr>
      <w:tr w:rsidR="00FD6280" w:rsidRPr="007B0978" w14:paraId="16BA2894" w14:textId="77777777" w:rsidTr="00B96395">
        <w:tc>
          <w:tcPr>
            <w:tcW w:w="2268" w:type="dxa"/>
          </w:tcPr>
          <w:p w14:paraId="1F272ABA" w14:textId="77777777" w:rsidR="00FD6280" w:rsidRPr="007B0978" w:rsidRDefault="00FD6280" w:rsidP="00BF42F5">
            <w:pPr>
              <w:pStyle w:val="TableEntry"/>
              <w:rPr>
                <w:noProof w:val="0"/>
                <w:sz w:val="18"/>
              </w:rPr>
            </w:pPr>
            <w:r w:rsidRPr="007B0978">
              <w:rPr>
                <w:noProof w:val="0"/>
                <w:sz w:val="18"/>
              </w:rPr>
              <w:t>Service Availability</w:t>
            </w:r>
          </w:p>
        </w:tc>
        <w:tc>
          <w:tcPr>
            <w:tcW w:w="3240" w:type="dxa"/>
          </w:tcPr>
          <w:p w14:paraId="3C9EF3FE" w14:textId="7EB4DD33" w:rsidR="00FD6280" w:rsidRPr="007B0978" w:rsidRDefault="00FD6280" w:rsidP="00B96395">
            <w:pPr>
              <w:pStyle w:val="TableEntry"/>
              <w:rPr>
                <w:noProof w:val="0"/>
                <w:sz w:val="18"/>
              </w:rPr>
            </w:pPr>
            <w:r w:rsidRPr="007B0978">
              <w:rPr>
                <w:noProof w:val="0"/>
                <w:sz w:val="18"/>
              </w:rPr>
              <w:t xml:space="preserve">Query for </w:t>
            </w:r>
            <w:proofErr w:type="spellStart"/>
            <w:r w:rsidRPr="007B0978">
              <w:rPr>
                <w:noProof w:val="0"/>
                <w:sz w:val="18"/>
              </w:rPr>
              <w:t>FreeBusy</w:t>
            </w:r>
            <w:proofErr w:type="spellEnd"/>
            <w:r w:rsidR="00E84986">
              <w:rPr>
                <w:noProof w:val="0"/>
                <w:sz w:val="18"/>
              </w:rPr>
              <w:t xml:space="preserve"> [ITI-75]</w:t>
            </w:r>
          </w:p>
        </w:tc>
        <w:tc>
          <w:tcPr>
            <w:tcW w:w="1710" w:type="dxa"/>
          </w:tcPr>
          <w:p w14:paraId="3903299F" w14:textId="77777777" w:rsidR="00FD6280" w:rsidRPr="007B0978" w:rsidRDefault="00FD6280" w:rsidP="00143A4D">
            <w:pPr>
              <w:pStyle w:val="TableEntry"/>
              <w:jc w:val="center"/>
              <w:rPr>
                <w:noProof w:val="0"/>
                <w:sz w:val="18"/>
              </w:rPr>
            </w:pPr>
            <w:r w:rsidRPr="007B0978">
              <w:rPr>
                <w:noProof w:val="0"/>
                <w:sz w:val="18"/>
              </w:rPr>
              <w:t>R</w:t>
            </w:r>
          </w:p>
        </w:tc>
        <w:tc>
          <w:tcPr>
            <w:tcW w:w="2160" w:type="dxa"/>
          </w:tcPr>
          <w:p w14:paraId="49608424" w14:textId="2236353D" w:rsidR="00E816FD" w:rsidRPr="007B0978" w:rsidRDefault="00E84986" w:rsidP="006E5C45">
            <w:pPr>
              <w:pStyle w:val="TableEntry"/>
              <w:rPr>
                <w:noProof w:val="0"/>
              </w:rPr>
            </w:pPr>
            <w:r>
              <w:rPr>
                <w:noProof w:val="0"/>
              </w:rPr>
              <w:t xml:space="preserve">ITI TF-2c: </w:t>
            </w:r>
            <w:r w:rsidR="00781936" w:rsidRPr="007B0978">
              <w:rPr>
                <w:noProof w:val="0"/>
              </w:rPr>
              <w:t>3.75</w:t>
            </w:r>
          </w:p>
        </w:tc>
      </w:tr>
    </w:tbl>
    <w:p w14:paraId="47FDF179" w14:textId="77777777" w:rsidR="00FD6280" w:rsidRPr="007B0978" w:rsidRDefault="00FD6280" w:rsidP="00D419FB">
      <w:pPr>
        <w:pStyle w:val="Heading3"/>
        <w:numPr>
          <w:ilvl w:val="0"/>
          <w:numId w:val="0"/>
        </w:numPr>
        <w:rPr>
          <w:noProof w:val="0"/>
        </w:rPr>
      </w:pPr>
      <w:bookmarkStart w:id="92" w:name="_Toc358800535"/>
      <w:bookmarkStart w:id="93" w:name="_Toc358800608"/>
      <w:bookmarkStart w:id="94" w:name="_Toc461203670"/>
      <w:bookmarkStart w:id="95" w:name="_Toc253489443"/>
      <w:bookmarkEnd w:id="80"/>
      <w:bookmarkEnd w:id="81"/>
      <w:bookmarkEnd w:id="82"/>
      <w:bookmarkEnd w:id="83"/>
      <w:bookmarkEnd w:id="84"/>
      <w:bookmarkEnd w:id="85"/>
      <w:bookmarkEnd w:id="86"/>
      <w:bookmarkEnd w:id="87"/>
      <w:r w:rsidRPr="007B0978">
        <w:rPr>
          <w:noProof w:val="0"/>
        </w:rPr>
        <w:t>35.1.1 Actor Descriptions and Actor Profile Requirements</w:t>
      </w:r>
      <w:bookmarkEnd w:id="92"/>
      <w:bookmarkEnd w:id="93"/>
      <w:bookmarkEnd w:id="94"/>
    </w:p>
    <w:p w14:paraId="74259648" w14:textId="77777777" w:rsidR="00FD6280" w:rsidRPr="007B0978" w:rsidRDefault="00FD6280" w:rsidP="00D419FB">
      <w:pPr>
        <w:pStyle w:val="Heading4"/>
        <w:numPr>
          <w:ilvl w:val="0"/>
          <w:numId w:val="0"/>
        </w:numPr>
        <w:rPr>
          <w:noProof w:val="0"/>
        </w:rPr>
      </w:pPr>
      <w:bookmarkStart w:id="96" w:name="_Toc358800536"/>
      <w:bookmarkStart w:id="97" w:name="_Toc358800609"/>
      <w:bookmarkStart w:id="98" w:name="_Toc461203671"/>
      <w:r w:rsidRPr="007B0978">
        <w:rPr>
          <w:noProof w:val="0"/>
        </w:rPr>
        <w:t xml:space="preserve">35.1.1.1 </w:t>
      </w:r>
      <w:bookmarkEnd w:id="96"/>
      <w:bookmarkEnd w:id="97"/>
      <w:r w:rsidRPr="007B0978">
        <w:rPr>
          <w:noProof w:val="0"/>
        </w:rPr>
        <w:t>Care Services Directory</w:t>
      </w:r>
      <w:bookmarkEnd w:id="98"/>
      <w:r w:rsidRPr="007B0978">
        <w:rPr>
          <w:noProof w:val="0"/>
        </w:rPr>
        <w:t xml:space="preserve"> </w:t>
      </w:r>
    </w:p>
    <w:p w14:paraId="61033480" w14:textId="4D70B52C" w:rsidR="00FD6280" w:rsidRPr="007B0978" w:rsidRDefault="00FD6280" w:rsidP="00093AA1">
      <w:r w:rsidRPr="007B0978">
        <w:t xml:space="preserve">A Care Services Directory </w:t>
      </w:r>
      <w:r w:rsidR="005E006B" w:rsidRPr="007B0978">
        <w:t>Actor</w:t>
      </w:r>
      <w:r w:rsidRPr="007B0978">
        <w:t xml:space="preserve"> shall maintain definitive data regarding one or more of: Organization, Facility, Services, or Provider. A Care Services Directory shall be able to respond to a Care Services </w:t>
      </w:r>
      <w:proofErr w:type="spellStart"/>
      <w:r w:rsidRPr="007B0978">
        <w:t>InfoManager’s</w:t>
      </w:r>
      <w:proofErr w:type="spellEnd"/>
      <w:r w:rsidRPr="007B0978">
        <w:t xml:space="preserve"> request for new or updated content since a specified date and </w:t>
      </w:r>
      <w:r w:rsidRPr="007B0978">
        <w:lastRenderedPageBreak/>
        <w:t xml:space="preserve">time. To support this capability, a Care Services Directory shall support time stamped “journaling”. In this way, for example, data elements that are deprecated are not simply deleted, but rather are updated to an appropriate status indicating their deprecation. In addition, a Care Services Directory shall also maintain the content needed to be able to construct and return an XML document conformant to the CSD XML schema definition. </w:t>
      </w:r>
    </w:p>
    <w:p w14:paraId="53020584" w14:textId="77777777" w:rsidR="00FD6280" w:rsidRPr="007B0978" w:rsidRDefault="00FD6280" w:rsidP="00C522B0">
      <w:pPr>
        <w:pStyle w:val="BodyText"/>
        <w:rPr>
          <w:noProof w:val="0"/>
        </w:rPr>
      </w:pPr>
      <w:bookmarkStart w:id="99" w:name="_MON_1333898898"/>
      <w:bookmarkStart w:id="100" w:name="_MON_1333898915"/>
      <w:bookmarkStart w:id="101" w:name="_MON_1333898920"/>
      <w:bookmarkStart w:id="102" w:name="_MON_1333898932"/>
      <w:bookmarkStart w:id="103" w:name="_MON_1333898939"/>
      <w:bookmarkStart w:id="104" w:name="_MON_1333905195"/>
      <w:bookmarkStart w:id="105" w:name="_MON_1333905820"/>
      <w:bookmarkStart w:id="106" w:name="_MON_1333905928"/>
      <w:bookmarkStart w:id="107" w:name="_MON_1333905931"/>
      <w:bookmarkStart w:id="108" w:name="_MON_1333905944"/>
      <w:bookmarkStart w:id="109" w:name="_MON_1333905948"/>
      <w:bookmarkStart w:id="110" w:name="_MON_1333905965"/>
      <w:bookmarkStart w:id="111" w:name="_MON_1333905983"/>
      <w:bookmarkStart w:id="112" w:name="_MON_1333906296"/>
      <w:bookmarkStart w:id="113" w:name="_MON_1333906319"/>
      <w:bookmarkStart w:id="114" w:name="_MON_1333906328"/>
      <w:bookmarkStart w:id="115" w:name="_MON_1333906412"/>
      <w:bookmarkStart w:id="116" w:name="_MON_1333906448"/>
      <w:bookmarkStart w:id="117" w:name="_MON_1333906458"/>
      <w:bookmarkStart w:id="118" w:name="_MON_1333906499"/>
      <w:bookmarkStart w:id="119" w:name="_MON_1333906507"/>
      <w:bookmarkStart w:id="120" w:name="_MON_1333906522"/>
      <w:bookmarkStart w:id="121" w:name="_MON_1333906532"/>
      <w:bookmarkStart w:id="122" w:name="_MON_1333906560"/>
      <w:bookmarkStart w:id="123" w:name="_MON_1333906570"/>
      <w:bookmarkStart w:id="124" w:name="_MON_1334750026"/>
      <w:bookmarkStart w:id="125" w:name="_MON_1334750967"/>
      <w:bookmarkStart w:id="126" w:name="_MON_1336198064"/>
      <w:bookmarkStart w:id="127" w:name="_MON_1336210372"/>
      <w:bookmarkStart w:id="128" w:name="_MON_133389860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roofErr w:type="gramStart"/>
      <w:r w:rsidRPr="007B0978">
        <w:rPr>
          <w:noProof w:val="0"/>
        </w:rPr>
        <w:t>In order for</w:t>
      </w:r>
      <w:proofErr w:type="gramEnd"/>
      <w:r w:rsidRPr="007B0978">
        <w:rPr>
          <w:noProof w:val="0"/>
        </w:rPr>
        <w:t xml:space="preserve"> the Care Services </w:t>
      </w:r>
      <w:proofErr w:type="spellStart"/>
      <w:r w:rsidRPr="007B0978">
        <w:rPr>
          <w:noProof w:val="0"/>
        </w:rPr>
        <w:t>InfoManager’s</w:t>
      </w:r>
      <w:proofErr w:type="spellEnd"/>
      <w:r w:rsidRPr="007B0978">
        <w:rPr>
          <w:noProof w:val="0"/>
        </w:rPr>
        <w:t xml:space="preserve"> </w:t>
      </w:r>
      <w:proofErr w:type="gramStart"/>
      <w:r w:rsidRPr="007B0978">
        <w:rPr>
          <w:noProof w:val="0"/>
        </w:rPr>
        <w:t>cached</w:t>
      </w:r>
      <w:proofErr w:type="gramEnd"/>
      <w:r w:rsidRPr="007B0978">
        <w:rPr>
          <w:noProof w:val="0"/>
        </w:rPr>
        <w:t xml:space="preserve"> content to be able to serve its role as an interlinked data source, the following conditions shall be met by Care Services Directory actors who maintain directory content.</w:t>
      </w:r>
    </w:p>
    <w:p w14:paraId="0F9A6BD4" w14:textId="77777777" w:rsidR="00E816FD" w:rsidRPr="007B0978" w:rsidRDefault="00FD6280" w:rsidP="006E5C45">
      <w:pPr>
        <w:pStyle w:val="ListNumber2"/>
        <w:numPr>
          <w:ilvl w:val="0"/>
          <w:numId w:val="66"/>
        </w:numPr>
      </w:pPr>
      <w:r w:rsidRPr="007B0978">
        <w:t>Implementing jurisdictions may mandate code sets for Organization Type, Service Type, Facility Type, Facility Status, Provider Type, Provider Status, Contact Point Type, Credential Type, Specialization Code, and language code. Care Services Directory actors shall be configurable to use these code sets, where mandated.</w:t>
      </w:r>
    </w:p>
    <w:p w14:paraId="32275372" w14:textId="77777777" w:rsidR="00E816FD" w:rsidRPr="007B0978" w:rsidRDefault="00FD6280" w:rsidP="006E5C45">
      <w:pPr>
        <w:pStyle w:val="ListNumber2"/>
        <w:numPr>
          <w:ilvl w:val="0"/>
          <w:numId w:val="66"/>
        </w:numPr>
      </w:pPr>
      <w:r w:rsidRPr="007B0978">
        <w:t xml:space="preserve">Implementing jurisdictions may mandate conventions regarding the types, components and formatting of Name, Address and </w:t>
      </w:r>
      <w:proofErr w:type="spellStart"/>
      <w:r w:rsidRPr="007B0978">
        <w:t>AddressLine</w:t>
      </w:r>
      <w:proofErr w:type="spellEnd"/>
      <w:r w:rsidRPr="007B0978">
        <w:t xml:space="preserve"> elements. Care Services Directory actors shall be configurable to use these formatting conventions, where mandated.</w:t>
      </w:r>
    </w:p>
    <w:p w14:paraId="29B9156E" w14:textId="77777777" w:rsidR="00E816FD" w:rsidRPr="007B0978" w:rsidRDefault="00FD6280" w:rsidP="006E5C45">
      <w:pPr>
        <w:pStyle w:val="ListNumber2"/>
        <w:numPr>
          <w:ilvl w:val="0"/>
          <w:numId w:val="66"/>
        </w:numPr>
      </w:pPr>
      <w:r w:rsidRPr="007B0978">
        <w:t xml:space="preserve">Implementing jurisdictions may mandate the source of truth regarding organization ID, service ID, facility ID and provider ID. Care Services Directory actors shall ensure that all </w:t>
      </w:r>
      <w:proofErr w:type="gramStart"/>
      <w:r w:rsidRPr="007B0978">
        <w:t>cross referenced</w:t>
      </w:r>
      <w:proofErr w:type="gramEnd"/>
      <w:r w:rsidRPr="007B0978">
        <w:t xml:space="preserve"> IDs match corresponding directory records in the jurisdictionally mandated sources of truth. </w:t>
      </w:r>
    </w:p>
    <w:p w14:paraId="3C77EEB5" w14:textId="57848DCF" w:rsidR="00FD6280" w:rsidRDefault="00FD6280" w:rsidP="00C522B0">
      <w:pPr>
        <w:pStyle w:val="BodyText"/>
        <w:rPr>
          <w:noProof w:val="0"/>
        </w:rPr>
      </w:pPr>
      <w:r w:rsidRPr="007B0978">
        <w:rPr>
          <w:noProof w:val="0"/>
        </w:rPr>
        <w:t xml:space="preserve">For purposes of this profile, a “directory record” is defined as an </w:t>
      </w:r>
      <w:r w:rsidRPr="007B0978">
        <w:rPr>
          <w:rStyle w:val="XMLname"/>
          <w:noProof w:val="0"/>
        </w:rPr>
        <w:t>//</w:t>
      </w:r>
      <w:proofErr w:type="spellStart"/>
      <w:r w:rsidRPr="007B0978">
        <w:rPr>
          <w:rStyle w:val="XMLname"/>
          <w:noProof w:val="0"/>
        </w:rPr>
        <w:t>organizationDirectory</w:t>
      </w:r>
      <w:proofErr w:type="spellEnd"/>
      <w:r w:rsidRPr="007B0978">
        <w:rPr>
          <w:rStyle w:val="XMLname"/>
          <w:noProof w:val="0"/>
        </w:rPr>
        <w:t>/organization, //</w:t>
      </w:r>
      <w:proofErr w:type="spellStart"/>
      <w:r w:rsidRPr="007B0978">
        <w:rPr>
          <w:rStyle w:val="XMLname"/>
          <w:noProof w:val="0"/>
        </w:rPr>
        <w:t>serviceDirectory</w:t>
      </w:r>
      <w:proofErr w:type="spellEnd"/>
      <w:r w:rsidRPr="007B0978">
        <w:rPr>
          <w:rStyle w:val="XMLname"/>
          <w:noProof w:val="0"/>
        </w:rPr>
        <w:t>/service, //</w:t>
      </w:r>
      <w:proofErr w:type="spellStart"/>
      <w:r w:rsidRPr="007B0978">
        <w:rPr>
          <w:rStyle w:val="XMLname"/>
          <w:noProof w:val="0"/>
        </w:rPr>
        <w:t>facilityDirectory</w:t>
      </w:r>
      <w:proofErr w:type="spellEnd"/>
      <w:r w:rsidRPr="007B0978">
        <w:rPr>
          <w:rStyle w:val="XMLname"/>
          <w:noProof w:val="0"/>
        </w:rPr>
        <w:t xml:space="preserve">/facility </w:t>
      </w:r>
      <w:r w:rsidRPr="007B0978">
        <w:rPr>
          <w:noProof w:val="0"/>
        </w:rPr>
        <w:t>or</w:t>
      </w:r>
      <w:r w:rsidRPr="007B0978">
        <w:rPr>
          <w:rStyle w:val="XMLname"/>
          <w:noProof w:val="0"/>
        </w:rPr>
        <w:t xml:space="preserve"> //</w:t>
      </w:r>
      <w:proofErr w:type="spellStart"/>
      <w:r w:rsidRPr="007B0978">
        <w:rPr>
          <w:rStyle w:val="XMLname"/>
          <w:noProof w:val="0"/>
        </w:rPr>
        <w:t>providerDirectory</w:t>
      </w:r>
      <w:proofErr w:type="spellEnd"/>
      <w:r w:rsidRPr="007B0978">
        <w:rPr>
          <w:rStyle w:val="XMLname"/>
          <w:noProof w:val="0"/>
        </w:rPr>
        <w:t>/provider</w:t>
      </w:r>
      <w:r w:rsidRPr="007B0978">
        <w:rPr>
          <w:noProof w:val="0"/>
        </w:rPr>
        <w:t xml:space="preserve"> element as defined in the CSD XML Schema Definition (ITI TF-2x:</w:t>
      </w:r>
      <w:r w:rsidR="00A539ED" w:rsidRPr="007B0978">
        <w:rPr>
          <w:noProof w:val="0"/>
        </w:rPr>
        <w:t xml:space="preserve"> </w:t>
      </w:r>
      <w:r w:rsidRPr="007B0978">
        <w:rPr>
          <w:noProof w:val="0"/>
        </w:rPr>
        <w:t>Appendix W).</w:t>
      </w:r>
    </w:p>
    <w:p w14:paraId="5B454789" w14:textId="569A21E3" w:rsidR="00CD11BD" w:rsidRPr="007B0978" w:rsidRDefault="00CD11BD" w:rsidP="0076459B">
      <w:r w:rsidRPr="00F537E0">
        <w:t xml:space="preserve">A Services Directory shall support least one of the </w:t>
      </w:r>
      <w:r w:rsidRPr="00F537E0">
        <w:rPr>
          <w:szCs w:val="24"/>
        </w:rPr>
        <w:t>HTTP POST or SOAP</w:t>
      </w:r>
      <w:r w:rsidRPr="00F537E0">
        <w:t xml:space="preserve"> protocols as defined Section ITI TF-2c: 3.74.4.2, for receiving Query for Updated Services [ITI-74] </w:t>
      </w:r>
      <w:proofErr w:type="gramStart"/>
      <w:r w:rsidRPr="00F537E0">
        <w:t>requests, and</w:t>
      </w:r>
      <w:proofErr w:type="gramEnd"/>
      <w:r w:rsidRPr="00F537E0">
        <w:t xml:space="preserve"> shall respond to each request using the received protocol.</w:t>
      </w:r>
    </w:p>
    <w:p w14:paraId="600D761C" w14:textId="77777777" w:rsidR="00FD6280" w:rsidRPr="007B0978" w:rsidRDefault="00FD6280" w:rsidP="005A20E0">
      <w:pPr>
        <w:pStyle w:val="Heading4"/>
        <w:numPr>
          <w:ilvl w:val="0"/>
          <w:numId w:val="0"/>
        </w:numPr>
        <w:rPr>
          <w:noProof w:val="0"/>
        </w:rPr>
      </w:pPr>
      <w:bookmarkStart w:id="129" w:name="_Toc358800537"/>
      <w:bookmarkStart w:id="130" w:name="_Toc358800610"/>
      <w:bookmarkStart w:id="131" w:name="_Toc461203672"/>
      <w:r w:rsidRPr="007B0978">
        <w:rPr>
          <w:noProof w:val="0"/>
        </w:rPr>
        <w:t xml:space="preserve">35.1.1.2 </w:t>
      </w:r>
      <w:bookmarkEnd w:id="129"/>
      <w:bookmarkEnd w:id="130"/>
      <w:r w:rsidRPr="007B0978">
        <w:rPr>
          <w:noProof w:val="0"/>
        </w:rPr>
        <w:t>Service Finder</w:t>
      </w:r>
      <w:bookmarkEnd w:id="131"/>
      <w:r w:rsidRPr="007B0978">
        <w:rPr>
          <w:noProof w:val="0"/>
        </w:rPr>
        <w:t xml:space="preserve"> </w:t>
      </w:r>
    </w:p>
    <w:p w14:paraId="601A5FB4" w14:textId="2628CE22" w:rsidR="00FD6280" w:rsidRPr="007B0978" w:rsidRDefault="00FD6280" w:rsidP="006E5C45">
      <w:pPr>
        <w:pStyle w:val="BodyText"/>
        <w:rPr>
          <w:noProof w:val="0"/>
        </w:rPr>
      </w:pPr>
      <w:r w:rsidRPr="007B0978">
        <w:rPr>
          <w:noProof w:val="0"/>
        </w:rPr>
        <w:t xml:space="preserve">The Service Finder </w:t>
      </w:r>
      <w:r w:rsidR="005E006B" w:rsidRPr="007B0978">
        <w:rPr>
          <w:noProof w:val="0"/>
        </w:rPr>
        <w:t>Actor</w:t>
      </w:r>
      <w:r w:rsidRPr="007B0978">
        <w:rPr>
          <w:noProof w:val="0"/>
        </w:rPr>
        <w:t xml:space="preserve"> queries the Care Services </w:t>
      </w:r>
      <w:proofErr w:type="spellStart"/>
      <w:r w:rsidRPr="007B0978">
        <w:rPr>
          <w:noProof w:val="0"/>
        </w:rPr>
        <w:t>InfoManager</w:t>
      </w:r>
      <w:proofErr w:type="spellEnd"/>
      <w:r w:rsidRPr="007B0978">
        <w:rPr>
          <w:noProof w:val="0"/>
        </w:rPr>
        <w:t xml:space="preserve"> to retrieve interrelated content regarding care services. A Service Finder </w:t>
      </w:r>
      <w:r w:rsidR="005E006B" w:rsidRPr="007B0978">
        <w:rPr>
          <w:noProof w:val="0"/>
        </w:rPr>
        <w:t>Actor</w:t>
      </w:r>
      <w:r w:rsidRPr="007B0978">
        <w:rPr>
          <w:noProof w:val="0"/>
        </w:rPr>
        <w:t xml:space="preserve"> invokes stored queries </w:t>
      </w:r>
      <w:proofErr w:type="gramStart"/>
      <w:r w:rsidRPr="007B0978">
        <w:rPr>
          <w:noProof w:val="0"/>
        </w:rPr>
        <w:t>in order to</w:t>
      </w:r>
      <w:proofErr w:type="gramEnd"/>
      <w:r w:rsidRPr="007B0978">
        <w:rPr>
          <w:noProof w:val="0"/>
        </w:rPr>
        <w:t xml:space="preserve"> execute the common care service discovery requests supported by the </w:t>
      </w:r>
      <w:proofErr w:type="spellStart"/>
      <w:r w:rsidRPr="007B0978">
        <w:rPr>
          <w:noProof w:val="0"/>
        </w:rPr>
        <w:t>InfoManager</w:t>
      </w:r>
      <w:proofErr w:type="spellEnd"/>
      <w:r w:rsidR="008B268F" w:rsidRPr="007B0978">
        <w:rPr>
          <w:noProof w:val="0"/>
        </w:rPr>
        <w:t xml:space="preserve">. </w:t>
      </w:r>
      <w:r w:rsidRPr="007B0978">
        <w:rPr>
          <w:noProof w:val="0"/>
        </w:rPr>
        <w:t xml:space="preserve">A Service Finder </w:t>
      </w:r>
      <w:r w:rsidR="005E006B" w:rsidRPr="007B0978">
        <w:rPr>
          <w:noProof w:val="0"/>
        </w:rPr>
        <w:t>Actor</w:t>
      </w:r>
      <w:r w:rsidRPr="007B0978">
        <w:rPr>
          <w:noProof w:val="0"/>
        </w:rPr>
        <w:t xml:space="preserve"> shall be able to issue to the Care Services </w:t>
      </w:r>
      <w:proofErr w:type="spellStart"/>
      <w:r w:rsidRPr="007B0978">
        <w:rPr>
          <w:noProof w:val="0"/>
        </w:rPr>
        <w:t>InfoManager</w:t>
      </w:r>
      <w:proofErr w:type="spellEnd"/>
      <w:r w:rsidRPr="007B0978">
        <w:rPr>
          <w:noProof w:val="0"/>
        </w:rPr>
        <w:t xml:space="preserve"> one or more of the stored queries defined in ITI TF-2c</w:t>
      </w:r>
      <w:r w:rsidR="00A539ED" w:rsidRPr="007B0978">
        <w:rPr>
          <w:noProof w:val="0"/>
        </w:rPr>
        <w:t xml:space="preserve">: </w:t>
      </w:r>
      <w:r w:rsidRPr="007B0978">
        <w:rPr>
          <w:noProof w:val="0"/>
        </w:rPr>
        <w:t>3.73.4.1.2.1 to 3.73.4.1.2.4</w:t>
      </w:r>
      <w:r w:rsidR="008B268F" w:rsidRPr="007B0978">
        <w:rPr>
          <w:noProof w:val="0"/>
        </w:rPr>
        <w:t xml:space="preserve">. </w:t>
      </w:r>
      <w:r w:rsidRPr="007B0978">
        <w:rPr>
          <w:noProof w:val="0"/>
        </w:rPr>
        <w:t xml:space="preserve">A Service Finder </w:t>
      </w:r>
      <w:r w:rsidR="005E006B" w:rsidRPr="007B0978">
        <w:rPr>
          <w:noProof w:val="0"/>
        </w:rPr>
        <w:t>Actor</w:t>
      </w:r>
      <w:r w:rsidRPr="007B0978">
        <w:rPr>
          <w:noProof w:val="0"/>
        </w:rPr>
        <w:t xml:space="preserve"> should be able to invoke on the Care Services </w:t>
      </w:r>
      <w:proofErr w:type="spellStart"/>
      <w:r w:rsidRPr="007B0978">
        <w:rPr>
          <w:noProof w:val="0"/>
        </w:rPr>
        <w:t>InfoManager</w:t>
      </w:r>
      <w:proofErr w:type="spellEnd"/>
      <w:r w:rsidRPr="007B0978">
        <w:rPr>
          <w:noProof w:val="0"/>
        </w:rPr>
        <w:t xml:space="preserve"> other implementation-specific stored queries which the </w:t>
      </w:r>
      <w:proofErr w:type="spellStart"/>
      <w:r w:rsidRPr="007B0978">
        <w:rPr>
          <w:noProof w:val="0"/>
        </w:rPr>
        <w:t>InfoManager</w:t>
      </w:r>
      <w:proofErr w:type="spellEnd"/>
      <w:r w:rsidRPr="007B0978">
        <w:rPr>
          <w:noProof w:val="0"/>
        </w:rPr>
        <w:t xml:space="preserve"> supports.</w:t>
      </w:r>
    </w:p>
    <w:p w14:paraId="6ED66B35" w14:textId="7A792D18" w:rsidR="00FD6280" w:rsidRDefault="00FD6280" w:rsidP="00F956E7">
      <w:r w:rsidRPr="007B0978">
        <w:t xml:space="preserve">A Service Finder </w:t>
      </w:r>
      <w:r w:rsidR="005E006B" w:rsidRPr="007B0978">
        <w:t>Actor</w:t>
      </w:r>
      <w:r w:rsidRPr="007B0978">
        <w:t xml:space="preserve"> who supports the “Ad hoc XQuery” </w:t>
      </w:r>
      <w:r w:rsidR="005E006B" w:rsidRPr="007B0978">
        <w:t>Option</w:t>
      </w:r>
      <w:r w:rsidRPr="007B0978">
        <w:t xml:space="preserve"> may submit a well-formed XQuery query to an </w:t>
      </w:r>
      <w:proofErr w:type="spellStart"/>
      <w:r w:rsidRPr="007B0978">
        <w:t>InfoManager</w:t>
      </w:r>
      <w:proofErr w:type="spellEnd"/>
      <w:r w:rsidRPr="007B0978">
        <w:t xml:space="preserve"> that supports the “Ad hoc XQuery” </w:t>
      </w:r>
      <w:r w:rsidR="005E006B" w:rsidRPr="007B0978">
        <w:t>Option</w:t>
      </w:r>
      <w:r w:rsidRPr="007B0978">
        <w:t>. Such XQuery queries may return content in a format other than XML (</w:t>
      </w:r>
      <w:r w:rsidR="008B268F" w:rsidRPr="007B0978">
        <w:t>e.g.,</w:t>
      </w:r>
      <w:r w:rsidRPr="007B0978">
        <w:t xml:space="preserve"> JSON, CSV, etc.). </w:t>
      </w:r>
    </w:p>
    <w:p w14:paraId="7FD4E6F7" w14:textId="71F902AE" w:rsidR="00CD11BD" w:rsidRPr="007B0978" w:rsidRDefault="00CD11BD" w:rsidP="00F956E7">
      <w:r w:rsidRPr="0076459B">
        <w:t xml:space="preserve">A Service Finder shall support at least one of the </w:t>
      </w:r>
      <w:r w:rsidRPr="0076459B">
        <w:rPr>
          <w:szCs w:val="24"/>
        </w:rPr>
        <w:t>HTTP POST or SOAP</w:t>
      </w:r>
      <w:r w:rsidRPr="0076459B">
        <w:t xml:space="preserve"> protocols as defined Section ITI TF-2c: 3.73.4.1.4, for issuing Find Matching Services [ITI-73] requests.</w:t>
      </w:r>
    </w:p>
    <w:p w14:paraId="32DBC2E5" w14:textId="7C51F5D1" w:rsidR="00FD6280" w:rsidRPr="007B0978" w:rsidRDefault="00FD6280" w:rsidP="00F956E7">
      <w:r w:rsidRPr="007B0978">
        <w:lastRenderedPageBreak/>
        <w:t xml:space="preserve">A Service Finder </w:t>
      </w:r>
      <w:r w:rsidR="005E006B" w:rsidRPr="007B0978">
        <w:t>Actor</w:t>
      </w:r>
      <w:r w:rsidRPr="007B0978">
        <w:t xml:space="preserve"> who supports the “</w:t>
      </w:r>
      <w:proofErr w:type="spellStart"/>
      <w:r w:rsidRPr="007B0978">
        <w:t>FreeBusy</w:t>
      </w:r>
      <w:proofErr w:type="spellEnd"/>
      <w:r w:rsidRPr="007B0978">
        <w:t xml:space="preserve">” </w:t>
      </w:r>
      <w:r w:rsidR="005E006B" w:rsidRPr="007B0978">
        <w:t>Option</w:t>
      </w:r>
      <w:r w:rsidRPr="007B0978">
        <w:t xml:space="preserve"> capability may execute a Query for </w:t>
      </w:r>
      <w:proofErr w:type="spellStart"/>
      <w:r w:rsidRPr="007B0978">
        <w:t>FreeBusy</w:t>
      </w:r>
      <w:proofErr w:type="spellEnd"/>
      <w:r w:rsidRPr="007B0978">
        <w:t xml:space="preserve"> query to a Service Availability </w:t>
      </w:r>
      <w:r w:rsidR="005E006B" w:rsidRPr="007B0978">
        <w:t>Actor</w:t>
      </w:r>
      <w:r w:rsidRPr="007B0978">
        <w:t xml:space="preserve">, who replies with a </w:t>
      </w:r>
      <w:proofErr w:type="spellStart"/>
      <w:r w:rsidRPr="007B0978">
        <w:t>vFREEBUSY</w:t>
      </w:r>
      <w:proofErr w:type="spellEnd"/>
      <w:r w:rsidRPr="007B0978">
        <w:t xml:space="preserve"> response for the provider or service that was the subject of the query.</w:t>
      </w:r>
    </w:p>
    <w:p w14:paraId="33D0A1BC" w14:textId="77777777" w:rsidR="00FD6280" w:rsidRPr="007B0978" w:rsidRDefault="00FD6280" w:rsidP="002C7A09">
      <w:pPr>
        <w:pStyle w:val="Heading4"/>
        <w:numPr>
          <w:ilvl w:val="0"/>
          <w:numId w:val="0"/>
        </w:numPr>
        <w:rPr>
          <w:noProof w:val="0"/>
        </w:rPr>
      </w:pPr>
      <w:bookmarkStart w:id="132" w:name="_Toc358800538"/>
      <w:bookmarkStart w:id="133" w:name="_Toc358800611"/>
      <w:bookmarkStart w:id="134" w:name="_Toc461203673"/>
      <w:r w:rsidRPr="007B0978">
        <w:rPr>
          <w:noProof w:val="0"/>
        </w:rPr>
        <w:t xml:space="preserve">35.1.1.3 </w:t>
      </w:r>
      <w:bookmarkEnd w:id="132"/>
      <w:bookmarkEnd w:id="133"/>
      <w:r w:rsidRPr="007B0978">
        <w:rPr>
          <w:noProof w:val="0"/>
        </w:rPr>
        <w:t xml:space="preserve">Care Services </w:t>
      </w:r>
      <w:proofErr w:type="spellStart"/>
      <w:r w:rsidRPr="007B0978">
        <w:rPr>
          <w:noProof w:val="0"/>
        </w:rPr>
        <w:t>InfoManager</w:t>
      </w:r>
      <w:bookmarkEnd w:id="134"/>
      <w:proofErr w:type="spellEnd"/>
      <w:r w:rsidRPr="007B0978">
        <w:rPr>
          <w:noProof w:val="0"/>
        </w:rPr>
        <w:t xml:space="preserve"> </w:t>
      </w:r>
    </w:p>
    <w:p w14:paraId="65D97B44" w14:textId="77777777" w:rsidR="00FD6280" w:rsidRPr="007B0978" w:rsidRDefault="00FD6280" w:rsidP="002C7A09">
      <w:r w:rsidRPr="007B0978">
        <w:t xml:space="preserve">The Care Services </w:t>
      </w:r>
      <w:proofErr w:type="spellStart"/>
      <w:r w:rsidRPr="007B0978">
        <w:t>InfoManager</w:t>
      </w:r>
      <w:proofErr w:type="spellEnd"/>
      <w:r w:rsidRPr="007B0978">
        <w:t xml:space="preserve"> performs two functions:</w:t>
      </w:r>
    </w:p>
    <w:p w14:paraId="635AD4F7" w14:textId="7611C679" w:rsidR="00FD6280" w:rsidRPr="007B0978" w:rsidRDefault="00FD6280" w:rsidP="00C70D43">
      <w:pPr>
        <w:pStyle w:val="ListNumber2"/>
        <w:numPr>
          <w:ilvl w:val="0"/>
          <w:numId w:val="30"/>
        </w:numPr>
      </w:pPr>
      <w:r w:rsidRPr="007B0978">
        <w:t xml:space="preserve">On a periodic basis, the </w:t>
      </w:r>
      <w:proofErr w:type="spellStart"/>
      <w:r w:rsidRPr="007B0978">
        <w:t>InfoManager</w:t>
      </w:r>
      <w:proofErr w:type="spellEnd"/>
      <w:r w:rsidRPr="007B0978">
        <w:t xml:space="preserve"> refreshes its cached content with updated information from one or more Care Services Directory actors. The refresh period (</w:t>
      </w:r>
      <w:r w:rsidR="008B268F" w:rsidRPr="007B0978">
        <w:t>e.g.,</w:t>
      </w:r>
      <w:r w:rsidRPr="007B0978">
        <w:t xml:space="preserve"> every </w:t>
      </w:r>
      <w:r w:rsidRPr="007B0978">
        <w:rPr>
          <w:i/>
        </w:rPr>
        <w:t>x</w:t>
      </w:r>
      <w:r w:rsidRPr="007B0978">
        <w:t xml:space="preserve"> minutes, hourly, daily, etc.) is established by the implementing jurisdiction and shall be configurable on the Care </w:t>
      </w:r>
      <w:proofErr w:type="spellStart"/>
      <w:r w:rsidRPr="007B0978">
        <w:t>ServicesInfoManager</w:t>
      </w:r>
      <w:proofErr w:type="spellEnd"/>
      <w:r w:rsidRPr="007B0978">
        <w:t xml:space="preserve">. </w:t>
      </w:r>
    </w:p>
    <w:p w14:paraId="2EA8EBD6" w14:textId="6F505287" w:rsidR="00FD6280" w:rsidRPr="007B0978" w:rsidRDefault="00FD6280" w:rsidP="00C70D43">
      <w:pPr>
        <w:pStyle w:val="ListNumber2"/>
        <w:numPr>
          <w:ilvl w:val="0"/>
          <w:numId w:val="30"/>
        </w:numPr>
      </w:pPr>
      <w:r w:rsidRPr="007B0978">
        <w:t xml:space="preserve">When it receives an inbound query, the </w:t>
      </w:r>
      <w:proofErr w:type="spellStart"/>
      <w:r w:rsidRPr="007B0978">
        <w:t>InfoManager</w:t>
      </w:r>
      <w:proofErr w:type="spellEnd"/>
      <w:r w:rsidRPr="007B0978">
        <w:t xml:space="preserve"> executes the query against its cached content and returns a response document in reply. The inbound query may be either a stored query invocation or, if the </w:t>
      </w:r>
      <w:proofErr w:type="spellStart"/>
      <w:r w:rsidRPr="007B0978">
        <w:t>InfoManager</w:t>
      </w:r>
      <w:proofErr w:type="spellEnd"/>
      <w:r w:rsidRPr="007B0978">
        <w:t xml:space="preserve"> supports the Ad hoc XQuery </w:t>
      </w:r>
      <w:r w:rsidR="005E006B" w:rsidRPr="007B0978">
        <w:t>Option</w:t>
      </w:r>
      <w:r w:rsidRPr="007B0978">
        <w:t xml:space="preserve">, a well-formed XQuery query. </w:t>
      </w:r>
    </w:p>
    <w:p w14:paraId="216C3DFF" w14:textId="777AEBC4" w:rsidR="00FD6280" w:rsidRPr="007B0978" w:rsidRDefault="00FD6280" w:rsidP="00113B14">
      <w:r w:rsidRPr="007B0978">
        <w:t xml:space="preserve">A Care Services </w:t>
      </w:r>
      <w:proofErr w:type="spellStart"/>
      <w:r w:rsidRPr="007B0978">
        <w:t>InfoManager</w:t>
      </w:r>
      <w:proofErr w:type="spellEnd"/>
      <w:r w:rsidRPr="007B0978">
        <w:t xml:space="preserve"> shall be able to respond to </w:t>
      </w:r>
      <w:proofErr w:type="gramStart"/>
      <w:r w:rsidRPr="007B0978">
        <w:t>all of</w:t>
      </w:r>
      <w:proofErr w:type="gramEnd"/>
      <w:r w:rsidRPr="007B0978">
        <w:t xml:space="preserve"> the </w:t>
      </w:r>
      <w:proofErr w:type="gramStart"/>
      <w:r w:rsidRPr="007B0978">
        <w:t>stored queries defined</w:t>
      </w:r>
      <w:proofErr w:type="gramEnd"/>
      <w:r w:rsidRPr="007B0978">
        <w:t xml:space="preserve"> in ITI TF-2c</w:t>
      </w:r>
      <w:r w:rsidR="00A539ED" w:rsidRPr="007B0978">
        <w:t xml:space="preserve">: </w:t>
      </w:r>
      <w:r w:rsidRPr="007B0978">
        <w:t xml:space="preserve">3.73.4.1.2.1 to 3.73.4.1.2.4. </w:t>
      </w:r>
    </w:p>
    <w:p w14:paraId="7B12EB70" w14:textId="781551BD" w:rsidR="00490BB8" w:rsidRDefault="00FD6280" w:rsidP="00113B14">
      <w:r w:rsidRPr="007B0978">
        <w:t xml:space="preserve">A Care Services </w:t>
      </w:r>
      <w:proofErr w:type="spellStart"/>
      <w:r w:rsidRPr="007B0978">
        <w:t>InfoManager</w:t>
      </w:r>
      <w:proofErr w:type="spellEnd"/>
      <w:r w:rsidRPr="007B0978">
        <w:t xml:space="preserve"> shall be able to query multiple Care Services Directory using [ITI-74].</w:t>
      </w:r>
    </w:p>
    <w:p w14:paraId="1C566E54" w14:textId="272509A4" w:rsidR="00CF7CD5" w:rsidRPr="0076459B" w:rsidRDefault="00CF7CD5" w:rsidP="00CF7CD5">
      <w:pPr>
        <w:pStyle w:val="BodyText"/>
      </w:pPr>
      <w:r w:rsidRPr="0076459B">
        <w:rPr>
          <w:noProof w:val="0"/>
        </w:rPr>
        <w:t xml:space="preserve">A Care Services </w:t>
      </w:r>
      <w:proofErr w:type="spellStart"/>
      <w:r w:rsidRPr="0076459B">
        <w:rPr>
          <w:noProof w:val="0"/>
        </w:rPr>
        <w:t>InfoManager</w:t>
      </w:r>
      <w:proofErr w:type="spellEnd"/>
      <w:r w:rsidRPr="0076459B">
        <w:rPr>
          <w:noProof w:val="0"/>
        </w:rPr>
        <w:t xml:space="preserve"> shall support both the </w:t>
      </w:r>
      <w:r w:rsidRPr="0076459B">
        <w:rPr>
          <w:noProof w:val="0"/>
          <w:szCs w:val="24"/>
        </w:rPr>
        <w:t>SOAP and HTTP POST</w:t>
      </w:r>
      <w:r w:rsidRPr="0076459B">
        <w:rPr>
          <w:noProof w:val="0"/>
        </w:rPr>
        <w:t xml:space="preserve"> transport protocols as defined in Section ITI TF-2c: 3.73.4.1.4 for receiving Find Matching Services [ITI-73] requests and shall respond to each request using the received protocol.   </w:t>
      </w:r>
    </w:p>
    <w:p w14:paraId="217B0936" w14:textId="0B8D448B" w:rsidR="00CF7CD5" w:rsidRPr="007B0978" w:rsidRDefault="00CF7CD5" w:rsidP="00113B14">
      <w:r w:rsidRPr="0076459B">
        <w:t xml:space="preserve">A Care Services </w:t>
      </w:r>
      <w:proofErr w:type="spellStart"/>
      <w:r w:rsidRPr="0076459B">
        <w:t>InfoManager</w:t>
      </w:r>
      <w:proofErr w:type="spellEnd"/>
      <w:r w:rsidRPr="0076459B">
        <w:t xml:space="preserve"> shall support </w:t>
      </w:r>
      <w:proofErr w:type="gramStart"/>
      <w:r w:rsidRPr="0076459B">
        <w:t xml:space="preserve">both of the </w:t>
      </w:r>
      <w:r w:rsidRPr="0076459B">
        <w:rPr>
          <w:szCs w:val="24"/>
        </w:rPr>
        <w:t>HTTP</w:t>
      </w:r>
      <w:proofErr w:type="gramEnd"/>
      <w:r w:rsidRPr="0076459B">
        <w:rPr>
          <w:szCs w:val="24"/>
        </w:rPr>
        <w:t xml:space="preserve"> GET and SOAP</w:t>
      </w:r>
      <w:r w:rsidRPr="0076459B">
        <w:t xml:space="preserve"> protocols as defined Section ITI TF-2c: 3.73.4.1.4 for issuing Query for Updated Services [ITI-74] requests.  The protocol selected for a particular request could be selected, for example, by configuration.</w:t>
      </w:r>
    </w:p>
    <w:p w14:paraId="62497672" w14:textId="77777777" w:rsidR="00FD6280" w:rsidRPr="007B0978" w:rsidRDefault="00FD6280" w:rsidP="00084A95">
      <w:pPr>
        <w:pStyle w:val="Heading4"/>
        <w:numPr>
          <w:ilvl w:val="0"/>
          <w:numId w:val="0"/>
        </w:numPr>
        <w:rPr>
          <w:noProof w:val="0"/>
        </w:rPr>
      </w:pPr>
      <w:bookmarkStart w:id="135" w:name="_Toc358800539"/>
      <w:bookmarkStart w:id="136" w:name="_Toc358800612"/>
      <w:bookmarkStart w:id="137" w:name="_Toc461203674"/>
      <w:r w:rsidRPr="007B0978">
        <w:rPr>
          <w:noProof w:val="0"/>
        </w:rPr>
        <w:t xml:space="preserve">35.1.1.4 </w:t>
      </w:r>
      <w:bookmarkEnd w:id="135"/>
      <w:bookmarkEnd w:id="136"/>
      <w:r w:rsidRPr="007B0978">
        <w:rPr>
          <w:noProof w:val="0"/>
        </w:rPr>
        <w:t>Service Availability</w:t>
      </w:r>
      <w:bookmarkEnd w:id="137"/>
      <w:r w:rsidRPr="007B0978">
        <w:rPr>
          <w:noProof w:val="0"/>
        </w:rPr>
        <w:t xml:space="preserve"> </w:t>
      </w:r>
    </w:p>
    <w:p w14:paraId="3751CF5A" w14:textId="458B52C0" w:rsidR="00FD6280" w:rsidRPr="007B0978" w:rsidRDefault="00FD6280">
      <w:pPr>
        <w:pStyle w:val="BodyText"/>
        <w:rPr>
          <w:noProof w:val="0"/>
        </w:rPr>
      </w:pPr>
      <w:r w:rsidRPr="007B0978">
        <w:rPr>
          <w:noProof w:val="0"/>
        </w:rPr>
        <w:t xml:space="preserve">The Service Availability </w:t>
      </w:r>
      <w:r w:rsidR="005E006B" w:rsidRPr="007B0978">
        <w:rPr>
          <w:noProof w:val="0"/>
        </w:rPr>
        <w:t>Actor</w:t>
      </w:r>
      <w:r w:rsidRPr="007B0978">
        <w:rPr>
          <w:noProof w:val="0"/>
        </w:rPr>
        <w:t xml:space="preserve"> receives an inbound Query for </w:t>
      </w:r>
      <w:proofErr w:type="spellStart"/>
      <w:r w:rsidRPr="007B0978">
        <w:rPr>
          <w:noProof w:val="0"/>
        </w:rPr>
        <w:t>FreeBusy</w:t>
      </w:r>
      <w:proofErr w:type="spellEnd"/>
      <w:r w:rsidRPr="007B0978">
        <w:rPr>
          <w:noProof w:val="0"/>
        </w:rPr>
        <w:t xml:space="preserve"> request from a Service Finder </w:t>
      </w:r>
      <w:r w:rsidR="00E84986">
        <w:rPr>
          <w:noProof w:val="0"/>
        </w:rPr>
        <w:t>that</w:t>
      </w:r>
      <w:r w:rsidRPr="007B0978">
        <w:rPr>
          <w:noProof w:val="0"/>
        </w:rPr>
        <w:t xml:space="preserve"> seeks “busy” information about a specified Provider or Service entity. The Service Availability </w:t>
      </w:r>
      <w:r w:rsidR="005E006B" w:rsidRPr="007B0978">
        <w:rPr>
          <w:noProof w:val="0"/>
        </w:rPr>
        <w:t>Actor</w:t>
      </w:r>
      <w:r w:rsidRPr="007B0978">
        <w:rPr>
          <w:noProof w:val="0"/>
        </w:rPr>
        <w:t xml:space="preserve"> returns a “</w:t>
      </w:r>
      <w:proofErr w:type="spellStart"/>
      <w:r w:rsidRPr="007B0978">
        <w:rPr>
          <w:noProof w:val="0"/>
        </w:rPr>
        <w:t>vFREEBUSY</w:t>
      </w:r>
      <w:proofErr w:type="spellEnd"/>
      <w:r w:rsidRPr="007B0978">
        <w:rPr>
          <w:noProof w:val="0"/>
        </w:rPr>
        <w:t xml:space="preserve">” response in reply. </w:t>
      </w:r>
    </w:p>
    <w:p w14:paraId="588C84AA" w14:textId="77777777" w:rsidR="00FD6280" w:rsidRPr="007B0978" w:rsidRDefault="00FD6280" w:rsidP="0032528C">
      <w:pPr>
        <w:pStyle w:val="Heading2"/>
        <w:numPr>
          <w:ilvl w:val="0"/>
          <w:numId w:val="0"/>
        </w:numPr>
        <w:rPr>
          <w:noProof w:val="0"/>
        </w:rPr>
      </w:pPr>
      <w:bookmarkStart w:id="138" w:name="_Toc358800540"/>
      <w:bookmarkStart w:id="139" w:name="_Toc358800613"/>
      <w:bookmarkStart w:id="140" w:name="_Toc461203675"/>
      <w:r w:rsidRPr="007B0978">
        <w:rPr>
          <w:noProof w:val="0"/>
        </w:rPr>
        <w:t xml:space="preserve">35.2 </w:t>
      </w:r>
      <w:proofErr w:type="gramStart"/>
      <w:r w:rsidRPr="007B0978">
        <w:rPr>
          <w:noProof w:val="0"/>
        </w:rPr>
        <w:t>CSD Actor</w:t>
      </w:r>
      <w:proofErr w:type="gramEnd"/>
      <w:r w:rsidRPr="007B0978">
        <w:rPr>
          <w:noProof w:val="0"/>
        </w:rPr>
        <w:t xml:space="preserve"> Options</w:t>
      </w:r>
      <w:bookmarkEnd w:id="138"/>
      <w:bookmarkEnd w:id="139"/>
      <w:bookmarkEnd w:id="140"/>
      <w:r w:rsidRPr="007B0978">
        <w:rPr>
          <w:noProof w:val="0"/>
        </w:rPr>
        <w:t xml:space="preserve"> </w:t>
      </w:r>
      <w:bookmarkEnd w:id="95"/>
    </w:p>
    <w:p w14:paraId="21CA46DA" w14:textId="1B8952A7" w:rsidR="00FD6280" w:rsidRDefault="00FD6280" w:rsidP="00252F54">
      <w:pPr>
        <w:pStyle w:val="BodyText"/>
        <w:rPr>
          <w:noProof w:val="0"/>
        </w:rPr>
      </w:pPr>
      <w:r w:rsidRPr="007B0978">
        <w:rPr>
          <w:noProof w:val="0"/>
        </w:rPr>
        <w:t xml:space="preserve">Options that may be selected for each actor in this profile, if any, are listed in the </w:t>
      </w:r>
      <w:r w:rsidR="005E006B" w:rsidRPr="007B0978">
        <w:rPr>
          <w:noProof w:val="0"/>
        </w:rPr>
        <w:t>Table</w:t>
      </w:r>
      <w:r w:rsidRPr="007B0978">
        <w:rPr>
          <w:noProof w:val="0"/>
        </w:rPr>
        <w:t xml:space="preserve"> 35.2-1. </w:t>
      </w:r>
      <w:proofErr w:type="gramStart"/>
      <w:r w:rsidRPr="007B0978">
        <w:rPr>
          <w:noProof w:val="0"/>
        </w:rPr>
        <w:t>Dependencies</w:t>
      </w:r>
      <w:proofErr w:type="gramEnd"/>
      <w:r w:rsidRPr="007B0978">
        <w:rPr>
          <w:noProof w:val="0"/>
        </w:rPr>
        <w:t xml:space="preserve"> between options when applicable are specified in notes.</w:t>
      </w:r>
    </w:p>
    <w:p w14:paraId="1909FE9F" w14:textId="77777777" w:rsidR="00E84986" w:rsidRPr="007B0978" w:rsidRDefault="00E84986" w:rsidP="00252F54">
      <w:pPr>
        <w:pStyle w:val="BodyText"/>
        <w:rPr>
          <w:noProof w:val="0"/>
        </w:rPr>
      </w:pPr>
    </w:p>
    <w:p w14:paraId="4DE99618" w14:textId="77777777" w:rsidR="00FD6280" w:rsidRPr="007B0978" w:rsidRDefault="00FD6280" w:rsidP="00E939BF">
      <w:pPr>
        <w:pStyle w:val="TableTitle"/>
      </w:pPr>
      <w:r w:rsidRPr="007B0978">
        <w:t>Table 35.2-1: CSD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740"/>
        <w:gridCol w:w="1395"/>
      </w:tblGrid>
      <w:tr w:rsidR="00FD6280" w:rsidRPr="007B0978" w14:paraId="226DD4A5" w14:textId="77777777">
        <w:trPr>
          <w:cantSplit/>
          <w:tblHeader/>
          <w:jc w:val="center"/>
        </w:trPr>
        <w:tc>
          <w:tcPr>
            <w:tcW w:w="0" w:type="auto"/>
            <w:shd w:val="pct15" w:color="auto" w:fill="FFFFFF"/>
          </w:tcPr>
          <w:p w14:paraId="15300790" w14:textId="77777777" w:rsidR="00FD6280" w:rsidRPr="007B0978" w:rsidRDefault="00FD6280">
            <w:pPr>
              <w:pStyle w:val="TableEntryHeader"/>
              <w:rPr>
                <w:noProof w:val="0"/>
              </w:rPr>
            </w:pPr>
            <w:r w:rsidRPr="007B0978">
              <w:rPr>
                <w:noProof w:val="0"/>
              </w:rPr>
              <w:t>Actor</w:t>
            </w:r>
          </w:p>
        </w:tc>
        <w:tc>
          <w:tcPr>
            <w:tcW w:w="0" w:type="auto"/>
            <w:shd w:val="pct15" w:color="auto" w:fill="FFFFFF"/>
          </w:tcPr>
          <w:p w14:paraId="6E9EE7EA" w14:textId="77777777" w:rsidR="00FD6280" w:rsidRPr="007B0978" w:rsidRDefault="00FD6280" w:rsidP="00252F54">
            <w:pPr>
              <w:pStyle w:val="TableEntryHeader"/>
              <w:ind w:left="0"/>
              <w:rPr>
                <w:noProof w:val="0"/>
              </w:rPr>
            </w:pPr>
            <w:r w:rsidRPr="007B0978">
              <w:rPr>
                <w:noProof w:val="0"/>
              </w:rPr>
              <w:t>Option Name</w:t>
            </w:r>
          </w:p>
        </w:tc>
        <w:tc>
          <w:tcPr>
            <w:tcW w:w="0" w:type="auto"/>
            <w:shd w:val="pct15" w:color="auto" w:fill="FFFFFF"/>
          </w:tcPr>
          <w:p w14:paraId="6133FC95" w14:textId="77777777" w:rsidR="00FD6280" w:rsidRPr="007B0978" w:rsidRDefault="00FD6280">
            <w:pPr>
              <w:pStyle w:val="TableEntryHeader"/>
              <w:rPr>
                <w:noProof w:val="0"/>
              </w:rPr>
            </w:pPr>
            <w:r w:rsidRPr="007B0978">
              <w:rPr>
                <w:noProof w:val="0"/>
              </w:rPr>
              <w:t>Reference</w:t>
            </w:r>
          </w:p>
        </w:tc>
      </w:tr>
      <w:tr w:rsidR="00E84986" w:rsidRPr="007B0978" w14:paraId="1656E874" w14:textId="77777777">
        <w:trPr>
          <w:cantSplit/>
          <w:trHeight w:val="233"/>
          <w:jc w:val="center"/>
        </w:trPr>
        <w:tc>
          <w:tcPr>
            <w:tcW w:w="0" w:type="auto"/>
            <w:vMerge w:val="restart"/>
          </w:tcPr>
          <w:p w14:paraId="6A8382B9" w14:textId="77777777" w:rsidR="00E84986" w:rsidRPr="007B0978" w:rsidRDefault="00E84986" w:rsidP="00B96395">
            <w:pPr>
              <w:pStyle w:val="TableEntry"/>
              <w:rPr>
                <w:noProof w:val="0"/>
                <w:sz w:val="18"/>
              </w:rPr>
            </w:pPr>
            <w:r w:rsidRPr="007B0978">
              <w:rPr>
                <w:noProof w:val="0"/>
                <w:sz w:val="18"/>
              </w:rPr>
              <w:t>Service Finder</w:t>
            </w:r>
          </w:p>
        </w:tc>
        <w:tc>
          <w:tcPr>
            <w:tcW w:w="0" w:type="auto"/>
          </w:tcPr>
          <w:p w14:paraId="392325A1" w14:textId="7D9A2D1A" w:rsidR="00E84986" w:rsidRPr="007B0978" w:rsidRDefault="00E84986" w:rsidP="00E84986">
            <w:pPr>
              <w:pStyle w:val="TableEntry"/>
              <w:rPr>
                <w:noProof w:val="0"/>
                <w:sz w:val="18"/>
              </w:rPr>
            </w:pPr>
            <w:r w:rsidRPr="007B0978">
              <w:rPr>
                <w:noProof w:val="0"/>
                <w:sz w:val="18"/>
              </w:rPr>
              <w:t>Ad hoc XQuery</w:t>
            </w:r>
          </w:p>
        </w:tc>
        <w:tc>
          <w:tcPr>
            <w:tcW w:w="0" w:type="auto"/>
          </w:tcPr>
          <w:p w14:paraId="5E484A4A" w14:textId="542A4263" w:rsidR="00E84986" w:rsidRPr="007B0978" w:rsidRDefault="00E84986" w:rsidP="00E84986">
            <w:pPr>
              <w:pStyle w:val="TableEntry"/>
              <w:rPr>
                <w:noProof w:val="0"/>
                <w:sz w:val="18"/>
              </w:rPr>
            </w:pPr>
            <w:r>
              <w:rPr>
                <w:noProof w:val="0"/>
                <w:sz w:val="18"/>
              </w:rPr>
              <w:t xml:space="preserve">Section </w:t>
            </w:r>
            <w:r w:rsidRPr="007B0978">
              <w:rPr>
                <w:noProof w:val="0"/>
                <w:sz w:val="18"/>
              </w:rPr>
              <w:t>35.2.1</w:t>
            </w:r>
          </w:p>
        </w:tc>
      </w:tr>
      <w:tr w:rsidR="00E84986" w:rsidRPr="007B0978" w14:paraId="0AC76040" w14:textId="77777777">
        <w:trPr>
          <w:cantSplit/>
          <w:trHeight w:val="233"/>
          <w:jc w:val="center"/>
        </w:trPr>
        <w:tc>
          <w:tcPr>
            <w:tcW w:w="0" w:type="auto"/>
            <w:vMerge/>
          </w:tcPr>
          <w:p w14:paraId="68F3A1A8" w14:textId="77777777" w:rsidR="00E84986" w:rsidRPr="007B0978" w:rsidRDefault="00E84986" w:rsidP="00B96395">
            <w:pPr>
              <w:pStyle w:val="TableEntry"/>
              <w:rPr>
                <w:noProof w:val="0"/>
                <w:sz w:val="18"/>
              </w:rPr>
            </w:pPr>
          </w:p>
        </w:tc>
        <w:tc>
          <w:tcPr>
            <w:tcW w:w="0" w:type="auto"/>
          </w:tcPr>
          <w:p w14:paraId="658DA74F" w14:textId="3D8151DC" w:rsidR="00E84986" w:rsidRPr="007B0978" w:rsidRDefault="00E84986" w:rsidP="00B96395">
            <w:pPr>
              <w:pStyle w:val="TableEntry"/>
              <w:rPr>
                <w:noProof w:val="0"/>
                <w:sz w:val="18"/>
              </w:rPr>
            </w:pPr>
            <w:proofErr w:type="spellStart"/>
            <w:r w:rsidRPr="007B0978">
              <w:rPr>
                <w:noProof w:val="0"/>
                <w:sz w:val="18"/>
              </w:rPr>
              <w:t>FreeBusy</w:t>
            </w:r>
            <w:proofErr w:type="spellEnd"/>
          </w:p>
        </w:tc>
        <w:tc>
          <w:tcPr>
            <w:tcW w:w="0" w:type="auto"/>
          </w:tcPr>
          <w:p w14:paraId="06587684" w14:textId="2CDB0697" w:rsidR="00E84986" w:rsidRDefault="00E84986" w:rsidP="00252F54">
            <w:pPr>
              <w:pStyle w:val="TableEntry"/>
              <w:rPr>
                <w:noProof w:val="0"/>
                <w:sz w:val="18"/>
              </w:rPr>
            </w:pPr>
            <w:r>
              <w:rPr>
                <w:noProof w:val="0"/>
                <w:sz w:val="18"/>
              </w:rPr>
              <w:t xml:space="preserve">Section </w:t>
            </w:r>
            <w:r w:rsidRPr="007B0978">
              <w:rPr>
                <w:noProof w:val="0"/>
                <w:sz w:val="18"/>
              </w:rPr>
              <w:t>35.2.2</w:t>
            </w:r>
          </w:p>
        </w:tc>
      </w:tr>
      <w:tr w:rsidR="00FD6280" w:rsidRPr="007B0978" w14:paraId="59D2BFBE" w14:textId="77777777" w:rsidTr="00143A4D">
        <w:trPr>
          <w:cantSplit/>
          <w:trHeight w:val="314"/>
          <w:jc w:val="center"/>
        </w:trPr>
        <w:tc>
          <w:tcPr>
            <w:tcW w:w="0" w:type="auto"/>
          </w:tcPr>
          <w:p w14:paraId="1F206F60" w14:textId="77777777" w:rsidR="00FD6280" w:rsidRPr="007B0978" w:rsidRDefault="00FD6280" w:rsidP="00B96395">
            <w:pPr>
              <w:pStyle w:val="TableEntry"/>
              <w:rPr>
                <w:noProof w:val="0"/>
                <w:sz w:val="18"/>
              </w:rPr>
            </w:pPr>
            <w:r w:rsidRPr="007B0978">
              <w:rPr>
                <w:noProof w:val="0"/>
                <w:sz w:val="18"/>
              </w:rPr>
              <w:t xml:space="preserve">Care Services </w:t>
            </w:r>
            <w:proofErr w:type="spellStart"/>
            <w:r w:rsidRPr="007B0978">
              <w:rPr>
                <w:noProof w:val="0"/>
                <w:sz w:val="18"/>
              </w:rPr>
              <w:t>InfoManager</w:t>
            </w:r>
            <w:proofErr w:type="spellEnd"/>
          </w:p>
        </w:tc>
        <w:tc>
          <w:tcPr>
            <w:tcW w:w="0" w:type="auto"/>
          </w:tcPr>
          <w:p w14:paraId="3A5D896C" w14:textId="77777777" w:rsidR="00FD6280" w:rsidRPr="007B0978" w:rsidRDefault="00FD6280" w:rsidP="00B96395">
            <w:pPr>
              <w:pStyle w:val="TableEntry"/>
              <w:rPr>
                <w:noProof w:val="0"/>
                <w:sz w:val="18"/>
              </w:rPr>
            </w:pPr>
            <w:r w:rsidRPr="007B0978">
              <w:rPr>
                <w:noProof w:val="0"/>
                <w:sz w:val="18"/>
              </w:rPr>
              <w:t>Ad hoc XQuery</w:t>
            </w:r>
          </w:p>
        </w:tc>
        <w:tc>
          <w:tcPr>
            <w:tcW w:w="0" w:type="auto"/>
          </w:tcPr>
          <w:p w14:paraId="316DBC04" w14:textId="0AC9BE12" w:rsidR="00FD6280" w:rsidRPr="007B0978" w:rsidRDefault="00B27580" w:rsidP="00252F54">
            <w:pPr>
              <w:pStyle w:val="TableEntry"/>
              <w:rPr>
                <w:noProof w:val="0"/>
                <w:sz w:val="18"/>
              </w:rPr>
            </w:pPr>
            <w:r>
              <w:rPr>
                <w:noProof w:val="0"/>
                <w:sz w:val="18"/>
              </w:rPr>
              <w:t xml:space="preserve">Section </w:t>
            </w:r>
            <w:r w:rsidR="00FD6280" w:rsidRPr="007B0978">
              <w:rPr>
                <w:noProof w:val="0"/>
                <w:sz w:val="18"/>
              </w:rPr>
              <w:t>35.2.1</w:t>
            </w:r>
          </w:p>
        </w:tc>
      </w:tr>
      <w:tr w:rsidR="00FD6280" w:rsidRPr="007B0978" w14:paraId="7EFEB424" w14:textId="77777777" w:rsidTr="00143A4D">
        <w:trPr>
          <w:cantSplit/>
          <w:trHeight w:val="314"/>
          <w:jc w:val="center"/>
        </w:trPr>
        <w:tc>
          <w:tcPr>
            <w:tcW w:w="0" w:type="auto"/>
          </w:tcPr>
          <w:p w14:paraId="0512B125" w14:textId="77777777" w:rsidR="00FD6280" w:rsidRPr="007B0978" w:rsidRDefault="00FD6280" w:rsidP="00B96395">
            <w:pPr>
              <w:pStyle w:val="TableEntry"/>
              <w:rPr>
                <w:noProof w:val="0"/>
                <w:sz w:val="18"/>
              </w:rPr>
            </w:pPr>
            <w:r w:rsidRPr="007B0978">
              <w:rPr>
                <w:noProof w:val="0"/>
                <w:sz w:val="18"/>
              </w:rPr>
              <w:lastRenderedPageBreak/>
              <w:t>Care Services Directory</w:t>
            </w:r>
          </w:p>
        </w:tc>
        <w:tc>
          <w:tcPr>
            <w:tcW w:w="0" w:type="auto"/>
          </w:tcPr>
          <w:p w14:paraId="3922991B" w14:textId="77777777" w:rsidR="00FD6280" w:rsidRPr="007B0978" w:rsidRDefault="00FD6280" w:rsidP="00B96395">
            <w:pPr>
              <w:pStyle w:val="TableEntry"/>
              <w:rPr>
                <w:noProof w:val="0"/>
                <w:sz w:val="18"/>
              </w:rPr>
            </w:pPr>
            <w:r w:rsidRPr="007B0978">
              <w:rPr>
                <w:noProof w:val="0"/>
                <w:sz w:val="18"/>
              </w:rPr>
              <w:t xml:space="preserve">No options defined </w:t>
            </w:r>
          </w:p>
        </w:tc>
        <w:tc>
          <w:tcPr>
            <w:tcW w:w="0" w:type="auto"/>
          </w:tcPr>
          <w:p w14:paraId="7F587147" w14:textId="77777777" w:rsidR="00FD6280" w:rsidRPr="007B0978" w:rsidRDefault="00FD6280" w:rsidP="00252F54">
            <w:pPr>
              <w:pStyle w:val="TableEntry"/>
              <w:rPr>
                <w:noProof w:val="0"/>
                <w:sz w:val="18"/>
              </w:rPr>
            </w:pPr>
            <w:r w:rsidRPr="007B0978">
              <w:rPr>
                <w:noProof w:val="0"/>
                <w:sz w:val="18"/>
              </w:rPr>
              <w:t>- -</w:t>
            </w:r>
          </w:p>
        </w:tc>
      </w:tr>
      <w:tr w:rsidR="00FD6280" w:rsidRPr="007B0978" w14:paraId="56CF7779" w14:textId="77777777" w:rsidTr="00143A4D">
        <w:trPr>
          <w:cantSplit/>
          <w:trHeight w:val="359"/>
          <w:jc w:val="center"/>
        </w:trPr>
        <w:tc>
          <w:tcPr>
            <w:tcW w:w="0" w:type="auto"/>
          </w:tcPr>
          <w:p w14:paraId="0C51B2F5" w14:textId="77777777" w:rsidR="00FD6280" w:rsidRPr="007B0978" w:rsidRDefault="00FD6280" w:rsidP="00B96395">
            <w:pPr>
              <w:pStyle w:val="TableEntry"/>
              <w:rPr>
                <w:noProof w:val="0"/>
                <w:sz w:val="18"/>
              </w:rPr>
            </w:pPr>
            <w:r w:rsidRPr="007B0978">
              <w:rPr>
                <w:noProof w:val="0"/>
                <w:sz w:val="18"/>
              </w:rPr>
              <w:t>Service Availability</w:t>
            </w:r>
          </w:p>
        </w:tc>
        <w:tc>
          <w:tcPr>
            <w:tcW w:w="0" w:type="auto"/>
          </w:tcPr>
          <w:p w14:paraId="354B0771" w14:textId="77777777" w:rsidR="00FD6280" w:rsidRPr="007B0978" w:rsidRDefault="00FD6280" w:rsidP="00B96395">
            <w:pPr>
              <w:pStyle w:val="TableEntry"/>
              <w:rPr>
                <w:noProof w:val="0"/>
                <w:sz w:val="18"/>
              </w:rPr>
            </w:pPr>
            <w:r w:rsidRPr="007B0978">
              <w:rPr>
                <w:noProof w:val="0"/>
                <w:sz w:val="18"/>
              </w:rPr>
              <w:t xml:space="preserve">No options defined </w:t>
            </w:r>
          </w:p>
        </w:tc>
        <w:tc>
          <w:tcPr>
            <w:tcW w:w="0" w:type="auto"/>
          </w:tcPr>
          <w:p w14:paraId="1A695ADC" w14:textId="77777777" w:rsidR="00FD6280" w:rsidRPr="007B0978" w:rsidRDefault="00FD6280" w:rsidP="00252F54">
            <w:pPr>
              <w:pStyle w:val="TableEntry"/>
              <w:rPr>
                <w:noProof w:val="0"/>
                <w:sz w:val="18"/>
              </w:rPr>
            </w:pPr>
            <w:r w:rsidRPr="007B0978">
              <w:rPr>
                <w:noProof w:val="0"/>
                <w:sz w:val="18"/>
              </w:rPr>
              <w:t>- -</w:t>
            </w:r>
          </w:p>
        </w:tc>
      </w:tr>
    </w:tbl>
    <w:p w14:paraId="2B6B21EA" w14:textId="77777777" w:rsidR="00FD6280" w:rsidRPr="007B0978" w:rsidRDefault="00FD6280" w:rsidP="00AE7FE0">
      <w:pPr>
        <w:pStyle w:val="Heading3"/>
        <w:numPr>
          <w:ilvl w:val="0"/>
          <w:numId w:val="0"/>
        </w:numPr>
        <w:tabs>
          <w:tab w:val="num" w:pos="1080"/>
        </w:tabs>
        <w:rPr>
          <w:noProof w:val="0"/>
        </w:rPr>
      </w:pPr>
      <w:bookmarkStart w:id="141" w:name="_Toc461203676"/>
      <w:bookmarkStart w:id="142" w:name="_Toc345074657"/>
      <w:bookmarkStart w:id="143" w:name="_Toc37034636"/>
      <w:bookmarkStart w:id="144" w:name="_Toc38846114"/>
      <w:bookmarkStart w:id="145" w:name="_Toc253489444"/>
      <w:bookmarkStart w:id="146" w:name="_Toc504625757"/>
      <w:bookmarkStart w:id="147" w:name="_Toc530206510"/>
      <w:bookmarkStart w:id="148" w:name="_Toc1388430"/>
      <w:bookmarkStart w:id="149" w:name="_Toc1388584"/>
      <w:bookmarkStart w:id="150" w:name="_Toc1456611"/>
      <w:r w:rsidRPr="007B0978">
        <w:rPr>
          <w:noProof w:val="0"/>
        </w:rPr>
        <w:t>35.2.1 Ad hoc XQuery Option</w:t>
      </w:r>
      <w:bookmarkEnd w:id="141"/>
    </w:p>
    <w:p w14:paraId="4800C53B" w14:textId="03C34D86" w:rsidR="00FD6280" w:rsidRPr="007B0978" w:rsidRDefault="00FD6280" w:rsidP="00906E75">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that supports the Ad hoc XQuery </w:t>
      </w:r>
      <w:r w:rsidR="005E006B" w:rsidRPr="007B0978">
        <w:rPr>
          <w:noProof w:val="0"/>
        </w:rPr>
        <w:t>Option</w:t>
      </w:r>
      <w:r w:rsidRPr="007B0978">
        <w:rPr>
          <w:noProof w:val="0"/>
        </w:rPr>
        <w:t xml:space="preserve"> shall be able to </w:t>
      </w:r>
      <w:proofErr w:type="gramStart"/>
      <w:r w:rsidRPr="007B0978">
        <w:rPr>
          <w:noProof w:val="0"/>
        </w:rPr>
        <w:t>expresses</w:t>
      </w:r>
      <w:proofErr w:type="gramEnd"/>
      <w:r w:rsidRPr="007B0978">
        <w:rPr>
          <w:noProof w:val="0"/>
        </w:rPr>
        <w:t xml:space="preserve"> a well-formed ad hoc XQuery query against the CSD element of the XML schema for CSD</w:t>
      </w:r>
      <w:r w:rsidR="008B268F" w:rsidRPr="007B0978">
        <w:rPr>
          <w:noProof w:val="0"/>
        </w:rPr>
        <w:t xml:space="preserve">. </w:t>
      </w:r>
      <w:r w:rsidRPr="007B0978">
        <w:rPr>
          <w:noProof w:val="0"/>
        </w:rPr>
        <w:t>See ITI TF-</w:t>
      </w:r>
      <w:r w:rsidR="000071E4" w:rsidRPr="007B0978">
        <w:rPr>
          <w:noProof w:val="0"/>
        </w:rPr>
        <w:t>2x</w:t>
      </w:r>
      <w:r w:rsidR="00A539ED" w:rsidRPr="007B0978">
        <w:rPr>
          <w:noProof w:val="0"/>
        </w:rPr>
        <w:t xml:space="preserve">: </w:t>
      </w:r>
      <w:r w:rsidR="000071E4" w:rsidRPr="007B0978">
        <w:rPr>
          <w:noProof w:val="0"/>
        </w:rPr>
        <w:t>Appendix</w:t>
      </w:r>
      <w:r w:rsidRPr="007B0978">
        <w:rPr>
          <w:noProof w:val="0"/>
        </w:rPr>
        <w:t xml:space="preserve"> W. This query will conform to the XQuery specification referenced in ITI TF-2c</w:t>
      </w:r>
      <w:r w:rsidR="00A539ED" w:rsidRPr="007B0978">
        <w:rPr>
          <w:noProof w:val="0"/>
        </w:rPr>
        <w:t xml:space="preserve">: </w:t>
      </w:r>
      <w:r w:rsidRPr="007B0978">
        <w:rPr>
          <w:noProof w:val="0"/>
        </w:rPr>
        <w:t>3.73.3.</w:t>
      </w:r>
    </w:p>
    <w:p w14:paraId="609B3D40" w14:textId="61336D5B" w:rsidR="00FD6280" w:rsidRPr="007B0978" w:rsidRDefault="00FD6280" w:rsidP="00906E75">
      <w:pPr>
        <w:pStyle w:val="BodyText"/>
        <w:rPr>
          <w:noProof w:val="0"/>
        </w:rPr>
      </w:pPr>
      <w:r w:rsidRPr="007B0978">
        <w:rPr>
          <w:noProof w:val="0"/>
        </w:rPr>
        <w:t xml:space="preserve">A Care Services </w:t>
      </w:r>
      <w:proofErr w:type="spellStart"/>
      <w:r w:rsidRPr="007B0978">
        <w:rPr>
          <w:noProof w:val="0"/>
        </w:rPr>
        <w:t>InfoManager</w:t>
      </w:r>
      <w:proofErr w:type="spellEnd"/>
      <w:r w:rsidRPr="007B0978">
        <w:rPr>
          <w:noProof w:val="0"/>
        </w:rPr>
        <w:t xml:space="preserve"> </w:t>
      </w:r>
      <w:r w:rsidR="005E006B" w:rsidRPr="007B0978">
        <w:rPr>
          <w:noProof w:val="0"/>
        </w:rPr>
        <w:t>Actor</w:t>
      </w:r>
      <w:r w:rsidRPr="007B0978">
        <w:rPr>
          <w:noProof w:val="0"/>
        </w:rPr>
        <w:t xml:space="preserve"> that supports the Ad hoc XQuery </w:t>
      </w:r>
      <w:r w:rsidR="005E006B" w:rsidRPr="007B0978">
        <w:rPr>
          <w:noProof w:val="0"/>
        </w:rPr>
        <w:t>Option</w:t>
      </w:r>
      <w:r w:rsidRPr="007B0978">
        <w:rPr>
          <w:noProof w:val="0"/>
        </w:rPr>
        <w:t xml:space="preserve"> shall be able to respond to ad hoc XQuery queries from a Service Finder </w:t>
      </w:r>
      <w:r w:rsidR="005E006B" w:rsidRPr="007B0978">
        <w:rPr>
          <w:noProof w:val="0"/>
        </w:rPr>
        <w:t>Actor</w:t>
      </w:r>
      <w:r w:rsidR="008B268F" w:rsidRPr="007B0978">
        <w:rPr>
          <w:noProof w:val="0"/>
        </w:rPr>
        <w:t xml:space="preserve">. </w:t>
      </w:r>
      <w:r w:rsidRPr="007B0978">
        <w:rPr>
          <w:noProof w:val="0"/>
        </w:rPr>
        <w:t>See ITI TF-2c</w:t>
      </w:r>
      <w:r w:rsidR="00A539ED" w:rsidRPr="007B0978">
        <w:rPr>
          <w:noProof w:val="0"/>
        </w:rPr>
        <w:t xml:space="preserve">: </w:t>
      </w:r>
      <w:r w:rsidRPr="007B0978">
        <w:rPr>
          <w:noProof w:val="0"/>
        </w:rPr>
        <w:t>3.73.3.</w:t>
      </w:r>
    </w:p>
    <w:p w14:paraId="3E89B1C4" w14:textId="77777777" w:rsidR="00FD6280" w:rsidRPr="007B0978" w:rsidRDefault="00FD6280" w:rsidP="00AE7FE0">
      <w:pPr>
        <w:pStyle w:val="Heading3"/>
        <w:numPr>
          <w:ilvl w:val="0"/>
          <w:numId w:val="0"/>
        </w:numPr>
        <w:tabs>
          <w:tab w:val="num" w:pos="1080"/>
        </w:tabs>
        <w:rPr>
          <w:noProof w:val="0"/>
        </w:rPr>
      </w:pPr>
      <w:bookmarkStart w:id="151" w:name="_Toc461203677"/>
      <w:r w:rsidRPr="007B0978">
        <w:rPr>
          <w:noProof w:val="0"/>
        </w:rPr>
        <w:t xml:space="preserve">35.2.2 </w:t>
      </w:r>
      <w:proofErr w:type="spellStart"/>
      <w:r w:rsidRPr="007B0978">
        <w:rPr>
          <w:noProof w:val="0"/>
        </w:rPr>
        <w:t>FreeBusy</w:t>
      </w:r>
      <w:proofErr w:type="spellEnd"/>
      <w:r w:rsidRPr="007B0978">
        <w:rPr>
          <w:noProof w:val="0"/>
        </w:rPr>
        <w:t xml:space="preserve"> Option</w:t>
      </w:r>
      <w:bookmarkEnd w:id="151"/>
    </w:p>
    <w:p w14:paraId="43758D29" w14:textId="780BA025" w:rsidR="00FD6280" w:rsidRPr="007B0978" w:rsidRDefault="00FD6280">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that supports the </w:t>
      </w:r>
      <w:proofErr w:type="spellStart"/>
      <w:r w:rsidRPr="007B0978">
        <w:rPr>
          <w:noProof w:val="0"/>
        </w:rPr>
        <w:t>FreeBusy</w:t>
      </w:r>
      <w:proofErr w:type="spellEnd"/>
      <w:r w:rsidRPr="007B0978">
        <w:rPr>
          <w:noProof w:val="0"/>
        </w:rPr>
        <w:t xml:space="preserve"> </w:t>
      </w:r>
      <w:r w:rsidR="005E006B" w:rsidRPr="007B0978">
        <w:rPr>
          <w:noProof w:val="0"/>
        </w:rPr>
        <w:t>Option</w:t>
      </w:r>
      <w:r w:rsidRPr="007B0978">
        <w:rPr>
          <w:noProof w:val="0"/>
        </w:rPr>
        <w:t xml:space="preserve"> shall implement the Query for </w:t>
      </w:r>
      <w:proofErr w:type="spellStart"/>
      <w:r w:rsidRPr="007B0978">
        <w:rPr>
          <w:noProof w:val="0"/>
        </w:rPr>
        <w:t>FreeBusy</w:t>
      </w:r>
      <w:proofErr w:type="spellEnd"/>
      <w:r w:rsidRPr="007B0978">
        <w:rPr>
          <w:noProof w:val="0"/>
        </w:rPr>
        <w:t xml:space="preserve"> [ITI-75] transaction</w:t>
      </w:r>
      <w:r w:rsidR="008B268F" w:rsidRPr="007B0978">
        <w:rPr>
          <w:noProof w:val="0"/>
        </w:rPr>
        <w:t xml:space="preserve">. </w:t>
      </w:r>
      <w:r w:rsidRPr="007B0978">
        <w:rPr>
          <w:noProof w:val="0"/>
        </w:rPr>
        <w:t>See ITI TF-2c</w:t>
      </w:r>
      <w:r w:rsidR="00A539ED" w:rsidRPr="007B0978">
        <w:rPr>
          <w:noProof w:val="0"/>
        </w:rPr>
        <w:t xml:space="preserve">: </w:t>
      </w:r>
      <w:r w:rsidRPr="007B0978">
        <w:rPr>
          <w:noProof w:val="0"/>
        </w:rPr>
        <w:t>3.75.</w:t>
      </w:r>
    </w:p>
    <w:p w14:paraId="0FB53963" w14:textId="77777777" w:rsidR="00FD6280" w:rsidRPr="007B0978" w:rsidRDefault="00FD6280" w:rsidP="00BE4285">
      <w:pPr>
        <w:pStyle w:val="Heading2"/>
        <w:numPr>
          <w:ilvl w:val="0"/>
          <w:numId w:val="0"/>
        </w:numPr>
        <w:rPr>
          <w:noProof w:val="0"/>
        </w:rPr>
      </w:pPr>
      <w:bookmarkStart w:id="152" w:name="_Toc461203678"/>
      <w:r w:rsidRPr="007B0978">
        <w:rPr>
          <w:noProof w:val="0"/>
        </w:rPr>
        <w:t>35.3 CSD Required Actor Groupings</w:t>
      </w:r>
      <w:bookmarkEnd w:id="142"/>
      <w:bookmarkEnd w:id="152"/>
      <w:r w:rsidRPr="007B0978">
        <w:rPr>
          <w:noProof w:val="0"/>
        </w:rPr>
        <w:t xml:space="preserve"> </w:t>
      </w:r>
    </w:p>
    <w:p w14:paraId="36673620" w14:textId="09054876" w:rsidR="00FD6280" w:rsidRPr="007B0978" w:rsidRDefault="00FD6280" w:rsidP="00BE4285">
      <w:pPr>
        <w:pStyle w:val="BodyText"/>
        <w:rPr>
          <w:noProof w:val="0"/>
        </w:rPr>
      </w:pPr>
      <w:r w:rsidRPr="007B0978">
        <w:rPr>
          <w:noProof w:val="0"/>
        </w:rPr>
        <w:t xml:space="preserve">CSD </w:t>
      </w:r>
      <w:r w:rsidR="007B0978">
        <w:rPr>
          <w:noProof w:val="0"/>
        </w:rPr>
        <w:t>Actor</w:t>
      </w:r>
      <w:r w:rsidRPr="007B0978">
        <w:rPr>
          <w:noProof w:val="0"/>
        </w:rPr>
        <w:t xml:space="preserve"> groupings are listed in </w:t>
      </w:r>
      <w:r w:rsidR="005E006B" w:rsidRPr="007B0978">
        <w:rPr>
          <w:noProof w:val="0"/>
        </w:rPr>
        <w:t>Table</w:t>
      </w:r>
      <w:r w:rsidRPr="007B0978">
        <w:rPr>
          <w:noProof w:val="0"/>
        </w:rPr>
        <w:t xml:space="preserve"> 35.3-1.</w:t>
      </w:r>
    </w:p>
    <w:p w14:paraId="30943514" w14:textId="77777777" w:rsidR="00532D1F" w:rsidRPr="007B0978" w:rsidRDefault="00532D1F" w:rsidP="00BE4285">
      <w:pPr>
        <w:pStyle w:val="BodyText"/>
        <w:rPr>
          <w:noProof w:val="0"/>
        </w:rPr>
      </w:pPr>
    </w:p>
    <w:p w14:paraId="40C516BC" w14:textId="77777777" w:rsidR="00FD6280" w:rsidRPr="007B0978" w:rsidRDefault="00FD6280" w:rsidP="009349FE">
      <w:pPr>
        <w:pStyle w:val="TableTitle"/>
      </w:pPr>
      <w:r w:rsidRPr="007B0978">
        <w:t>Table 35.3-1: Care Service Discovery-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686"/>
        <w:gridCol w:w="1980"/>
        <w:gridCol w:w="1800"/>
        <w:gridCol w:w="2685"/>
      </w:tblGrid>
      <w:tr w:rsidR="00E84986" w:rsidRPr="007B0978" w14:paraId="72613135" w14:textId="77777777" w:rsidTr="00E84986">
        <w:trPr>
          <w:cantSplit/>
          <w:tblHeader/>
          <w:jc w:val="center"/>
        </w:trPr>
        <w:tc>
          <w:tcPr>
            <w:tcW w:w="2686" w:type="dxa"/>
            <w:shd w:val="pct15" w:color="auto" w:fill="FFFFFF"/>
          </w:tcPr>
          <w:p w14:paraId="6405F54C" w14:textId="77777777" w:rsidR="00FD6280" w:rsidRPr="007B0978" w:rsidRDefault="00FD6280" w:rsidP="005706FD">
            <w:pPr>
              <w:pStyle w:val="TableEntryHeader"/>
              <w:rPr>
                <w:noProof w:val="0"/>
              </w:rPr>
            </w:pPr>
            <w:r w:rsidRPr="007B0978">
              <w:rPr>
                <w:noProof w:val="0"/>
              </w:rPr>
              <w:t>CSD Actor</w:t>
            </w:r>
          </w:p>
        </w:tc>
        <w:tc>
          <w:tcPr>
            <w:tcW w:w="1980" w:type="dxa"/>
            <w:shd w:val="pct15" w:color="auto" w:fill="FFFFFF"/>
          </w:tcPr>
          <w:p w14:paraId="53A05DFE" w14:textId="77777777" w:rsidR="00FD6280" w:rsidRPr="007B0978" w:rsidRDefault="00FD6280" w:rsidP="005706FD">
            <w:pPr>
              <w:pStyle w:val="TableEntryHeader"/>
              <w:rPr>
                <w:noProof w:val="0"/>
              </w:rPr>
            </w:pPr>
            <w:r w:rsidRPr="007B0978">
              <w:rPr>
                <w:noProof w:val="0"/>
              </w:rPr>
              <w:t>Actor to be grouped with</w:t>
            </w:r>
          </w:p>
        </w:tc>
        <w:tc>
          <w:tcPr>
            <w:tcW w:w="1800" w:type="dxa"/>
            <w:shd w:val="pct15" w:color="auto" w:fill="FFFFFF"/>
          </w:tcPr>
          <w:p w14:paraId="4A42BD01" w14:textId="77777777" w:rsidR="00FD6280" w:rsidRPr="007B0978" w:rsidRDefault="00FD6280" w:rsidP="005706FD">
            <w:pPr>
              <w:pStyle w:val="TableEntryHeader"/>
              <w:rPr>
                <w:noProof w:val="0"/>
              </w:rPr>
            </w:pPr>
            <w:r w:rsidRPr="007B0978">
              <w:rPr>
                <w:noProof w:val="0"/>
              </w:rPr>
              <w:t>Reference</w:t>
            </w:r>
          </w:p>
        </w:tc>
        <w:tc>
          <w:tcPr>
            <w:tcW w:w="2685" w:type="dxa"/>
            <w:shd w:val="pct15" w:color="auto" w:fill="FFFFFF"/>
          </w:tcPr>
          <w:p w14:paraId="7D59A022" w14:textId="77777777" w:rsidR="00FD6280" w:rsidRPr="007B0978" w:rsidRDefault="00FD6280" w:rsidP="005706FD">
            <w:pPr>
              <w:pStyle w:val="TableEntryHeader"/>
              <w:rPr>
                <w:noProof w:val="0"/>
              </w:rPr>
            </w:pPr>
            <w:r w:rsidRPr="007B0978">
              <w:rPr>
                <w:noProof w:val="0"/>
              </w:rPr>
              <w:t>Content Bindings Reference</w:t>
            </w:r>
          </w:p>
        </w:tc>
      </w:tr>
      <w:tr w:rsidR="00E84986" w:rsidRPr="007B0978" w14:paraId="78312347" w14:textId="77777777" w:rsidTr="00E84986">
        <w:trPr>
          <w:cantSplit/>
          <w:trHeight w:val="332"/>
          <w:jc w:val="center"/>
        </w:trPr>
        <w:tc>
          <w:tcPr>
            <w:tcW w:w="2686" w:type="dxa"/>
          </w:tcPr>
          <w:p w14:paraId="15A9BE02" w14:textId="77777777" w:rsidR="00FD6280" w:rsidRPr="007B0978" w:rsidRDefault="00FD6280" w:rsidP="005706FD">
            <w:pPr>
              <w:pStyle w:val="TableEntry"/>
              <w:rPr>
                <w:noProof w:val="0"/>
                <w:sz w:val="18"/>
              </w:rPr>
            </w:pPr>
            <w:r w:rsidRPr="007B0978">
              <w:rPr>
                <w:noProof w:val="0"/>
                <w:sz w:val="18"/>
              </w:rPr>
              <w:t>Service Finder</w:t>
            </w:r>
          </w:p>
        </w:tc>
        <w:tc>
          <w:tcPr>
            <w:tcW w:w="1980" w:type="dxa"/>
          </w:tcPr>
          <w:p w14:paraId="2BEB2107" w14:textId="77777777" w:rsidR="00FD6280" w:rsidRPr="007B0978" w:rsidRDefault="00FD6280" w:rsidP="005706FD">
            <w:pPr>
              <w:pStyle w:val="TableEntry"/>
              <w:rPr>
                <w:noProof w:val="0"/>
                <w:sz w:val="18"/>
              </w:rPr>
            </w:pPr>
            <w:r w:rsidRPr="007B0978">
              <w:rPr>
                <w:noProof w:val="0"/>
                <w:sz w:val="18"/>
              </w:rPr>
              <w:t>None</w:t>
            </w:r>
          </w:p>
        </w:tc>
        <w:tc>
          <w:tcPr>
            <w:tcW w:w="1800" w:type="dxa"/>
          </w:tcPr>
          <w:p w14:paraId="765EDC43" w14:textId="77777777" w:rsidR="00FD6280" w:rsidRPr="007B0978" w:rsidRDefault="00FD6280" w:rsidP="005706FD">
            <w:pPr>
              <w:pStyle w:val="TableEntry"/>
              <w:rPr>
                <w:noProof w:val="0"/>
                <w:sz w:val="18"/>
              </w:rPr>
            </w:pPr>
            <w:r w:rsidRPr="007B0978">
              <w:rPr>
                <w:noProof w:val="0"/>
                <w:sz w:val="18"/>
              </w:rPr>
              <w:t>-</w:t>
            </w:r>
          </w:p>
        </w:tc>
        <w:tc>
          <w:tcPr>
            <w:tcW w:w="2685" w:type="dxa"/>
          </w:tcPr>
          <w:p w14:paraId="3034E490" w14:textId="77777777" w:rsidR="00FD6280" w:rsidRPr="007B0978" w:rsidRDefault="00FD6280" w:rsidP="005706FD">
            <w:pPr>
              <w:pStyle w:val="TableEntry"/>
              <w:ind w:left="0"/>
              <w:jc w:val="center"/>
              <w:rPr>
                <w:noProof w:val="0"/>
                <w:sz w:val="18"/>
              </w:rPr>
            </w:pPr>
            <w:r w:rsidRPr="007B0978">
              <w:rPr>
                <w:noProof w:val="0"/>
                <w:sz w:val="18"/>
              </w:rPr>
              <w:t>-</w:t>
            </w:r>
          </w:p>
        </w:tc>
      </w:tr>
      <w:tr w:rsidR="00E84986" w:rsidRPr="007B0978" w14:paraId="2F11CA10" w14:textId="77777777" w:rsidTr="00E84986">
        <w:trPr>
          <w:cantSplit/>
          <w:trHeight w:val="332"/>
          <w:jc w:val="center"/>
        </w:trPr>
        <w:tc>
          <w:tcPr>
            <w:tcW w:w="2686" w:type="dxa"/>
          </w:tcPr>
          <w:p w14:paraId="10235920" w14:textId="77777777" w:rsidR="00FD6280" w:rsidRPr="007B0978" w:rsidDel="008C0F99" w:rsidRDefault="00FD6280" w:rsidP="005706FD">
            <w:pPr>
              <w:pStyle w:val="TableEntry"/>
              <w:rPr>
                <w:noProof w:val="0"/>
                <w:sz w:val="18"/>
              </w:rPr>
            </w:pPr>
            <w:r w:rsidRPr="007B0978">
              <w:rPr>
                <w:noProof w:val="0"/>
                <w:sz w:val="18"/>
              </w:rPr>
              <w:t xml:space="preserve">Care Services </w:t>
            </w:r>
            <w:proofErr w:type="spellStart"/>
            <w:r w:rsidRPr="007B0978">
              <w:rPr>
                <w:noProof w:val="0"/>
                <w:sz w:val="18"/>
              </w:rPr>
              <w:t>InfoManager</w:t>
            </w:r>
            <w:proofErr w:type="spellEnd"/>
          </w:p>
        </w:tc>
        <w:tc>
          <w:tcPr>
            <w:tcW w:w="1980" w:type="dxa"/>
          </w:tcPr>
          <w:p w14:paraId="371EDDB1"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362BAA90"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443B394B" w14:textId="77777777" w:rsidR="00FD6280" w:rsidRPr="007B0978" w:rsidDel="00C33C0E" w:rsidRDefault="00FD6280" w:rsidP="005706FD">
            <w:pPr>
              <w:pStyle w:val="TableEntry"/>
              <w:ind w:left="0"/>
              <w:jc w:val="center"/>
              <w:rPr>
                <w:noProof w:val="0"/>
                <w:sz w:val="18"/>
              </w:rPr>
            </w:pPr>
            <w:r w:rsidRPr="007B0978">
              <w:rPr>
                <w:noProof w:val="0"/>
                <w:sz w:val="18"/>
              </w:rPr>
              <w:t>-</w:t>
            </w:r>
          </w:p>
        </w:tc>
      </w:tr>
      <w:tr w:rsidR="00E84986" w:rsidRPr="007B0978" w14:paraId="2CE3DEC5" w14:textId="77777777" w:rsidTr="00E84986">
        <w:trPr>
          <w:cantSplit/>
          <w:trHeight w:val="332"/>
          <w:jc w:val="center"/>
        </w:trPr>
        <w:tc>
          <w:tcPr>
            <w:tcW w:w="2686" w:type="dxa"/>
          </w:tcPr>
          <w:p w14:paraId="58819D28" w14:textId="77777777" w:rsidR="00FD6280" w:rsidRPr="007B0978" w:rsidDel="008C0F99" w:rsidRDefault="00FD6280" w:rsidP="005706FD">
            <w:pPr>
              <w:pStyle w:val="TableEntry"/>
              <w:rPr>
                <w:noProof w:val="0"/>
                <w:sz w:val="18"/>
              </w:rPr>
            </w:pPr>
            <w:r w:rsidRPr="007B0978">
              <w:rPr>
                <w:noProof w:val="0"/>
                <w:sz w:val="18"/>
              </w:rPr>
              <w:t>Care Services Directory</w:t>
            </w:r>
          </w:p>
        </w:tc>
        <w:tc>
          <w:tcPr>
            <w:tcW w:w="1980" w:type="dxa"/>
          </w:tcPr>
          <w:p w14:paraId="7F76DD19"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0E0CF28F"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21C20FC6" w14:textId="77777777" w:rsidR="00FD6280" w:rsidRPr="007B0978" w:rsidDel="00C33C0E" w:rsidRDefault="00FD6280" w:rsidP="005706FD">
            <w:pPr>
              <w:pStyle w:val="TableEntry"/>
              <w:ind w:left="0"/>
              <w:jc w:val="center"/>
              <w:rPr>
                <w:noProof w:val="0"/>
                <w:sz w:val="18"/>
              </w:rPr>
            </w:pPr>
            <w:r w:rsidRPr="007B0978">
              <w:rPr>
                <w:noProof w:val="0"/>
                <w:sz w:val="18"/>
              </w:rPr>
              <w:t>-</w:t>
            </w:r>
          </w:p>
        </w:tc>
      </w:tr>
      <w:tr w:rsidR="00E84986" w:rsidRPr="007B0978" w14:paraId="4F633ED9" w14:textId="77777777" w:rsidTr="00E84986">
        <w:trPr>
          <w:cantSplit/>
          <w:trHeight w:val="332"/>
          <w:jc w:val="center"/>
        </w:trPr>
        <w:tc>
          <w:tcPr>
            <w:tcW w:w="2686" w:type="dxa"/>
          </w:tcPr>
          <w:p w14:paraId="3CE5FC1D" w14:textId="77777777" w:rsidR="00FD6280" w:rsidRPr="007B0978" w:rsidDel="008C0F99" w:rsidRDefault="00FD6280" w:rsidP="005706FD">
            <w:pPr>
              <w:pStyle w:val="TableEntry"/>
              <w:rPr>
                <w:noProof w:val="0"/>
                <w:sz w:val="18"/>
              </w:rPr>
            </w:pPr>
            <w:r w:rsidRPr="007B0978">
              <w:rPr>
                <w:noProof w:val="0"/>
                <w:sz w:val="18"/>
              </w:rPr>
              <w:t>Service Availability</w:t>
            </w:r>
          </w:p>
        </w:tc>
        <w:tc>
          <w:tcPr>
            <w:tcW w:w="1980" w:type="dxa"/>
          </w:tcPr>
          <w:p w14:paraId="5E05C87D" w14:textId="77777777" w:rsidR="00FD6280" w:rsidRPr="007B0978" w:rsidDel="00C33C0E" w:rsidRDefault="00FD6280" w:rsidP="005706FD">
            <w:pPr>
              <w:pStyle w:val="TableEntry"/>
              <w:rPr>
                <w:noProof w:val="0"/>
                <w:sz w:val="18"/>
              </w:rPr>
            </w:pPr>
            <w:r w:rsidRPr="007B0978">
              <w:rPr>
                <w:noProof w:val="0"/>
                <w:sz w:val="18"/>
              </w:rPr>
              <w:t>None</w:t>
            </w:r>
          </w:p>
        </w:tc>
        <w:tc>
          <w:tcPr>
            <w:tcW w:w="1800" w:type="dxa"/>
          </w:tcPr>
          <w:p w14:paraId="1EE94917" w14:textId="77777777" w:rsidR="00FD6280" w:rsidRPr="007B0978" w:rsidDel="00C33C0E" w:rsidRDefault="00FD6280" w:rsidP="005706FD">
            <w:pPr>
              <w:pStyle w:val="TableEntry"/>
              <w:rPr>
                <w:noProof w:val="0"/>
                <w:sz w:val="18"/>
              </w:rPr>
            </w:pPr>
            <w:r w:rsidRPr="007B0978">
              <w:rPr>
                <w:noProof w:val="0"/>
                <w:sz w:val="18"/>
              </w:rPr>
              <w:t>-</w:t>
            </w:r>
          </w:p>
        </w:tc>
        <w:tc>
          <w:tcPr>
            <w:tcW w:w="2685" w:type="dxa"/>
          </w:tcPr>
          <w:p w14:paraId="76A5BD7C" w14:textId="77777777" w:rsidR="00FD6280" w:rsidRPr="007B0978" w:rsidDel="00C33C0E" w:rsidRDefault="00FD6280" w:rsidP="005706FD">
            <w:pPr>
              <w:pStyle w:val="TableEntry"/>
              <w:ind w:left="0"/>
              <w:jc w:val="center"/>
              <w:rPr>
                <w:noProof w:val="0"/>
                <w:sz w:val="18"/>
              </w:rPr>
            </w:pPr>
            <w:r w:rsidRPr="007B0978">
              <w:rPr>
                <w:noProof w:val="0"/>
                <w:sz w:val="18"/>
              </w:rPr>
              <w:t>-</w:t>
            </w:r>
          </w:p>
        </w:tc>
      </w:tr>
    </w:tbl>
    <w:p w14:paraId="2D6EEDF7" w14:textId="77777777" w:rsidR="00FD6280" w:rsidRPr="007B0978" w:rsidRDefault="00FD6280" w:rsidP="00BE4285">
      <w:pPr>
        <w:pStyle w:val="Heading2"/>
        <w:numPr>
          <w:ilvl w:val="0"/>
          <w:numId w:val="0"/>
        </w:numPr>
        <w:rPr>
          <w:noProof w:val="0"/>
        </w:rPr>
      </w:pPr>
      <w:bookmarkStart w:id="153" w:name="_Toc345074658"/>
      <w:bookmarkStart w:id="154" w:name="_Toc461203679"/>
      <w:bookmarkStart w:id="155" w:name="_Toc358800541"/>
      <w:bookmarkStart w:id="156" w:name="_Toc358800614"/>
      <w:r w:rsidRPr="007B0978">
        <w:rPr>
          <w:noProof w:val="0"/>
        </w:rPr>
        <w:t>35.4 CSD Overview</w:t>
      </w:r>
      <w:bookmarkEnd w:id="153"/>
      <w:bookmarkEnd w:id="154"/>
    </w:p>
    <w:p w14:paraId="13ABDC1F" w14:textId="77777777" w:rsidR="00FD6280" w:rsidRPr="007B0978" w:rsidRDefault="00FD6280" w:rsidP="00BE4285">
      <w:pPr>
        <w:pStyle w:val="Heading3"/>
        <w:keepNext w:val="0"/>
        <w:numPr>
          <w:ilvl w:val="0"/>
          <w:numId w:val="0"/>
        </w:numPr>
        <w:rPr>
          <w:bCs/>
          <w:noProof w:val="0"/>
        </w:rPr>
      </w:pPr>
      <w:bookmarkStart w:id="157" w:name="_Toc345074659"/>
      <w:bookmarkStart w:id="158" w:name="_Toc461203680"/>
      <w:r w:rsidRPr="007B0978">
        <w:rPr>
          <w:bCs/>
          <w:noProof w:val="0"/>
        </w:rPr>
        <w:t>35.4.1 Concepts</w:t>
      </w:r>
      <w:bookmarkEnd w:id="157"/>
      <w:bookmarkEnd w:id="158"/>
    </w:p>
    <w:p w14:paraId="43285E5D" w14:textId="4E73F4A7" w:rsidR="00FD6280" w:rsidRPr="007B0978" w:rsidRDefault="00FD6280" w:rsidP="00691CBE">
      <w:pPr>
        <w:pStyle w:val="BodyText"/>
        <w:rPr>
          <w:noProof w:val="0"/>
        </w:rPr>
      </w:pPr>
      <w:r w:rsidRPr="007B0978">
        <w:rPr>
          <w:noProof w:val="0"/>
        </w:rPr>
        <w:t xml:space="preserve">The Care Services Discovery </w:t>
      </w:r>
      <w:r w:rsidR="005E006B" w:rsidRPr="007B0978">
        <w:rPr>
          <w:noProof w:val="0"/>
        </w:rPr>
        <w:t>Profile</w:t>
      </w:r>
      <w:r w:rsidRPr="007B0978">
        <w:rPr>
          <w:noProof w:val="0"/>
        </w:rPr>
        <w:t xml:space="preserve"> supports queries against interrelated information </w:t>
      </w:r>
      <w:proofErr w:type="gramStart"/>
      <w:r w:rsidRPr="007B0978">
        <w:rPr>
          <w:noProof w:val="0"/>
        </w:rPr>
        <w:t>regarding:</w:t>
      </w:r>
      <w:proofErr w:type="gramEnd"/>
      <w:r w:rsidRPr="007B0978">
        <w:rPr>
          <w:noProof w:val="0"/>
        </w:rPr>
        <w:t xml:space="preserve"> organizations, facilities, providers and services. The interrelationship between these data is illustrated in </w:t>
      </w:r>
      <w:r w:rsidR="005E006B" w:rsidRPr="007B0978">
        <w:rPr>
          <w:noProof w:val="0"/>
        </w:rPr>
        <w:t>Figure</w:t>
      </w:r>
      <w:r w:rsidRPr="007B0978">
        <w:rPr>
          <w:noProof w:val="0"/>
        </w:rPr>
        <w:t xml:space="preserve"> 35.4.1-1. </w:t>
      </w:r>
    </w:p>
    <w:p w14:paraId="7EB8EC19" w14:textId="77777777" w:rsidR="00FD6280" w:rsidRPr="007B0978" w:rsidRDefault="003F596D" w:rsidP="001B4F7A">
      <w:pPr>
        <w:pStyle w:val="ListBullet"/>
        <w:numPr>
          <w:ilvl w:val="0"/>
          <w:numId w:val="0"/>
        </w:numPr>
        <w:jc w:val="center"/>
      </w:pPr>
      <w:r w:rsidRPr="007B0978">
        <w:rPr>
          <w:noProof/>
        </w:rPr>
        <w:lastRenderedPageBreak/>
        <w:drawing>
          <wp:inline distT="0" distB="0" distL="0" distR="0" wp14:anchorId="34273816" wp14:editId="5F9F6734">
            <wp:extent cx="4466590" cy="3106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66590" cy="3106420"/>
                    </a:xfrm>
                    <a:prstGeom prst="rect">
                      <a:avLst/>
                    </a:prstGeom>
                    <a:noFill/>
                    <a:ln w="9525">
                      <a:noFill/>
                      <a:miter lim="800000"/>
                      <a:headEnd/>
                      <a:tailEnd/>
                    </a:ln>
                  </pic:spPr>
                </pic:pic>
              </a:graphicData>
            </a:graphic>
          </wp:inline>
        </w:drawing>
      </w:r>
      <w:r w:rsidR="00FD6280" w:rsidRPr="007B0978" w:rsidDel="001D1EB2">
        <w:t xml:space="preserve"> </w:t>
      </w:r>
    </w:p>
    <w:p w14:paraId="174684E1" w14:textId="2AB98267" w:rsidR="00FD6280" w:rsidRPr="007B0978" w:rsidRDefault="00FD6280" w:rsidP="001B4F7A">
      <w:pPr>
        <w:pStyle w:val="FigureTitle"/>
      </w:pPr>
      <w:r w:rsidRPr="007B0978">
        <w:t xml:space="preserve">Figure 35.4.1-1: Top-level Relationships </w:t>
      </w:r>
      <w:r w:rsidR="00E64E19">
        <w:t>b</w:t>
      </w:r>
      <w:r w:rsidRPr="007B0978">
        <w:t>etween Care Services Directories</w:t>
      </w:r>
    </w:p>
    <w:p w14:paraId="076460B7" w14:textId="77777777" w:rsidR="00FD6280" w:rsidRPr="007B0978" w:rsidRDefault="00FD6280" w:rsidP="00691CBE">
      <w:pPr>
        <w:pStyle w:val="BodyText"/>
        <w:rPr>
          <w:noProof w:val="0"/>
        </w:rPr>
      </w:pPr>
    </w:p>
    <w:p w14:paraId="30DF1011" w14:textId="77777777" w:rsidR="00FD6280" w:rsidRPr="007B0978" w:rsidRDefault="00FD6280" w:rsidP="00691CBE">
      <w:pPr>
        <w:pStyle w:val="BodyText"/>
        <w:rPr>
          <w:noProof w:val="0"/>
        </w:rPr>
      </w:pPr>
      <w:r w:rsidRPr="007B0978">
        <w:rPr>
          <w:noProof w:val="0"/>
        </w:rPr>
        <w:t xml:space="preserve">Optional support is also provided to query for </w:t>
      </w:r>
      <w:proofErr w:type="spellStart"/>
      <w:r w:rsidRPr="007B0978">
        <w:rPr>
          <w:noProof w:val="0"/>
        </w:rPr>
        <w:t>FreeBusy</w:t>
      </w:r>
      <w:proofErr w:type="spellEnd"/>
      <w:r w:rsidRPr="007B0978">
        <w:rPr>
          <w:noProof w:val="0"/>
        </w:rPr>
        <w:t xml:space="preserve"> information about providers or services at specific facilities. </w:t>
      </w:r>
    </w:p>
    <w:p w14:paraId="78782FDE" w14:textId="59AFC59C" w:rsidR="00FD6280" w:rsidRPr="007B0978" w:rsidRDefault="00FD6280" w:rsidP="00691CBE">
      <w:pPr>
        <w:pStyle w:val="BodyText"/>
        <w:rPr>
          <w:noProof w:val="0"/>
        </w:rPr>
      </w:pPr>
      <w:r w:rsidRPr="007B0978">
        <w:rPr>
          <w:noProof w:val="0"/>
        </w:rPr>
        <w:t xml:space="preserve">The following provides a </w:t>
      </w:r>
      <w:proofErr w:type="gramStart"/>
      <w:r w:rsidRPr="007B0978">
        <w:rPr>
          <w:noProof w:val="0"/>
        </w:rPr>
        <w:t>high level</w:t>
      </w:r>
      <w:proofErr w:type="gramEnd"/>
      <w:r w:rsidRPr="007B0978">
        <w:rPr>
          <w:noProof w:val="0"/>
        </w:rPr>
        <w:t xml:space="preserve"> description of the directories shown in </w:t>
      </w:r>
      <w:r w:rsidR="005E006B" w:rsidRPr="007B0978">
        <w:rPr>
          <w:noProof w:val="0"/>
        </w:rPr>
        <w:t>Figure</w:t>
      </w:r>
      <w:r w:rsidRPr="007B0978">
        <w:rPr>
          <w:noProof w:val="0"/>
        </w:rPr>
        <w:t xml:space="preserve"> 35.4.1-1</w:t>
      </w:r>
      <w:r w:rsidR="008B268F" w:rsidRPr="007B0978">
        <w:rPr>
          <w:noProof w:val="0"/>
        </w:rPr>
        <w:t xml:space="preserve">: </w:t>
      </w:r>
    </w:p>
    <w:p w14:paraId="35D153BB" w14:textId="77777777" w:rsidR="00E816FD" w:rsidRPr="007B0978" w:rsidRDefault="00FD6280" w:rsidP="006E5C45">
      <w:pPr>
        <w:pStyle w:val="ListNumber2"/>
        <w:numPr>
          <w:ilvl w:val="0"/>
          <w:numId w:val="67"/>
        </w:numPr>
      </w:pPr>
      <w:r w:rsidRPr="007B0978">
        <w:t xml:space="preserve">Organization – Organizations are “umbrella” entities; these may be considered the administrative bodies under whose auspices care services are provided such as Healthcare Information Exchanges (HIEs), Integrated Delivery Networks (IDNs), Non-government Organizations (NGOs), faith-based organizations (FBOs) or even a one-physician family practice. An organization has </w:t>
      </w:r>
      <w:proofErr w:type="gramStart"/>
      <w:r w:rsidRPr="007B0978">
        <w:t>a unique</w:t>
      </w:r>
      <w:proofErr w:type="gramEnd"/>
      <w:r w:rsidRPr="007B0978">
        <w:t xml:space="preserve"> identifier and administrative attributes such as contact person, mailing address, etc. An organization may have a parent-child relationship with another organization.</w:t>
      </w:r>
    </w:p>
    <w:p w14:paraId="3A85FEFB" w14:textId="77777777" w:rsidR="00E816FD" w:rsidRPr="007B0978" w:rsidRDefault="00FD6280" w:rsidP="006E5C45">
      <w:pPr>
        <w:pStyle w:val="ListNumber2"/>
        <w:numPr>
          <w:ilvl w:val="0"/>
          <w:numId w:val="67"/>
        </w:numPr>
      </w:pPr>
      <w:r w:rsidRPr="007B0978">
        <w:t>Facility – Facilities are physical care delivery sites such as hospitals, clinics, health outposts, physician offices, labs, pharmacies, etc. A Facility has a unique identifier, geographic attributes (address, geocode), contact attributes, attributes regarding its hours of operation, etc. Each Facility is related to at least one Organization and to at least one Service. A Facility may be related to zero, one or more Providers.</w:t>
      </w:r>
    </w:p>
    <w:p w14:paraId="4193B90D" w14:textId="77777777" w:rsidR="00E816FD" w:rsidRPr="007B0978" w:rsidRDefault="00FD6280" w:rsidP="006E5C45">
      <w:pPr>
        <w:pStyle w:val="ListNumber2"/>
        <w:numPr>
          <w:ilvl w:val="0"/>
          <w:numId w:val="67"/>
        </w:numPr>
      </w:pPr>
      <w:r w:rsidRPr="007B0978">
        <w:t xml:space="preserve">Service – Each care service has a unique identifier. Examples </w:t>
      </w:r>
      <w:proofErr w:type="gramStart"/>
      <w:r w:rsidRPr="007B0978">
        <w:t>include:</w:t>
      </w:r>
      <w:proofErr w:type="gramEnd"/>
      <w:r w:rsidRPr="007B0978">
        <w:t xml:space="preserve"> surgical services, antenatal care services or primary care services. The combination of a Service offered at a Facility may have specific attributes including contact person, hours of operation, etc.</w:t>
      </w:r>
    </w:p>
    <w:p w14:paraId="5B2F07B4" w14:textId="77777777" w:rsidR="00E816FD" w:rsidRPr="007B0978" w:rsidRDefault="00FD6280" w:rsidP="006E5C45">
      <w:pPr>
        <w:pStyle w:val="ListNumber2"/>
        <w:numPr>
          <w:ilvl w:val="0"/>
          <w:numId w:val="67"/>
        </w:numPr>
      </w:pPr>
      <w:r w:rsidRPr="007B0978">
        <w:t xml:space="preserve">Provider – A Provider is a health worker as defined by WHO; a provider might be a physician, nurse, pharmacist, community health worker, district health manager, etc. Providers have contact and demographic attributes. Each Provider is related to at least </w:t>
      </w:r>
      <w:r w:rsidRPr="007B0978">
        <w:lastRenderedPageBreak/>
        <w:t>one Organization and may be related to one or more facilities and services. Specific attributes may be associated with the Provider relationship with these other entities.</w:t>
      </w:r>
    </w:p>
    <w:p w14:paraId="36477861" w14:textId="7441B27E" w:rsidR="00FD6280" w:rsidRPr="007B0978" w:rsidRDefault="00FD6280" w:rsidP="00F22A1E">
      <w:pPr>
        <w:pStyle w:val="BodyText"/>
        <w:rPr>
          <w:noProof w:val="0"/>
        </w:rPr>
      </w:pPr>
      <w:r w:rsidRPr="007B0978">
        <w:rPr>
          <w:noProof w:val="0"/>
        </w:rPr>
        <w:t xml:space="preserve">Because of the </w:t>
      </w:r>
      <w:proofErr w:type="gramStart"/>
      <w:r w:rsidRPr="007B0978">
        <w:rPr>
          <w:noProof w:val="0"/>
        </w:rPr>
        <w:t>particular challenges</w:t>
      </w:r>
      <w:proofErr w:type="gramEnd"/>
      <w:r w:rsidRPr="007B0978">
        <w:rPr>
          <w:noProof w:val="0"/>
        </w:rPr>
        <w:t xml:space="preserve"> regarding the representation of names across multiple languages and in different cultures, attention is drawn to the ITI TF-2a</w:t>
      </w:r>
      <w:r w:rsidR="00A539ED" w:rsidRPr="007B0978">
        <w:rPr>
          <w:noProof w:val="0"/>
        </w:rPr>
        <w:t xml:space="preserve">: </w:t>
      </w:r>
      <w:r w:rsidRPr="007B0978">
        <w:rPr>
          <w:noProof w:val="0"/>
        </w:rPr>
        <w:t>3.24.5.2.3.1. This section in the ITI T</w:t>
      </w:r>
      <w:r w:rsidR="00E7588B" w:rsidRPr="007B0978">
        <w:rPr>
          <w:noProof w:val="0"/>
        </w:rPr>
        <w:t xml:space="preserve">echnical </w:t>
      </w:r>
      <w:r w:rsidRPr="007B0978">
        <w:rPr>
          <w:noProof w:val="0"/>
        </w:rPr>
        <w:t>F</w:t>
      </w:r>
      <w:r w:rsidR="00E7588B" w:rsidRPr="007B0978">
        <w:rPr>
          <w:noProof w:val="0"/>
        </w:rPr>
        <w:t>ramework</w:t>
      </w:r>
      <w:r w:rsidRPr="007B0978">
        <w:rPr>
          <w:noProof w:val="0"/>
        </w:rPr>
        <w:t xml:space="preserve"> describes the use of the language tag as documented in IETF RFC 1766 and the HL7 XCN name data type. The CSD XSD has expressly defined the </w:t>
      </w:r>
      <w:proofErr w:type="spellStart"/>
      <w:r w:rsidRPr="007B0978">
        <w:rPr>
          <w:noProof w:val="0"/>
        </w:rPr>
        <w:t>commonName</w:t>
      </w:r>
      <w:proofErr w:type="spellEnd"/>
      <w:r w:rsidRPr="007B0978">
        <w:rPr>
          <w:noProof w:val="0"/>
        </w:rPr>
        <w:t xml:space="preserve"> element so that implementers may make use of these methods in supporting complex international conventions regarding names.</w:t>
      </w:r>
    </w:p>
    <w:p w14:paraId="6EE201F8" w14:textId="3A843E9E" w:rsidR="00FD6280" w:rsidRPr="007B0978" w:rsidRDefault="00FD6280" w:rsidP="005207C3">
      <w:r w:rsidRPr="007B0978">
        <w:t xml:space="preserve">A top-level view of the CSD </w:t>
      </w:r>
      <w:r w:rsidR="005E006B" w:rsidRPr="007B0978">
        <w:t>Profile</w:t>
      </w:r>
      <w:r w:rsidRPr="007B0978">
        <w:t xml:space="preserve">’s process flow is shown in </w:t>
      </w:r>
      <w:r w:rsidR="005E006B" w:rsidRPr="007B0978">
        <w:t>Figure</w:t>
      </w:r>
      <w:r w:rsidRPr="007B0978">
        <w:t xml:space="preserve"> 35.4.1-2. Interrelated directory content is maintained by the Care Services </w:t>
      </w:r>
      <w:proofErr w:type="spellStart"/>
      <w:r w:rsidRPr="007B0978">
        <w:t>InfoManager</w:t>
      </w:r>
      <w:proofErr w:type="spellEnd"/>
      <w:r w:rsidRPr="007B0978">
        <w:t xml:space="preserve">. The Care Services </w:t>
      </w:r>
      <w:proofErr w:type="spellStart"/>
      <w:r w:rsidRPr="007B0978">
        <w:t>InfoManager</w:t>
      </w:r>
      <w:proofErr w:type="spellEnd"/>
      <w:r w:rsidRPr="007B0978">
        <w:t xml:space="preserve"> routinely obtains new or updated content from the CSD Directories by polling them. These updates refresh a data cache which the </w:t>
      </w:r>
      <w:proofErr w:type="spellStart"/>
      <w:r w:rsidRPr="007B0978">
        <w:t>InfoManager</w:t>
      </w:r>
      <w:proofErr w:type="spellEnd"/>
      <w:r w:rsidRPr="007B0978">
        <w:t xml:space="preserve"> maintains. The </w:t>
      </w:r>
      <w:proofErr w:type="spellStart"/>
      <w:r w:rsidRPr="007B0978">
        <w:t>InfoManager’s</w:t>
      </w:r>
      <w:proofErr w:type="spellEnd"/>
      <w:r w:rsidRPr="007B0978">
        <w:t xml:space="preserve"> cache is refreshed at an appropriate interval specified by the implementing jurisdiction. Implementing jurisdiction will consider the implications of </w:t>
      </w:r>
      <w:proofErr w:type="gramStart"/>
      <w:r w:rsidRPr="007B0978">
        <w:t>out of date</w:t>
      </w:r>
      <w:proofErr w:type="gramEnd"/>
      <w:r w:rsidRPr="007B0978">
        <w:t xml:space="preserve"> information when setting the refresh interval between cache updates. The normal delays in updating directories will also be part of this consideration.</w:t>
      </w:r>
    </w:p>
    <w:p w14:paraId="6F727409" w14:textId="360BB0D8" w:rsidR="00FD6280" w:rsidRPr="007B0978" w:rsidRDefault="00FD6280" w:rsidP="00B96395">
      <w:r w:rsidRPr="007B0978">
        <w:t>The Service Finder is the actor that queries for information about interrelated care services</w:t>
      </w:r>
      <w:r w:rsidR="008B268F" w:rsidRPr="007B0978">
        <w:t xml:space="preserve">. </w:t>
      </w:r>
      <w:r w:rsidRPr="007B0978">
        <w:t xml:space="preserve">These queries are sent to the Care Services </w:t>
      </w:r>
      <w:proofErr w:type="spellStart"/>
      <w:r w:rsidRPr="007B0978">
        <w:t>InfoManager</w:t>
      </w:r>
      <w:proofErr w:type="spellEnd"/>
      <w:r w:rsidRPr="007B0978">
        <w:t xml:space="preserve"> who develops a response based on the content in its cached data store. To execute a content query, a Service Finder </w:t>
      </w:r>
      <w:r w:rsidR="005E006B" w:rsidRPr="007B0978">
        <w:t>Actor</w:t>
      </w:r>
      <w:r w:rsidRPr="007B0978">
        <w:t xml:space="preserve"> invokes a stored query against the </w:t>
      </w:r>
      <w:proofErr w:type="spellStart"/>
      <w:r w:rsidRPr="007B0978">
        <w:t>InfoManager’s</w:t>
      </w:r>
      <w:proofErr w:type="spellEnd"/>
      <w:r w:rsidRPr="007B0978">
        <w:t xml:space="preserve"> </w:t>
      </w:r>
      <w:proofErr w:type="gramStart"/>
      <w:r w:rsidRPr="007B0978">
        <w:t>cached</w:t>
      </w:r>
      <w:proofErr w:type="gramEnd"/>
      <w:r w:rsidRPr="007B0978">
        <w:t xml:space="preserve"> data. Where both actors support the Ad hoc XQuery </w:t>
      </w:r>
      <w:r w:rsidR="005E006B" w:rsidRPr="007B0978">
        <w:t>Option</w:t>
      </w:r>
      <w:r w:rsidRPr="007B0978">
        <w:t xml:space="preserve">, a Service Finder may optionally submit a well-formed XQuery to an </w:t>
      </w:r>
      <w:proofErr w:type="spellStart"/>
      <w:r w:rsidRPr="007B0978">
        <w:t>InfoManager</w:t>
      </w:r>
      <w:proofErr w:type="spellEnd"/>
      <w:r w:rsidRPr="007B0978">
        <w:t xml:space="preserve">, who returns the response in a reply document. </w:t>
      </w:r>
    </w:p>
    <w:p w14:paraId="14DA81AC" w14:textId="1257A056" w:rsidR="00FD6280" w:rsidRPr="007B0978" w:rsidRDefault="00FD6280" w:rsidP="00B96395">
      <w:r w:rsidRPr="007B0978">
        <w:t xml:space="preserve">In addition, a Service Finder that supports the </w:t>
      </w:r>
      <w:proofErr w:type="spellStart"/>
      <w:r w:rsidRPr="007B0978">
        <w:t>FreeBusy</w:t>
      </w:r>
      <w:proofErr w:type="spellEnd"/>
      <w:r w:rsidRPr="007B0978">
        <w:t xml:space="preserve"> </w:t>
      </w:r>
      <w:r w:rsidR="005E006B" w:rsidRPr="007B0978">
        <w:t>Option</w:t>
      </w:r>
      <w:r w:rsidRPr="007B0978">
        <w:t xml:space="preserve"> may submit a </w:t>
      </w:r>
      <w:proofErr w:type="spellStart"/>
      <w:r w:rsidRPr="007B0978">
        <w:t>FreeBusy</w:t>
      </w:r>
      <w:proofErr w:type="spellEnd"/>
      <w:r w:rsidRPr="007B0978">
        <w:t xml:space="preserve"> query to a Service Availability </w:t>
      </w:r>
      <w:r w:rsidR="005E006B" w:rsidRPr="007B0978">
        <w:t>Actor</w:t>
      </w:r>
      <w:r w:rsidRPr="007B0978">
        <w:t xml:space="preserve"> who returns the “busy” time for the Provider or Service in question. The Service Finder may net the busy time against the Provider’s or Service’s operating hours to calculate the “free” (schedulable) time slots which may be available.</w:t>
      </w:r>
    </w:p>
    <w:p w14:paraId="1DAD5577" w14:textId="77777777" w:rsidR="00FD6280" w:rsidRPr="007B0978" w:rsidRDefault="00FD6280" w:rsidP="00B96395"/>
    <w:p w14:paraId="1DB46FA1" w14:textId="77777777" w:rsidR="00FD6280" w:rsidRPr="007B0978" w:rsidRDefault="00FD6280" w:rsidP="00691CBE">
      <w:pPr>
        <w:pStyle w:val="BodyText"/>
        <w:jc w:val="center"/>
        <w:rPr>
          <w:noProof w:val="0"/>
          <w:color w:val="0000FF"/>
        </w:rPr>
      </w:pPr>
      <w:r w:rsidRPr="007B0978">
        <w:rPr>
          <w:noProof w:val="0"/>
          <w:color w:val="0000FF"/>
        </w:rPr>
        <w:lastRenderedPageBreak/>
        <w:t xml:space="preserve"> </w:t>
      </w:r>
      <w:r w:rsidR="003F596D" w:rsidRPr="007B0978">
        <w:drawing>
          <wp:inline distT="0" distB="0" distL="0" distR="0" wp14:anchorId="01470D1C" wp14:editId="5A05F88D">
            <wp:extent cx="6245994" cy="5271338"/>
            <wp:effectExtent l="0" t="0" r="254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250348" cy="5275012"/>
                    </a:xfrm>
                    <a:prstGeom prst="rect">
                      <a:avLst/>
                    </a:prstGeom>
                    <a:noFill/>
                    <a:ln w="9525">
                      <a:noFill/>
                      <a:miter lim="800000"/>
                      <a:headEnd/>
                      <a:tailEnd/>
                    </a:ln>
                  </pic:spPr>
                </pic:pic>
              </a:graphicData>
            </a:graphic>
          </wp:inline>
        </w:drawing>
      </w:r>
    </w:p>
    <w:p w14:paraId="2E2B2C36" w14:textId="77777777" w:rsidR="00FD6280" w:rsidRPr="00E147BD" w:rsidRDefault="00FD6280" w:rsidP="00E54A20">
      <w:pPr>
        <w:pStyle w:val="XMLFragment"/>
        <w:rPr>
          <w:noProof w:val="0"/>
          <w:lang w:val="fr-CA"/>
        </w:rPr>
      </w:pPr>
      <w:r w:rsidRPr="00E147BD">
        <w:rPr>
          <w:noProof w:val="0"/>
          <w:lang w:val="fr-CA"/>
        </w:rPr>
        <w:lastRenderedPageBreak/>
        <w:t>Diagram pseudocode:</w:t>
      </w:r>
    </w:p>
    <w:p w14:paraId="494BDA59" w14:textId="77777777" w:rsidR="00FD6280" w:rsidRPr="00E147BD" w:rsidRDefault="00FD6280" w:rsidP="00E54A20">
      <w:pPr>
        <w:pStyle w:val="XMLFragment"/>
        <w:rPr>
          <w:noProof w:val="0"/>
          <w:lang w:val="fr-CA"/>
        </w:rPr>
      </w:pPr>
    </w:p>
    <w:p w14:paraId="7E047426" w14:textId="77777777" w:rsidR="00FD6280" w:rsidRPr="00E147BD" w:rsidRDefault="00FD6280" w:rsidP="000407F7">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"Care Services </w:t>
      </w:r>
      <w:proofErr w:type="spellStart"/>
      <w:r w:rsidRPr="00E147BD">
        <w:rPr>
          <w:noProof w:val="0"/>
          <w:lang w:val="fr-CA"/>
        </w:rPr>
        <w:t>InfoManager</w:t>
      </w:r>
      <w:proofErr w:type="spellEnd"/>
      <w:r w:rsidRPr="00E147BD">
        <w:rPr>
          <w:noProof w:val="0"/>
          <w:lang w:val="fr-CA"/>
        </w:rPr>
        <w:t>"</w:t>
      </w:r>
    </w:p>
    <w:p w14:paraId="0BE8E49F" w14:textId="77777777" w:rsidR="00FD6280" w:rsidRPr="007B0978" w:rsidRDefault="00FD6280" w:rsidP="000407F7">
      <w:pPr>
        <w:pStyle w:val="XMLFragment"/>
        <w:rPr>
          <w:noProof w:val="0"/>
        </w:rPr>
      </w:pPr>
      <w:proofErr w:type="gramStart"/>
      <w:r w:rsidRPr="007B0978">
        <w:rPr>
          <w:noProof w:val="0"/>
        </w:rPr>
        <w:t>participant</w:t>
      </w:r>
      <w:proofErr w:type="gramEnd"/>
      <w:r w:rsidRPr="007B0978">
        <w:rPr>
          <w:noProof w:val="0"/>
        </w:rPr>
        <w:t xml:space="preserve"> "Care Services Directory"</w:t>
      </w:r>
    </w:p>
    <w:p w14:paraId="00976355" w14:textId="77777777" w:rsidR="00FD6280" w:rsidRPr="007B0978" w:rsidRDefault="00FD6280" w:rsidP="000407F7">
      <w:pPr>
        <w:pStyle w:val="XMLFragment"/>
        <w:rPr>
          <w:noProof w:val="0"/>
        </w:rPr>
      </w:pPr>
    </w:p>
    <w:p w14:paraId="4ACA76DD" w14:textId="04018A9E" w:rsidR="00FD6280" w:rsidRPr="007B0978" w:rsidRDefault="00FD6280" w:rsidP="000407F7">
      <w:pPr>
        <w:pStyle w:val="XMLFragment"/>
        <w:rPr>
          <w:noProof w:val="0"/>
        </w:rPr>
      </w:pPr>
      <w:r w:rsidRPr="007B0978">
        <w:rPr>
          <w:noProof w:val="0"/>
        </w:rPr>
        <w:t>loop on refresh cycle as determined by implementing jurisdiction (</w:t>
      </w:r>
      <w:r w:rsidR="008B268F" w:rsidRPr="007B0978">
        <w:rPr>
          <w:noProof w:val="0"/>
        </w:rPr>
        <w:t>e.g.,</w:t>
      </w:r>
      <w:r w:rsidRPr="007B0978">
        <w:rPr>
          <w:noProof w:val="0"/>
        </w:rPr>
        <w:t xml:space="preserve"> hourly, daily, etc.)</w:t>
      </w:r>
    </w:p>
    <w:p w14:paraId="543EE4F6" w14:textId="77777777" w:rsidR="00FD6280" w:rsidRPr="007B0978" w:rsidRDefault="00FD6280" w:rsidP="000407F7">
      <w:pPr>
        <w:pStyle w:val="XMLFragment"/>
        <w:rPr>
          <w:noProof w:val="0"/>
        </w:rPr>
      </w:pPr>
      <w:r w:rsidRPr="007B0978">
        <w:rPr>
          <w:noProof w:val="0"/>
        </w:rPr>
        <w:t xml:space="preserve"> Care Services </w:t>
      </w:r>
      <w:proofErr w:type="spellStart"/>
      <w:r w:rsidRPr="007B0978">
        <w:rPr>
          <w:noProof w:val="0"/>
        </w:rPr>
        <w:t>InfoManager</w:t>
      </w:r>
      <w:proofErr w:type="spellEnd"/>
      <w:r w:rsidRPr="007B0978">
        <w:rPr>
          <w:noProof w:val="0"/>
        </w:rPr>
        <w:t xml:space="preserve"> -&gt; Care Services Directory: Query for Updated Services </w:t>
      </w:r>
      <w:proofErr w:type="gramStart"/>
      <w:r w:rsidRPr="007B0978">
        <w:rPr>
          <w:noProof w:val="0"/>
        </w:rPr>
        <w:t>request \n(</w:t>
      </w:r>
      <w:proofErr w:type="gramEnd"/>
      <w:r w:rsidRPr="007B0978">
        <w:rPr>
          <w:noProof w:val="0"/>
        </w:rPr>
        <w:t>SOAP message indicating timestamp since last refresh)</w:t>
      </w:r>
    </w:p>
    <w:p w14:paraId="0BE28D28" w14:textId="77777777" w:rsidR="00FD6280" w:rsidRPr="007B0978" w:rsidRDefault="00FD6280" w:rsidP="000407F7">
      <w:pPr>
        <w:pStyle w:val="XMLFragment"/>
        <w:rPr>
          <w:noProof w:val="0"/>
        </w:rPr>
      </w:pPr>
      <w:r w:rsidRPr="007B0978">
        <w:rPr>
          <w:noProof w:val="0"/>
        </w:rPr>
        <w:t xml:space="preserve"> Care Services Directory -&gt; Care Services </w:t>
      </w:r>
      <w:proofErr w:type="spellStart"/>
      <w:r w:rsidRPr="007B0978">
        <w:rPr>
          <w:noProof w:val="0"/>
        </w:rPr>
        <w:t>InfoManager</w:t>
      </w:r>
      <w:proofErr w:type="spellEnd"/>
      <w:r w:rsidRPr="007B0978">
        <w:rPr>
          <w:noProof w:val="0"/>
        </w:rPr>
        <w:t xml:space="preserve">: Query for Updated Services </w:t>
      </w:r>
      <w:proofErr w:type="gramStart"/>
      <w:r w:rsidRPr="007B0978">
        <w:rPr>
          <w:noProof w:val="0"/>
        </w:rPr>
        <w:t>response \n(</w:t>
      </w:r>
      <w:proofErr w:type="gramEnd"/>
      <w:r w:rsidRPr="007B0978">
        <w:rPr>
          <w:noProof w:val="0"/>
        </w:rPr>
        <w:t>XML document with one or more directory elements)</w:t>
      </w:r>
    </w:p>
    <w:p w14:paraId="0D4DFE91" w14:textId="77777777" w:rsidR="00FD6280" w:rsidRPr="007B0978" w:rsidRDefault="00FD6280" w:rsidP="000407F7">
      <w:pPr>
        <w:pStyle w:val="XMLFragment"/>
        <w:rPr>
          <w:noProof w:val="0"/>
        </w:rPr>
      </w:pPr>
      <w:r w:rsidRPr="007B0978">
        <w:rPr>
          <w:noProof w:val="0"/>
        </w:rPr>
        <w:t xml:space="preserve"> 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use the XML document response to \</w:t>
      </w:r>
      <w:proofErr w:type="spellStart"/>
      <w:r w:rsidRPr="007B0978">
        <w:rPr>
          <w:noProof w:val="0"/>
        </w:rPr>
        <w:t>nrefresh</w:t>
      </w:r>
      <w:proofErr w:type="spellEnd"/>
      <w:r w:rsidRPr="007B0978">
        <w:rPr>
          <w:noProof w:val="0"/>
        </w:rPr>
        <w:t xml:space="preserve"> the cached directory information</w:t>
      </w:r>
    </w:p>
    <w:p w14:paraId="042BBBA6" w14:textId="77777777" w:rsidR="00FD6280" w:rsidRPr="007B0978" w:rsidRDefault="00FD6280" w:rsidP="000407F7">
      <w:pPr>
        <w:pStyle w:val="XMLFragment"/>
        <w:rPr>
          <w:noProof w:val="0"/>
        </w:rPr>
      </w:pPr>
      <w:r w:rsidRPr="007B0978">
        <w:rPr>
          <w:noProof w:val="0"/>
        </w:rPr>
        <w:t>end</w:t>
      </w:r>
    </w:p>
    <w:p w14:paraId="1CCA80E9" w14:textId="77777777" w:rsidR="00FD6280" w:rsidRPr="007B0978" w:rsidRDefault="00FD6280" w:rsidP="000407F7">
      <w:pPr>
        <w:pStyle w:val="XMLFragment"/>
        <w:rPr>
          <w:noProof w:val="0"/>
        </w:rPr>
      </w:pPr>
    </w:p>
    <w:p w14:paraId="1FC02790" w14:textId="77777777" w:rsidR="00FD6280" w:rsidRPr="007B0978" w:rsidRDefault="00FD6280" w:rsidP="000407F7">
      <w:pPr>
        <w:pStyle w:val="XMLFragment"/>
        <w:rPr>
          <w:noProof w:val="0"/>
        </w:rPr>
      </w:pPr>
      <w:r w:rsidRPr="007B0978">
        <w:rPr>
          <w:noProof w:val="0"/>
        </w:rPr>
        <w:t>=========================================================================</w:t>
      </w:r>
    </w:p>
    <w:p w14:paraId="29BA8CA4" w14:textId="77777777" w:rsidR="00FD6280" w:rsidRPr="007B0978" w:rsidRDefault="00FD6280" w:rsidP="000407F7">
      <w:pPr>
        <w:pStyle w:val="XMLFragment"/>
        <w:rPr>
          <w:noProof w:val="0"/>
        </w:rPr>
      </w:pPr>
    </w:p>
    <w:p w14:paraId="74B2346F" w14:textId="77777777" w:rsidR="00FD6280" w:rsidRPr="007B0978" w:rsidRDefault="00FD6280" w:rsidP="000407F7">
      <w:pPr>
        <w:pStyle w:val="XMLFragment"/>
        <w:rPr>
          <w:noProof w:val="0"/>
        </w:rPr>
      </w:pPr>
      <w:proofErr w:type="gramStart"/>
      <w:r w:rsidRPr="007B0978">
        <w:rPr>
          <w:noProof w:val="0"/>
        </w:rPr>
        <w:t>participant</w:t>
      </w:r>
      <w:proofErr w:type="gramEnd"/>
      <w:r w:rsidRPr="007B0978">
        <w:rPr>
          <w:noProof w:val="0"/>
        </w:rPr>
        <w:t xml:space="preserve"> "Service Finder"</w:t>
      </w:r>
    </w:p>
    <w:p w14:paraId="739283C0" w14:textId="77777777" w:rsidR="00FD6280" w:rsidRPr="007B0978" w:rsidRDefault="00FD6280" w:rsidP="000407F7">
      <w:pPr>
        <w:pStyle w:val="XMLFragment"/>
        <w:rPr>
          <w:noProof w:val="0"/>
        </w:rPr>
      </w:pPr>
      <w:proofErr w:type="gramStart"/>
      <w:r w:rsidRPr="007B0978">
        <w:rPr>
          <w:noProof w:val="0"/>
        </w:rPr>
        <w:t>participant</w:t>
      </w:r>
      <w:proofErr w:type="gramEnd"/>
      <w:r w:rsidRPr="007B0978">
        <w:rPr>
          <w:noProof w:val="0"/>
        </w:rPr>
        <w:t xml:space="preserve"> "Care Services </w:t>
      </w:r>
      <w:proofErr w:type="spellStart"/>
      <w:r w:rsidRPr="007B0978">
        <w:rPr>
          <w:noProof w:val="0"/>
        </w:rPr>
        <w:t>InfoManager</w:t>
      </w:r>
      <w:proofErr w:type="spellEnd"/>
      <w:r w:rsidRPr="007B0978">
        <w:rPr>
          <w:noProof w:val="0"/>
        </w:rPr>
        <w:t>"</w:t>
      </w:r>
    </w:p>
    <w:p w14:paraId="56D55FA6" w14:textId="77777777" w:rsidR="00FD6280" w:rsidRPr="007B0978" w:rsidRDefault="00FD6280" w:rsidP="000407F7">
      <w:pPr>
        <w:pStyle w:val="XMLFragment"/>
        <w:rPr>
          <w:noProof w:val="0"/>
        </w:rPr>
      </w:pPr>
      <w:proofErr w:type="gramStart"/>
      <w:r w:rsidRPr="007B0978">
        <w:rPr>
          <w:noProof w:val="0"/>
        </w:rPr>
        <w:t>participant</w:t>
      </w:r>
      <w:proofErr w:type="gramEnd"/>
      <w:r w:rsidRPr="007B0978">
        <w:rPr>
          <w:noProof w:val="0"/>
        </w:rPr>
        <w:t xml:space="preserve"> "Service Availability"</w:t>
      </w:r>
    </w:p>
    <w:p w14:paraId="52C349BB" w14:textId="77777777" w:rsidR="00FD6280" w:rsidRPr="007B0978" w:rsidRDefault="00FD6280" w:rsidP="000407F7">
      <w:pPr>
        <w:pStyle w:val="XMLFragment"/>
        <w:rPr>
          <w:noProof w:val="0"/>
        </w:rPr>
      </w:pPr>
    </w:p>
    <w:p w14:paraId="28F07063" w14:textId="77777777" w:rsidR="00FD6280" w:rsidRPr="007B0978" w:rsidRDefault="00FD6280" w:rsidP="000407F7">
      <w:pPr>
        <w:pStyle w:val="XMLFragment"/>
        <w:rPr>
          <w:noProof w:val="0"/>
        </w:rPr>
      </w:pPr>
      <w:r w:rsidRPr="007B0978">
        <w:rPr>
          <w:noProof w:val="0"/>
        </w:rPr>
        <w:t xml:space="preserve">Service Finder -&gt; Care Services </w:t>
      </w:r>
      <w:proofErr w:type="spellStart"/>
      <w:r w:rsidRPr="007B0978">
        <w:rPr>
          <w:noProof w:val="0"/>
        </w:rPr>
        <w:t>InfoManager</w:t>
      </w:r>
      <w:proofErr w:type="spellEnd"/>
      <w:r w:rsidRPr="007B0978">
        <w:rPr>
          <w:noProof w:val="0"/>
        </w:rPr>
        <w:t xml:space="preserve">: Find Matching Services </w:t>
      </w:r>
      <w:proofErr w:type="gramStart"/>
      <w:r w:rsidRPr="007B0978">
        <w:rPr>
          <w:noProof w:val="0"/>
        </w:rPr>
        <w:t>request \n(</w:t>
      </w:r>
      <w:proofErr w:type="gramEnd"/>
      <w:r w:rsidRPr="007B0978">
        <w:rPr>
          <w:noProof w:val="0"/>
        </w:rPr>
        <w:t xml:space="preserve">HTTP POST XML document </w:t>
      </w:r>
      <w:proofErr w:type="gramStart"/>
      <w:r w:rsidRPr="007B0978">
        <w:rPr>
          <w:noProof w:val="0"/>
        </w:rPr>
        <w:t>invoking \</w:t>
      </w:r>
      <w:proofErr w:type="spellStart"/>
      <w:proofErr w:type="gramEnd"/>
      <w:r w:rsidRPr="007B0978">
        <w:rPr>
          <w:noProof w:val="0"/>
        </w:rPr>
        <w:t>nstored</w:t>
      </w:r>
      <w:proofErr w:type="spellEnd"/>
      <w:r w:rsidRPr="007B0978">
        <w:rPr>
          <w:noProof w:val="0"/>
        </w:rPr>
        <w:t xml:space="preserve"> query or optional XQuery)</w:t>
      </w:r>
    </w:p>
    <w:p w14:paraId="2B145D8F" w14:textId="77777777" w:rsidR="00FD6280" w:rsidRPr="007B0978" w:rsidRDefault="00FD6280" w:rsidP="000407F7">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execute query and \</w:t>
      </w:r>
      <w:proofErr w:type="spellStart"/>
      <w:r w:rsidRPr="007B0978">
        <w:rPr>
          <w:noProof w:val="0"/>
        </w:rPr>
        <w:t>nconstruct</w:t>
      </w:r>
      <w:proofErr w:type="spellEnd"/>
      <w:r w:rsidRPr="007B0978">
        <w:rPr>
          <w:noProof w:val="0"/>
        </w:rPr>
        <w:t xml:space="preserve"> results document</w:t>
      </w:r>
    </w:p>
    <w:p w14:paraId="4755F763" w14:textId="77777777" w:rsidR="00FD6280" w:rsidRPr="007B0978" w:rsidRDefault="00FD6280" w:rsidP="000407F7">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Service Finder: Find Matching Services </w:t>
      </w:r>
      <w:proofErr w:type="gramStart"/>
      <w:r w:rsidRPr="007B0978">
        <w:rPr>
          <w:noProof w:val="0"/>
        </w:rPr>
        <w:t>response \n(</w:t>
      </w:r>
      <w:proofErr w:type="gramEnd"/>
      <w:r w:rsidRPr="007B0978">
        <w:rPr>
          <w:noProof w:val="0"/>
        </w:rPr>
        <w:t>document containing query results)</w:t>
      </w:r>
    </w:p>
    <w:p w14:paraId="480072E5" w14:textId="77777777" w:rsidR="00FD6280" w:rsidRPr="007B0978" w:rsidRDefault="00FD6280" w:rsidP="000407F7">
      <w:pPr>
        <w:pStyle w:val="XMLFragment"/>
        <w:rPr>
          <w:noProof w:val="0"/>
        </w:rPr>
      </w:pPr>
    </w:p>
    <w:p w14:paraId="5444A48A" w14:textId="46AED058" w:rsidR="00FD6280" w:rsidRPr="007B0978" w:rsidRDefault="00FD6280" w:rsidP="000407F7">
      <w:pPr>
        <w:pStyle w:val="XMLFragment"/>
        <w:rPr>
          <w:noProof w:val="0"/>
        </w:rPr>
      </w:pPr>
      <w:r w:rsidRPr="007B0978">
        <w:rPr>
          <w:noProof w:val="0"/>
        </w:rPr>
        <w:t xml:space="preserve">opt if </w:t>
      </w:r>
      <w:proofErr w:type="spellStart"/>
      <w:r w:rsidRPr="007B0978">
        <w:rPr>
          <w:noProof w:val="0"/>
        </w:rPr>
        <w:t>FreeBusy</w:t>
      </w:r>
      <w:proofErr w:type="spellEnd"/>
      <w:r w:rsidRPr="007B0978">
        <w:rPr>
          <w:noProof w:val="0"/>
        </w:rPr>
        <w:t xml:space="preserve"> </w:t>
      </w:r>
      <w:r w:rsidR="005E006B" w:rsidRPr="007B0978">
        <w:rPr>
          <w:noProof w:val="0"/>
        </w:rPr>
        <w:t>Option</w:t>
      </w:r>
      <w:r w:rsidRPr="007B0978">
        <w:rPr>
          <w:noProof w:val="0"/>
        </w:rPr>
        <w:t xml:space="preserve"> supported</w:t>
      </w:r>
    </w:p>
    <w:p w14:paraId="68692ACE" w14:textId="77777777" w:rsidR="00FD6280" w:rsidRPr="007B0978" w:rsidRDefault="00FD6280" w:rsidP="000407F7">
      <w:pPr>
        <w:pStyle w:val="XMLFragment"/>
        <w:rPr>
          <w:noProof w:val="0"/>
        </w:rPr>
      </w:pPr>
      <w:r w:rsidRPr="007B0978">
        <w:rPr>
          <w:noProof w:val="0"/>
        </w:rPr>
        <w:t xml:space="preserve"> Service Finder -&gt; Service Availability: Query for </w:t>
      </w:r>
      <w:proofErr w:type="spellStart"/>
      <w:r w:rsidRPr="007B0978">
        <w:rPr>
          <w:noProof w:val="0"/>
        </w:rPr>
        <w:t>FreeBusy</w:t>
      </w:r>
      <w:proofErr w:type="spellEnd"/>
      <w:r w:rsidRPr="007B0978">
        <w:rPr>
          <w:noProof w:val="0"/>
        </w:rPr>
        <w:t xml:space="preserve"> request (</w:t>
      </w:r>
      <w:proofErr w:type="spellStart"/>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request)</w:t>
      </w:r>
    </w:p>
    <w:p w14:paraId="259C1786" w14:textId="77777777" w:rsidR="00FD6280" w:rsidRPr="007B0978" w:rsidRDefault="00FD6280" w:rsidP="000407F7">
      <w:pPr>
        <w:pStyle w:val="XMLFragment"/>
        <w:rPr>
          <w:noProof w:val="0"/>
        </w:rPr>
      </w:pPr>
      <w:r w:rsidRPr="007B0978">
        <w:rPr>
          <w:noProof w:val="0"/>
        </w:rPr>
        <w:t xml:space="preserve"> Service Availability -&gt; Service Finder: Query for </w:t>
      </w:r>
      <w:proofErr w:type="spellStart"/>
      <w:r w:rsidRPr="007B0978">
        <w:rPr>
          <w:noProof w:val="0"/>
        </w:rPr>
        <w:t>FreeBusy</w:t>
      </w:r>
      <w:proofErr w:type="spellEnd"/>
      <w:r w:rsidRPr="007B0978">
        <w:rPr>
          <w:noProof w:val="0"/>
        </w:rPr>
        <w:t xml:space="preserve"> response (</w:t>
      </w:r>
      <w:proofErr w:type="spellStart"/>
      <w:r w:rsidRPr="007B0978">
        <w:rPr>
          <w:noProof w:val="0"/>
        </w:rPr>
        <w:t>vFREEBUSY</w:t>
      </w:r>
      <w:proofErr w:type="spellEnd"/>
      <w:r w:rsidRPr="007B0978">
        <w:rPr>
          <w:noProof w:val="0"/>
        </w:rPr>
        <w:t xml:space="preserve"> results)</w:t>
      </w:r>
    </w:p>
    <w:p w14:paraId="703F3EBA" w14:textId="77777777" w:rsidR="00FD6280" w:rsidRPr="007B0978" w:rsidRDefault="00FD6280">
      <w:pPr>
        <w:pStyle w:val="XMLFragment"/>
        <w:rPr>
          <w:noProof w:val="0"/>
        </w:rPr>
      </w:pPr>
      <w:r w:rsidRPr="007B0978">
        <w:rPr>
          <w:noProof w:val="0"/>
        </w:rPr>
        <w:t>end</w:t>
      </w:r>
    </w:p>
    <w:p w14:paraId="220006FE" w14:textId="17698682" w:rsidR="00BE2692" w:rsidRPr="007B0978" w:rsidRDefault="00FD6280" w:rsidP="00143A4D">
      <w:pPr>
        <w:pStyle w:val="FigureTitle"/>
      </w:pPr>
      <w:bookmarkStart w:id="159" w:name="_Toc253489445"/>
      <w:bookmarkStart w:id="160" w:name="_Toc358800542"/>
      <w:bookmarkStart w:id="161" w:name="_Toc358800615"/>
      <w:bookmarkEnd w:id="143"/>
      <w:bookmarkEnd w:id="144"/>
      <w:bookmarkEnd w:id="145"/>
      <w:bookmarkEnd w:id="155"/>
      <w:bookmarkEnd w:id="156"/>
      <w:r w:rsidRPr="007B0978">
        <w:t>Figure 35.4.1-2: Process Flow</w:t>
      </w:r>
    </w:p>
    <w:p w14:paraId="1C6BE732" w14:textId="77777777" w:rsidR="00FD6280" w:rsidRPr="007B0978" w:rsidRDefault="00FD6280" w:rsidP="0080130C">
      <w:pPr>
        <w:pStyle w:val="Heading3"/>
        <w:numPr>
          <w:ilvl w:val="0"/>
          <w:numId w:val="0"/>
        </w:numPr>
        <w:rPr>
          <w:noProof w:val="0"/>
        </w:rPr>
      </w:pPr>
      <w:bookmarkStart w:id="162" w:name="_Toc461203681"/>
      <w:r w:rsidRPr="007B0978">
        <w:rPr>
          <w:noProof w:val="0"/>
        </w:rPr>
        <w:t>35.4.2 Use Cases</w:t>
      </w:r>
      <w:bookmarkEnd w:id="159"/>
      <w:bookmarkEnd w:id="160"/>
      <w:bookmarkEnd w:id="161"/>
      <w:bookmarkEnd w:id="162"/>
    </w:p>
    <w:p w14:paraId="729135BD" w14:textId="77777777" w:rsidR="00FD6280" w:rsidRPr="007B0978" w:rsidRDefault="00FD6280">
      <w:pPr>
        <w:pStyle w:val="BodyText"/>
        <w:rPr>
          <w:noProof w:val="0"/>
        </w:rPr>
      </w:pPr>
      <w:r w:rsidRPr="007B0978">
        <w:rPr>
          <w:noProof w:val="0"/>
        </w:rPr>
        <w:t>There are two “exemplary” use cases for the CSD Profile: health human resource management and clinical provider appointment availability. These two use cases illustrate using CSD to query across related provider and facility data and using the profile to search for the soonest available appointment time slot for a specific type of clinical specialist.</w:t>
      </w:r>
    </w:p>
    <w:p w14:paraId="47C785ED" w14:textId="77777777" w:rsidR="00FD6280" w:rsidRPr="007B0978" w:rsidRDefault="00FD6280" w:rsidP="00B96395">
      <w:pPr>
        <w:pStyle w:val="Heading4"/>
        <w:numPr>
          <w:ilvl w:val="0"/>
          <w:numId w:val="0"/>
        </w:numPr>
        <w:rPr>
          <w:noProof w:val="0"/>
        </w:rPr>
      </w:pPr>
      <w:bookmarkStart w:id="163" w:name="_Toc461203682"/>
      <w:r w:rsidRPr="007B0978">
        <w:rPr>
          <w:noProof w:val="0"/>
        </w:rPr>
        <w:t>35.4.2.1 Use Case #1 Health Worker Staff Levels Report</w:t>
      </w:r>
      <w:bookmarkEnd w:id="163"/>
    </w:p>
    <w:p w14:paraId="4C69AF16" w14:textId="77777777" w:rsidR="00FD6280" w:rsidRPr="007B0978" w:rsidRDefault="00FD6280" w:rsidP="00034989">
      <w:pPr>
        <w:pStyle w:val="Heading5"/>
        <w:numPr>
          <w:ilvl w:val="0"/>
          <w:numId w:val="0"/>
        </w:numPr>
        <w:rPr>
          <w:noProof w:val="0"/>
        </w:rPr>
      </w:pPr>
      <w:bookmarkStart w:id="164" w:name="_Toc345074662"/>
      <w:bookmarkStart w:id="165" w:name="_Toc461203683"/>
      <w:r w:rsidRPr="007B0978">
        <w:rPr>
          <w:noProof w:val="0"/>
        </w:rPr>
        <w:t>35.4.2.1.1 Health Worker Staff Levels</w:t>
      </w:r>
      <w:r w:rsidRPr="007B0978">
        <w:rPr>
          <w:bCs/>
          <w:noProof w:val="0"/>
        </w:rPr>
        <w:t xml:space="preserve"> </w:t>
      </w:r>
      <w:r w:rsidRPr="007B0978">
        <w:rPr>
          <w:noProof w:val="0"/>
        </w:rPr>
        <w:t>Use Case Description</w:t>
      </w:r>
      <w:bookmarkEnd w:id="164"/>
      <w:bookmarkEnd w:id="165"/>
    </w:p>
    <w:p w14:paraId="0D6EBE9B" w14:textId="77777777" w:rsidR="00FD6280" w:rsidRPr="007B0978" w:rsidRDefault="00FD6280" w:rsidP="00BD1E16">
      <w:pPr>
        <w:pStyle w:val="BodyText"/>
        <w:rPr>
          <w:noProof w:val="0"/>
        </w:rPr>
      </w:pPr>
      <w:r w:rsidRPr="007B0978">
        <w:rPr>
          <w:noProof w:val="0"/>
        </w:rPr>
        <w:t xml:space="preserve">A district health (DH) manager wishes to generate a listing of the health worker staffing levels for each facility in his district. These data should be summarized by health worker type (e.g., community health worker, nurse </w:t>
      </w:r>
      <w:proofErr w:type="gramStart"/>
      <w:r w:rsidRPr="007B0978">
        <w:rPr>
          <w:noProof w:val="0"/>
        </w:rPr>
        <w:t>assistant</w:t>
      </w:r>
      <w:proofErr w:type="gramEnd"/>
      <w:r w:rsidRPr="007B0978">
        <w:rPr>
          <w:noProof w:val="0"/>
        </w:rPr>
        <w:t xml:space="preserve">, nurse, physician, etc.). </w:t>
      </w:r>
    </w:p>
    <w:p w14:paraId="6C92EB17" w14:textId="77777777" w:rsidR="00FD6280" w:rsidRPr="007B0978" w:rsidRDefault="00FD6280" w:rsidP="00B96395">
      <w:pPr>
        <w:pStyle w:val="Heading5"/>
        <w:numPr>
          <w:ilvl w:val="0"/>
          <w:numId w:val="0"/>
        </w:numPr>
        <w:rPr>
          <w:noProof w:val="0"/>
        </w:rPr>
      </w:pPr>
      <w:bookmarkStart w:id="166" w:name="_Toc461203684"/>
      <w:r w:rsidRPr="007B0978">
        <w:rPr>
          <w:noProof w:val="0"/>
        </w:rPr>
        <w:t>35.4.2.1.2 Health Worker Staff Levels Report Process Flow</w:t>
      </w:r>
      <w:bookmarkEnd w:id="166"/>
    </w:p>
    <w:p w14:paraId="5B51C6B1" w14:textId="77777777" w:rsidR="00FD6280" w:rsidRPr="007B0978" w:rsidRDefault="00FD6280" w:rsidP="00B96395">
      <w:pPr>
        <w:pStyle w:val="ListBullet2"/>
        <w:numPr>
          <w:ilvl w:val="0"/>
          <w:numId w:val="33"/>
        </w:numPr>
      </w:pPr>
      <w:r w:rsidRPr="007B0978">
        <w:t xml:space="preserve">The district health information system, acting as a Service Finder, invokes an implementation-specific stored query on the Care Services </w:t>
      </w:r>
      <w:proofErr w:type="spellStart"/>
      <w:r w:rsidRPr="007B0978">
        <w:t>InfoManager</w:t>
      </w:r>
      <w:proofErr w:type="spellEnd"/>
      <w:r w:rsidRPr="007B0978">
        <w:t>. It passes the appropriate query parameters indicating the district of interest and other data.</w:t>
      </w:r>
    </w:p>
    <w:p w14:paraId="6B405F85" w14:textId="77777777" w:rsidR="00FD6280" w:rsidRPr="007B0978" w:rsidRDefault="00FD6280" w:rsidP="00B96395">
      <w:pPr>
        <w:pStyle w:val="ListBullet2"/>
        <w:numPr>
          <w:ilvl w:val="0"/>
          <w:numId w:val="33"/>
        </w:numPr>
      </w:pPr>
      <w:r w:rsidRPr="007B0978">
        <w:lastRenderedPageBreak/>
        <w:t xml:space="preserve">The Care Services </w:t>
      </w:r>
      <w:proofErr w:type="spellStart"/>
      <w:r w:rsidRPr="007B0978">
        <w:t>InfoManager</w:t>
      </w:r>
      <w:proofErr w:type="spellEnd"/>
      <w:r w:rsidRPr="007B0978">
        <w:t xml:space="preserve"> executes the stored query and returns the results to the district health information system. The district health information system presents the query results to the DH manager for analysis and/or reporting.</w:t>
      </w:r>
    </w:p>
    <w:p w14:paraId="1F9D6EC0" w14:textId="3B7B9649" w:rsidR="00FD6280" w:rsidRPr="007B0978" w:rsidRDefault="00FD6280" w:rsidP="00B96395">
      <w:pPr>
        <w:pStyle w:val="BodyText"/>
        <w:keepNext/>
        <w:rPr>
          <w:noProof w:val="0"/>
        </w:rPr>
      </w:pPr>
      <w:r w:rsidRPr="007B0978">
        <w:rPr>
          <w:noProof w:val="0"/>
        </w:rPr>
        <w:t xml:space="preserve">The interactions between the various actors in </w:t>
      </w:r>
      <w:proofErr w:type="gramStart"/>
      <w:r w:rsidRPr="007B0978">
        <w:rPr>
          <w:noProof w:val="0"/>
        </w:rPr>
        <w:t>this use</w:t>
      </w:r>
      <w:proofErr w:type="gramEnd"/>
      <w:r w:rsidRPr="007B0978">
        <w:rPr>
          <w:noProof w:val="0"/>
        </w:rPr>
        <w:t xml:space="preserve"> case are shown in </w:t>
      </w:r>
      <w:r w:rsidR="005E006B" w:rsidRPr="007B0978">
        <w:rPr>
          <w:noProof w:val="0"/>
        </w:rPr>
        <w:t>Figure</w:t>
      </w:r>
      <w:r w:rsidRPr="007B0978">
        <w:rPr>
          <w:noProof w:val="0"/>
        </w:rPr>
        <w:t xml:space="preserve"> 35.4.2.1.2-1.</w:t>
      </w:r>
    </w:p>
    <w:p w14:paraId="75AE71EC" w14:textId="77777777" w:rsidR="00FD6280" w:rsidRPr="007B0978" w:rsidRDefault="003F596D" w:rsidP="00B96395">
      <w:pPr>
        <w:pStyle w:val="BodyText"/>
        <w:keepNext/>
        <w:jc w:val="center"/>
        <w:rPr>
          <w:noProof w:val="0"/>
        </w:rPr>
      </w:pPr>
      <w:r w:rsidRPr="007B0978">
        <w:drawing>
          <wp:inline distT="0" distB="0" distL="0" distR="0" wp14:anchorId="1D217B87" wp14:editId="288CB6A9">
            <wp:extent cx="5932170" cy="3950970"/>
            <wp:effectExtent l="19050" t="0" r="0" b="0"/>
            <wp:docPr id="6" name="Picture 6" descr="http://localhost:1086/index.php?img=msc90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1086/index.php?img=msc9027.tmp"/>
                    <pic:cNvPicPr>
                      <a:picLocks noChangeAspect="1" noChangeArrowheads="1"/>
                    </pic:cNvPicPr>
                  </pic:nvPicPr>
                  <pic:blipFill>
                    <a:blip r:embed="rId21"/>
                    <a:srcRect/>
                    <a:stretch>
                      <a:fillRect/>
                    </a:stretch>
                  </pic:blipFill>
                  <pic:spPr bwMode="auto">
                    <a:xfrm>
                      <a:off x="0" y="0"/>
                      <a:ext cx="5932170" cy="3950970"/>
                    </a:xfrm>
                    <a:prstGeom prst="rect">
                      <a:avLst/>
                    </a:prstGeom>
                    <a:noFill/>
                    <a:ln w="9525">
                      <a:noFill/>
                      <a:miter lim="800000"/>
                      <a:headEnd/>
                      <a:tailEnd/>
                    </a:ln>
                  </pic:spPr>
                </pic:pic>
              </a:graphicData>
            </a:graphic>
          </wp:inline>
        </w:drawing>
      </w:r>
    </w:p>
    <w:p w14:paraId="40555116" w14:textId="77777777" w:rsidR="00FD6280" w:rsidRPr="00E147BD" w:rsidRDefault="00FD6280" w:rsidP="001D0CC6">
      <w:pPr>
        <w:pStyle w:val="XMLFragment"/>
        <w:rPr>
          <w:noProof w:val="0"/>
          <w:lang w:val="fr-CA"/>
        </w:rPr>
      </w:pPr>
      <w:r w:rsidRPr="00E147BD">
        <w:rPr>
          <w:noProof w:val="0"/>
          <w:lang w:val="fr-CA"/>
        </w:rPr>
        <w:t>Diagram pseudocode:</w:t>
      </w:r>
    </w:p>
    <w:p w14:paraId="241497A1" w14:textId="77777777" w:rsidR="00FD6280" w:rsidRPr="00E147BD" w:rsidRDefault="00FD6280" w:rsidP="001D0CC6">
      <w:pPr>
        <w:pStyle w:val="XMLFragment"/>
        <w:rPr>
          <w:noProof w:val="0"/>
          <w:lang w:val="fr-CA"/>
        </w:rPr>
      </w:pPr>
    </w:p>
    <w:p w14:paraId="4509BEC6" w14:textId="77777777" w:rsidR="00FD6280" w:rsidRPr="00E147BD" w:rsidRDefault="00FD6280" w:rsidP="001D0CC6">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"DH Manager"</w:t>
      </w:r>
    </w:p>
    <w:p w14:paraId="21E8901E" w14:textId="77777777" w:rsidR="00FD6280" w:rsidRPr="00E147BD" w:rsidRDefault="00FD6280" w:rsidP="001D0CC6">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DHIS</w:t>
      </w:r>
    </w:p>
    <w:p w14:paraId="71ED8EBC" w14:textId="77777777" w:rsidR="00FD6280" w:rsidRPr="00E147BD" w:rsidRDefault="00FD6280" w:rsidP="001D0CC6">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"Care Services </w:t>
      </w:r>
      <w:proofErr w:type="spellStart"/>
      <w:r w:rsidRPr="00E147BD">
        <w:rPr>
          <w:noProof w:val="0"/>
          <w:lang w:val="fr-CA"/>
        </w:rPr>
        <w:t>InfoManager</w:t>
      </w:r>
      <w:proofErr w:type="spellEnd"/>
      <w:r w:rsidRPr="00E147BD">
        <w:rPr>
          <w:noProof w:val="0"/>
          <w:lang w:val="fr-CA"/>
        </w:rPr>
        <w:t>"</w:t>
      </w:r>
    </w:p>
    <w:p w14:paraId="4189B935" w14:textId="77777777" w:rsidR="00FD6280" w:rsidRPr="00E147BD" w:rsidRDefault="00FD6280" w:rsidP="001D0CC6">
      <w:pPr>
        <w:pStyle w:val="XMLFragment"/>
        <w:rPr>
          <w:noProof w:val="0"/>
          <w:lang w:val="fr-CA"/>
        </w:rPr>
      </w:pPr>
    </w:p>
    <w:p w14:paraId="5B930A48" w14:textId="77777777" w:rsidR="00FD6280" w:rsidRPr="007B0978" w:rsidRDefault="00FD6280" w:rsidP="001D0CC6">
      <w:pPr>
        <w:pStyle w:val="XMLFragment"/>
        <w:rPr>
          <w:noProof w:val="0"/>
        </w:rPr>
      </w:pPr>
      <w:r w:rsidRPr="007B0978">
        <w:rPr>
          <w:noProof w:val="0"/>
        </w:rPr>
        <w:t>DH Manager -&gt; DHIS: select from menu of pre-configured \</w:t>
      </w:r>
      <w:proofErr w:type="spellStart"/>
      <w:r w:rsidRPr="007B0978">
        <w:rPr>
          <w:noProof w:val="0"/>
        </w:rPr>
        <w:t>nqueries</w:t>
      </w:r>
      <w:proofErr w:type="spellEnd"/>
      <w:r w:rsidRPr="007B0978">
        <w:rPr>
          <w:noProof w:val="0"/>
        </w:rPr>
        <w:t>; indicate parameters</w:t>
      </w:r>
    </w:p>
    <w:p w14:paraId="32FE58CE" w14:textId="77777777" w:rsidR="00FD6280" w:rsidRPr="007B0978" w:rsidRDefault="00FD6280" w:rsidP="001D0CC6">
      <w:pPr>
        <w:pStyle w:val="XMLFragment"/>
        <w:rPr>
          <w:noProof w:val="0"/>
        </w:rPr>
      </w:pPr>
    </w:p>
    <w:p w14:paraId="62A198D9" w14:textId="77777777" w:rsidR="00FD6280" w:rsidRPr="007B0978" w:rsidRDefault="00FD6280" w:rsidP="001D0CC6">
      <w:pPr>
        <w:pStyle w:val="XMLFragment"/>
        <w:rPr>
          <w:noProof w:val="0"/>
        </w:rPr>
      </w:pPr>
      <w:r w:rsidRPr="007B0978">
        <w:rPr>
          <w:noProof w:val="0"/>
        </w:rPr>
        <w:t>state over DHIS: acting as \</w:t>
      </w:r>
      <w:proofErr w:type="spellStart"/>
      <w:r w:rsidRPr="007B0978">
        <w:rPr>
          <w:noProof w:val="0"/>
        </w:rPr>
        <w:t>nService</w:t>
      </w:r>
      <w:proofErr w:type="spellEnd"/>
      <w:r w:rsidRPr="007B0978">
        <w:rPr>
          <w:noProof w:val="0"/>
        </w:rPr>
        <w:t xml:space="preserve"> Finder</w:t>
      </w:r>
    </w:p>
    <w:p w14:paraId="6C7197A5" w14:textId="77777777" w:rsidR="00FD6280" w:rsidRPr="007B0978" w:rsidRDefault="00FD6280" w:rsidP="001D0CC6">
      <w:pPr>
        <w:pStyle w:val="XMLFragment"/>
        <w:rPr>
          <w:noProof w:val="0"/>
        </w:rPr>
      </w:pPr>
    </w:p>
    <w:p w14:paraId="5CD37479" w14:textId="77777777" w:rsidR="00FD6280" w:rsidRPr="007B0978" w:rsidRDefault="00FD6280" w:rsidP="001D0CC6">
      <w:pPr>
        <w:pStyle w:val="XMLFragment"/>
        <w:rPr>
          <w:noProof w:val="0"/>
        </w:rPr>
      </w:pPr>
      <w:r w:rsidRPr="007B0978">
        <w:rPr>
          <w:noProof w:val="0"/>
        </w:rPr>
        <w:t xml:space="preserve">DHIS -&gt; Care Services </w:t>
      </w:r>
      <w:proofErr w:type="spellStart"/>
      <w:r w:rsidRPr="007B0978">
        <w:rPr>
          <w:noProof w:val="0"/>
        </w:rPr>
        <w:t>InfoManager</w:t>
      </w:r>
      <w:proofErr w:type="spellEnd"/>
      <w:r w:rsidRPr="007B0978">
        <w:rPr>
          <w:noProof w:val="0"/>
        </w:rPr>
        <w:t>: Find Matching Services request \</w:t>
      </w:r>
      <w:proofErr w:type="spellStart"/>
      <w:r w:rsidRPr="007B0978">
        <w:rPr>
          <w:noProof w:val="0"/>
        </w:rPr>
        <w:t>nspecifying</w:t>
      </w:r>
      <w:proofErr w:type="spellEnd"/>
      <w:r w:rsidRPr="007B0978">
        <w:rPr>
          <w:noProof w:val="0"/>
        </w:rPr>
        <w:t xml:space="preserve"> stored query parameters</w:t>
      </w:r>
    </w:p>
    <w:p w14:paraId="37283693" w14:textId="77777777" w:rsidR="00FD6280" w:rsidRPr="007B0978" w:rsidRDefault="00FD6280" w:rsidP="001D0CC6">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execute stored query</w:t>
      </w:r>
    </w:p>
    <w:p w14:paraId="1CC27F78" w14:textId="77777777" w:rsidR="00FD6280" w:rsidRPr="007B0978" w:rsidRDefault="00FD6280" w:rsidP="001D0CC6">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DHIS: Find Matching Services </w:t>
      </w:r>
      <w:proofErr w:type="gramStart"/>
      <w:r w:rsidRPr="007B0978">
        <w:rPr>
          <w:noProof w:val="0"/>
        </w:rPr>
        <w:t>response \n(</w:t>
      </w:r>
      <w:proofErr w:type="gramEnd"/>
      <w:r w:rsidRPr="007B0978">
        <w:rPr>
          <w:noProof w:val="0"/>
        </w:rPr>
        <w:t>XML document containing query results)</w:t>
      </w:r>
    </w:p>
    <w:p w14:paraId="6CA0DECE" w14:textId="77777777" w:rsidR="00FD6280" w:rsidRPr="007B0978" w:rsidRDefault="00FD6280" w:rsidP="001D0CC6">
      <w:pPr>
        <w:pStyle w:val="XMLFragment"/>
        <w:rPr>
          <w:noProof w:val="0"/>
        </w:rPr>
      </w:pPr>
      <w:r w:rsidRPr="007B0978">
        <w:rPr>
          <w:noProof w:val="0"/>
        </w:rPr>
        <w:t>DHIS -&gt; DHIS: internal processing \</w:t>
      </w:r>
      <w:proofErr w:type="spellStart"/>
      <w:r w:rsidRPr="007B0978">
        <w:rPr>
          <w:noProof w:val="0"/>
        </w:rPr>
        <w:t>nof</w:t>
      </w:r>
      <w:proofErr w:type="spellEnd"/>
      <w:r w:rsidRPr="007B0978">
        <w:rPr>
          <w:noProof w:val="0"/>
        </w:rPr>
        <w:t xml:space="preserve"> returned XML document</w:t>
      </w:r>
    </w:p>
    <w:p w14:paraId="72907839" w14:textId="77777777" w:rsidR="00FD6280" w:rsidRPr="007B0978" w:rsidRDefault="00FD6280">
      <w:pPr>
        <w:pStyle w:val="XMLFragment"/>
        <w:rPr>
          <w:noProof w:val="0"/>
        </w:rPr>
      </w:pPr>
      <w:r w:rsidRPr="007B0978">
        <w:rPr>
          <w:noProof w:val="0"/>
        </w:rPr>
        <w:t>DHIS -&gt; DH Manager: display query results for \</w:t>
      </w:r>
      <w:proofErr w:type="spellStart"/>
      <w:r w:rsidRPr="007B0978">
        <w:rPr>
          <w:noProof w:val="0"/>
        </w:rPr>
        <w:t>nanalysis</w:t>
      </w:r>
      <w:proofErr w:type="spellEnd"/>
      <w:r w:rsidRPr="007B0978">
        <w:rPr>
          <w:noProof w:val="0"/>
        </w:rPr>
        <w:t xml:space="preserve"> and/or reporting</w:t>
      </w:r>
    </w:p>
    <w:p w14:paraId="2B61186C" w14:textId="77777777" w:rsidR="00FD6280" w:rsidRPr="007B0978" w:rsidRDefault="00FD6280" w:rsidP="00E54A20">
      <w:pPr>
        <w:pStyle w:val="FigureTitle"/>
      </w:pPr>
      <w:r w:rsidRPr="007B0978">
        <w:t>Figure 35.4.2.1.2-1: Health Worker Staff Levels Use Case</w:t>
      </w:r>
    </w:p>
    <w:p w14:paraId="1BBE57A9" w14:textId="77777777" w:rsidR="00BE2692" w:rsidRPr="007B0978" w:rsidRDefault="00BE2692" w:rsidP="00AE7FE0">
      <w:pPr>
        <w:pStyle w:val="BodyText"/>
        <w:rPr>
          <w:noProof w:val="0"/>
        </w:rPr>
      </w:pPr>
    </w:p>
    <w:p w14:paraId="46F2A87F" w14:textId="77777777" w:rsidR="00FD6280" w:rsidRPr="007B0978" w:rsidRDefault="00FD6280" w:rsidP="00B96395">
      <w:pPr>
        <w:pStyle w:val="Heading4"/>
        <w:numPr>
          <w:ilvl w:val="0"/>
          <w:numId w:val="0"/>
        </w:numPr>
        <w:rPr>
          <w:noProof w:val="0"/>
        </w:rPr>
      </w:pPr>
      <w:bookmarkStart w:id="167" w:name="_Toc461203685"/>
      <w:r w:rsidRPr="007B0978">
        <w:rPr>
          <w:noProof w:val="0"/>
        </w:rPr>
        <w:lastRenderedPageBreak/>
        <w:t>35.4.2.2 Use Case #2: Provider Availability Query</w:t>
      </w:r>
      <w:bookmarkEnd w:id="167"/>
    </w:p>
    <w:p w14:paraId="6636F1FE" w14:textId="77777777" w:rsidR="00FD6280" w:rsidRPr="007B0978" w:rsidRDefault="00FD6280" w:rsidP="00B96395">
      <w:pPr>
        <w:pStyle w:val="Heading5"/>
        <w:numPr>
          <w:ilvl w:val="0"/>
          <w:numId w:val="0"/>
        </w:numPr>
        <w:rPr>
          <w:noProof w:val="0"/>
        </w:rPr>
      </w:pPr>
      <w:bookmarkStart w:id="168" w:name="_Toc461203686"/>
      <w:r w:rsidRPr="007B0978">
        <w:rPr>
          <w:noProof w:val="0"/>
        </w:rPr>
        <w:t>35.4.2.2.1 Provider Availability Query Use Case Description</w:t>
      </w:r>
      <w:bookmarkEnd w:id="168"/>
    </w:p>
    <w:p w14:paraId="64EE7FA7" w14:textId="77777777" w:rsidR="00FD6280" w:rsidRPr="007B0978" w:rsidRDefault="00FD6280" w:rsidP="00B96395">
      <w:pPr>
        <w:pStyle w:val="BodyText"/>
        <w:tabs>
          <w:tab w:val="num" w:pos="720"/>
        </w:tabs>
        <w:rPr>
          <w:noProof w:val="0"/>
        </w:rPr>
      </w:pPr>
      <w:r w:rsidRPr="007B0978">
        <w:rPr>
          <w:noProof w:val="0"/>
        </w:rPr>
        <w:t>The patient, David Lambert, consults with his physician who recommends surgery</w:t>
      </w:r>
      <w:r w:rsidR="008B268F" w:rsidRPr="007B0978">
        <w:rPr>
          <w:noProof w:val="0"/>
        </w:rPr>
        <w:t xml:space="preserve">. </w:t>
      </w:r>
      <w:r w:rsidRPr="007B0978">
        <w:rPr>
          <w:noProof w:val="0"/>
        </w:rPr>
        <w:t>The patient needs to find a suitable surgeon, taking into consideration the location and availability of the surgeons.</w:t>
      </w:r>
    </w:p>
    <w:p w14:paraId="2CA41677" w14:textId="77777777" w:rsidR="00FD6280" w:rsidRPr="007B0978" w:rsidRDefault="00FD6280" w:rsidP="00B96395">
      <w:pPr>
        <w:pStyle w:val="Heading5"/>
        <w:numPr>
          <w:ilvl w:val="0"/>
          <w:numId w:val="0"/>
        </w:numPr>
        <w:rPr>
          <w:noProof w:val="0"/>
        </w:rPr>
      </w:pPr>
      <w:bookmarkStart w:id="169" w:name="_Toc461203687"/>
      <w:r w:rsidRPr="007B0978">
        <w:rPr>
          <w:noProof w:val="0"/>
        </w:rPr>
        <w:t>35.4.2.2</w:t>
      </w:r>
      <w:proofErr w:type="gramStart"/>
      <w:r w:rsidRPr="007B0978">
        <w:rPr>
          <w:noProof w:val="0"/>
        </w:rPr>
        <w:t>.2</w:t>
      </w:r>
      <w:proofErr w:type="gramEnd"/>
      <w:r w:rsidRPr="007B0978">
        <w:rPr>
          <w:noProof w:val="0"/>
        </w:rPr>
        <w:t xml:space="preserve"> Provider Availability Query Process Flow</w:t>
      </w:r>
      <w:bookmarkEnd w:id="169"/>
    </w:p>
    <w:p w14:paraId="2DFEA32E" w14:textId="77777777" w:rsidR="00FD6280" w:rsidRPr="007B0978" w:rsidRDefault="00FD6280" w:rsidP="00B96395">
      <w:pPr>
        <w:pStyle w:val="ListBullet2"/>
        <w:numPr>
          <w:ilvl w:val="0"/>
          <w:numId w:val="33"/>
        </w:numPr>
      </w:pPr>
      <w:r w:rsidRPr="007B0978">
        <w:t xml:space="preserve">David Lambert sees his family physician, Dr. Black, regarding a recent knee injury. </w:t>
      </w:r>
    </w:p>
    <w:p w14:paraId="1CC6EE49" w14:textId="77777777" w:rsidR="00FD6280" w:rsidRPr="007B0978" w:rsidRDefault="00FD6280" w:rsidP="00B96395">
      <w:pPr>
        <w:pStyle w:val="ListBullet2"/>
        <w:numPr>
          <w:ilvl w:val="0"/>
          <w:numId w:val="33"/>
        </w:numPr>
      </w:pPr>
      <w:r w:rsidRPr="007B0978">
        <w:t xml:space="preserve">Dr. Black diagnoses the problem as a torn ACL and decides to refer David to an orthopedic surgeon. </w:t>
      </w:r>
    </w:p>
    <w:p w14:paraId="16B02071" w14:textId="77777777" w:rsidR="00FD6280" w:rsidRPr="007B0978" w:rsidRDefault="00FD6280" w:rsidP="00B96395">
      <w:pPr>
        <w:pStyle w:val="ListBullet2"/>
        <w:numPr>
          <w:ilvl w:val="0"/>
          <w:numId w:val="33"/>
        </w:numPr>
      </w:pPr>
      <w:r w:rsidRPr="007B0978">
        <w:t xml:space="preserve">Dr. Black uses his EMR query tool, which implements a Service Finder Actor, to search for orthopedic surgeons within 30km of David’s home who have available </w:t>
      </w:r>
      <w:proofErr w:type="gramStart"/>
      <w:r w:rsidRPr="007B0978">
        <w:t>consult</w:t>
      </w:r>
      <w:proofErr w:type="gramEnd"/>
      <w:r w:rsidRPr="007B0978">
        <w:t xml:space="preserve"> timeslots in the next 30 days. </w:t>
      </w:r>
    </w:p>
    <w:p w14:paraId="7DD9522F" w14:textId="77777777" w:rsidR="00FD6280" w:rsidRPr="007B0978" w:rsidRDefault="00FD6280" w:rsidP="00B96395">
      <w:pPr>
        <w:pStyle w:val="ListBullet2"/>
        <w:numPr>
          <w:ilvl w:val="0"/>
          <w:numId w:val="33"/>
        </w:numPr>
      </w:pPr>
      <w:r w:rsidRPr="007B0978">
        <w:t xml:space="preserve">The EMR retrieves the information and </w:t>
      </w:r>
      <w:proofErr w:type="gramStart"/>
      <w:r w:rsidRPr="007B0978">
        <w:t>display</w:t>
      </w:r>
      <w:proofErr w:type="gramEnd"/>
      <w:r w:rsidRPr="007B0978">
        <w:t xml:space="preserve"> it to Dr. Black.</w:t>
      </w:r>
    </w:p>
    <w:p w14:paraId="1532CBB0" w14:textId="77777777" w:rsidR="00FD6280" w:rsidRPr="007B0978" w:rsidRDefault="00FD6280" w:rsidP="00B96395">
      <w:pPr>
        <w:pStyle w:val="ListBullet2"/>
        <w:numPr>
          <w:ilvl w:val="0"/>
          <w:numId w:val="33"/>
        </w:numPr>
      </w:pPr>
      <w:r w:rsidRPr="007B0978">
        <w:t xml:space="preserve">David and Dr. Black decide on an orthopedic surgeon; Dr. Black prepares an </w:t>
      </w:r>
      <w:proofErr w:type="spellStart"/>
      <w:r w:rsidRPr="007B0978">
        <w:t>eReferral</w:t>
      </w:r>
      <w:proofErr w:type="spellEnd"/>
      <w:r w:rsidRPr="007B0978">
        <w:t>.</w:t>
      </w:r>
    </w:p>
    <w:p w14:paraId="58BCE718" w14:textId="0F4151F4" w:rsidR="00FD6280" w:rsidRPr="007B0978" w:rsidRDefault="00FD6280">
      <w:pPr>
        <w:pStyle w:val="BodyText"/>
        <w:rPr>
          <w:noProof w:val="0"/>
        </w:rPr>
      </w:pPr>
      <w:r w:rsidRPr="007B0978">
        <w:rPr>
          <w:noProof w:val="0"/>
        </w:rPr>
        <w:t xml:space="preserve">The interactions between the actors are shown in </w:t>
      </w:r>
      <w:r w:rsidR="005E006B" w:rsidRPr="007B0978">
        <w:rPr>
          <w:noProof w:val="0"/>
        </w:rPr>
        <w:t>Figure</w:t>
      </w:r>
      <w:r w:rsidRPr="007B0978">
        <w:rPr>
          <w:noProof w:val="0"/>
        </w:rPr>
        <w:t xml:space="preserve"> 35.4.2.2.2-1</w:t>
      </w:r>
      <w:r w:rsidR="008B268F" w:rsidRPr="007B0978">
        <w:rPr>
          <w:noProof w:val="0"/>
        </w:rPr>
        <w:t>.</w:t>
      </w:r>
    </w:p>
    <w:p w14:paraId="61FA5A7C" w14:textId="77777777" w:rsidR="00FD6280" w:rsidRPr="007B0978" w:rsidRDefault="003F596D">
      <w:pPr>
        <w:pStyle w:val="BodyText"/>
        <w:jc w:val="center"/>
        <w:rPr>
          <w:noProof w:val="0"/>
        </w:rPr>
      </w:pPr>
      <w:r w:rsidRPr="007B0978">
        <w:drawing>
          <wp:inline distT="0" distB="0" distL="0" distR="0" wp14:anchorId="39482D9A" wp14:editId="210A319F">
            <wp:extent cx="5873115" cy="3505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873115" cy="3505200"/>
                    </a:xfrm>
                    <a:prstGeom prst="rect">
                      <a:avLst/>
                    </a:prstGeom>
                    <a:noFill/>
                    <a:ln w="9525">
                      <a:noFill/>
                      <a:miter lim="800000"/>
                      <a:headEnd/>
                      <a:tailEnd/>
                    </a:ln>
                  </pic:spPr>
                </pic:pic>
              </a:graphicData>
            </a:graphic>
          </wp:inline>
        </w:drawing>
      </w:r>
    </w:p>
    <w:p w14:paraId="5C6E2DEC" w14:textId="77777777" w:rsidR="00FD6280" w:rsidRPr="00E147BD" w:rsidRDefault="00FD6280" w:rsidP="00B05B1C">
      <w:pPr>
        <w:pStyle w:val="XMLFragment"/>
        <w:rPr>
          <w:noProof w:val="0"/>
          <w:lang w:val="fr-CA"/>
        </w:rPr>
      </w:pPr>
      <w:r w:rsidRPr="00E147BD">
        <w:rPr>
          <w:noProof w:val="0"/>
          <w:lang w:val="fr-CA"/>
        </w:rPr>
        <w:lastRenderedPageBreak/>
        <w:t>Diagram pseudocode:</w:t>
      </w:r>
    </w:p>
    <w:p w14:paraId="09E49FA3" w14:textId="77777777" w:rsidR="00FD6280" w:rsidRPr="00E147BD" w:rsidRDefault="00FD6280" w:rsidP="00B05B1C">
      <w:pPr>
        <w:pStyle w:val="XMLFragment"/>
        <w:rPr>
          <w:noProof w:val="0"/>
          <w:lang w:val="fr-CA"/>
        </w:rPr>
      </w:pPr>
    </w:p>
    <w:p w14:paraId="22CCEF15" w14:textId="77777777" w:rsidR="00FD6280" w:rsidRPr="00E147BD" w:rsidRDefault="00FD6280" w:rsidP="00B05B1C">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David</w:t>
      </w:r>
    </w:p>
    <w:p w14:paraId="2AFCBB51" w14:textId="77777777" w:rsidR="00FD6280" w:rsidRPr="00E147BD" w:rsidRDefault="00FD6280" w:rsidP="00B05B1C">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"Dr. Black"</w:t>
      </w:r>
    </w:p>
    <w:p w14:paraId="3CAADF3A" w14:textId="77777777" w:rsidR="00FD6280" w:rsidRPr="00E147BD" w:rsidRDefault="00FD6280" w:rsidP="00B05B1C">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EMR</w:t>
      </w:r>
    </w:p>
    <w:p w14:paraId="024294E2" w14:textId="77777777" w:rsidR="00FD6280" w:rsidRPr="00E147BD" w:rsidRDefault="00FD6280" w:rsidP="00B05B1C">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"Care Services </w:t>
      </w:r>
      <w:proofErr w:type="spellStart"/>
      <w:r w:rsidRPr="00E147BD">
        <w:rPr>
          <w:noProof w:val="0"/>
          <w:lang w:val="fr-CA"/>
        </w:rPr>
        <w:t>InfoManager</w:t>
      </w:r>
      <w:proofErr w:type="spellEnd"/>
      <w:r w:rsidRPr="00E147BD">
        <w:rPr>
          <w:noProof w:val="0"/>
          <w:lang w:val="fr-CA"/>
        </w:rPr>
        <w:t>"</w:t>
      </w:r>
    </w:p>
    <w:p w14:paraId="4F56494A" w14:textId="77777777" w:rsidR="00FD6280" w:rsidRPr="007B0978" w:rsidRDefault="00FD6280" w:rsidP="00B05B1C">
      <w:pPr>
        <w:pStyle w:val="XMLFragment"/>
        <w:rPr>
          <w:noProof w:val="0"/>
        </w:rPr>
      </w:pPr>
      <w:proofErr w:type="gramStart"/>
      <w:r w:rsidRPr="007B0978">
        <w:rPr>
          <w:noProof w:val="0"/>
        </w:rPr>
        <w:t>participant</w:t>
      </w:r>
      <w:proofErr w:type="gramEnd"/>
      <w:r w:rsidRPr="007B0978">
        <w:rPr>
          <w:noProof w:val="0"/>
        </w:rPr>
        <w:t xml:space="preserve"> "Service Availability"</w:t>
      </w:r>
    </w:p>
    <w:p w14:paraId="3C4675A6" w14:textId="77777777" w:rsidR="00FD6280" w:rsidRPr="007B0978" w:rsidRDefault="00FD6280" w:rsidP="00B05B1C">
      <w:pPr>
        <w:pStyle w:val="XMLFragment"/>
        <w:rPr>
          <w:noProof w:val="0"/>
        </w:rPr>
      </w:pPr>
    </w:p>
    <w:p w14:paraId="761C4302" w14:textId="77777777" w:rsidR="00FD6280" w:rsidRPr="007B0978" w:rsidRDefault="00FD6280" w:rsidP="00B05B1C">
      <w:pPr>
        <w:pStyle w:val="XMLFragment"/>
        <w:rPr>
          <w:noProof w:val="0"/>
        </w:rPr>
      </w:pPr>
      <w:r w:rsidRPr="007B0978">
        <w:rPr>
          <w:noProof w:val="0"/>
        </w:rPr>
        <w:t>David -&gt; Dr. Black: My knee hurts</w:t>
      </w:r>
    </w:p>
    <w:p w14:paraId="35439E89" w14:textId="77777777" w:rsidR="00FD6280" w:rsidRPr="007B0978" w:rsidRDefault="00FD6280" w:rsidP="00B05B1C">
      <w:pPr>
        <w:pStyle w:val="XMLFragment"/>
        <w:rPr>
          <w:noProof w:val="0"/>
        </w:rPr>
      </w:pPr>
      <w:r w:rsidRPr="007B0978">
        <w:rPr>
          <w:noProof w:val="0"/>
        </w:rPr>
        <w:t>Dr. Black -&gt; Dr. Black: diagnosis = torn ACL</w:t>
      </w:r>
    </w:p>
    <w:p w14:paraId="7E25BC84" w14:textId="77777777" w:rsidR="00FD6280" w:rsidRPr="007B0978" w:rsidRDefault="00FD6280" w:rsidP="00B05B1C">
      <w:pPr>
        <w:pStyle w:val="XMLFragment"/>
        <w:rPr>
          <w:noProof w:val="0"/>
        </w:rPr>
      </w:pPr>
      <w:r w:rsidRPr="007B0978">
        <w:rPr>
          <w:noProof w:val="0"/>
        </w:rPr>
        <w:t xml:space="preserve">Dr. Black -&gt; EMR: use EMR's custom query </w:t>
      </w:r>
      <w:proofErr w:type="gramStart"/>
      <w:r w:rsidRPr="007B0978">
        <w:rPr>
          <w:noProof w:val="0"/>
        </w:rPr>
        <w:t>tool \</w:t>
      </w:r>
      <w:proofErr w:type="spellStart"/>
      <w:proofErr w:type="gramEnd"/>
      <w:r w:rsidRPr="007B0978">
        <w:rPr>
          <w:noProof w:val="0"/>
        </w:rPr>
        <w:t>nsearch</w:t>
      </w:r>
      <w:proofErr w:type="spellEnd"/>
      <w:r w:rsidRPr="007B0978">
        <w:rPr>
          <w:noProof w:val="0"/>
        </w:rPr>
        <w:t xml:space="preserve"> for orthopedic surgeons, \</w:t>
      </w:r>
      <w:proofErr w:type="spellStart"/>
      <w:r w:rsidRPr="007B0978">
        <w:rPr>
          <w:noProof w:val="0"/>
        </w:rPr>
        <w:t>navailability</w:t>
      </w:r>
      <w:proofErr w:type="spellEnd"/>
      <w:r w:rsidRPr="007B0978">
        <w:rPr>
          <w:noProof w:val="0"/>
        </w:rPr>
        <w:t xml:space="preserve"> within next 30 days, \</w:t>
      </w:r>
      <w:proofErr w:type="spellStart"/>
      <w:r w:rsidRPr="007B0978">
        <w:rPr>
          <w:noProof w:val="0"/>
        </w:rPr>
        <w:t>nwithin</w:t>
      </w:r>
      <w:proofErr w:type="spellEnd"/>
      <w:r w:rsidRPr="007B0978">
        <w:rPr>
          <w:noProof w:val="0"/>
        </w:rPr>
        <w:t xml:space="preserve"> 30km of David's home</w:t>
      </w:r>
    </w:p>
    <w:p w14:paraId="08BE107D" w14:textId="77777777" w:rsidR="00FD6280" w:rsidRPr="007B0978" w:rsidRDefault="00FD6280" w:rsidP="00B05B1C">
      <w:pPr>
        <w:pStyle w:val="XMLFragment"/>
        <w:rPr>
          <w:noProof w:val="0"/>
        </w:rPr>
      </w:pPr>
    </w:p>
    <w:p w14:paraId="7E8B3AB0" w14:textId="77777777" w:rsidR="00FD6280" w:rsidRPr="007B0978" w:rsidRDefault="00FD6280" w:rsidP="00B05B1C">
      <w:pPr>
        <w:pStyle w:val="XMLFragment"/>
        <w:rPr>
          <w:noProof w:val="0"/>
        </w:rPr>
      </w:pPr>
      <w:r w:rsidRPr="007B0978">
        <w:rPr>
          <w:noProof w:val="0"/>
        </w:rPr>
        <w:t>state over EMR: acting as: \</w:t>
      </w:r>
      <w:proofErr w:type="spellStart"/>
      <w:r w:rsidRPr="007B0978">
        <w:rPr>
          <w:noProof w:val="0"/>
        </w:rPr>
        <w:t>nService</w:t>
      </w:r>
      <w:proofErr w:type="spellEnd"/>
      <w:r w:rsidRPr="007B0978">
        <w:rPr>
          <w:noProof w:val="0"/>
        </w:rPr>
        <w:t xml:space="preserve"> Finder</w:t>
      </w:r>
    </w:p>
    <w:p w14:paraId="3E576361" w14:textId="77777777" w:rsidR="00FD6280" w:rsidRPr="007B0978" w:rsidRDefault="00FD6280" w:rsidP="00B05B1C">
      <w:pPr>
        <w:pStyle w:val="XMLFragment"/>
        <w:rPr>
          <w:noProof w:val="0"/>
        </w:rPr>
      </w:pPr>
    </w:p>
    <w:p w14:paraId="398C5A61" w14:textId="77777777" w:rsidR="00FD6280" w:rsidRPr="007B0978" w:rsidRDefault="00FD6280" w:rsidP="00B05B1C">
      <w:pPr>
        <w:pStyle w:val="XMLFragment"/>
        <w:rPr>
          <w:noProof w:val="0"/>
        </w:rPr>
      </w:pPr>
      <w:r w:rsidRPr="007B0978">
        <w:rPr>
          <w:noProof w:val="0"/>
        </w:rPr>
        <w:t xml:space="preserve">EMR -&gt; Care Services </w:t>
      </w:r>
      <w:proofErr w:type="spellStart"/>
      <w:r w:rsidRPr="007B0978">
        <w:rPr>
          <w:noProof w:val="0"/>
        </w:rPr>
        <w:t>InfoManager</w:t>
      </w:r>
      <w:proofErr w:type="spellEnd"/>
      <w:r w:rsidRPr="007B0978">
        <w:rPr>
          <w:noProof w:val="0"/>
        </w:rPr>
        <w:t>: Find Matching Services request \</w:t>
      </w:r>
      <w:proofErr w:type="spellStart"/>
      <w:r w:rsidRPr="007B0978">
        <w:rPr>
          <w:noProof w:val="0"/>
        </w:rPr>
        <w:t>ncontaining</w:t>
      </w:r>
      <w:proofErr w:type="spellEnd"/>
      <w:r w:rsidRPr="007B0978">
        <w:rPr>
          <w:noProof w:val="0"/>
        </w:rPr>
        <w:t xml:space="preserve"> well-formed XQuery</w:t>
      </w:r>
    </w:p>
    <w:p w14:paraId="5874026B" w14:textId="77777777" w:rsidR="00FD6280" w:rsidRPr="007B0978" w:rsidRDefault="00FD6280" w:rsidP="00B05B1C">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execute XQuery</w:t>
      </w:r>
    </w:p>
    <w:p w14:paraId="758DB223" w14:textId="77777777" w:rsidR="00FD6280" w:rsidRPr="007B0978" w:rsidRDefault="00FD6280" w:rsidP="00B05B1C">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EMR: Find Matching Services </w:t>
      </w:r>
      <w:proofErr w:type="gramStart"/>
      <w:r w:rsidRPr="007B0978">
        <w:rPr>
          <w:noProof w:val="0"/>
        </w:rPr>
        <w:t>response \</w:t>
      </w:r>
      <w:proofErr w:type="spellStart"/>
      <w:proofErr w:type="gramEnd"/>
      <w:r w:rsidRPr="007B0978">
        <w:rPr>
          <w:noProof w:val="0"/>
        </w:rPr>
        <w:t>ncontaining</w:t>
      </w:r>
      <w:proofErr w:type="spellEnd"/>
      <w:r w:rsidRPr="007B0978">
        <w:rPr>
          <w:noProof w:val="0"/>
        </w:rPr>
        <w:t xml:space="preserve"> Provider list, office address, \</w:t>
      </w:r>
      <w:proofErr w:type="spellStart"/>
      <w:r w:rsidRPr="007B0978">
        <w:rPr>
          <w:noProof w:val="0"/>
        </w:rPr>
        <w:t>nhours</w:t>
      </w:r>
      <w:proofErr w:type="spellEnd"/>
      <w:r w:rsidRPr="007B0978">
        <w:rPr>
          <w:noProof w:val="0"/>
        </w:rPr>
        <w:t xml:space="preserve"> of operation and </w:t>
      </w:r>
      <w:proofErr w:type="spellStart"/>
      <w:r w:rsidRPr="007B0978">
        <w:rPr>
          <w:noProof w:val="0"/>
        </w:rPr>
        <w:t>FreeBusy</w:t>
      </w:r>
      <w:proofErr w:type="spellEnd"/>
      <w:r w:rsidRPr="007B0978">
        <w:rPr>
          <w:noProof w:val="0"/>
        </w:rPr>
        <w:t xml:space="preserve"> entity endpoint</w:t>
      </w:r>
    </w:p>
    <w:p w14:paraId="57F7DECD" w14:textId="77777777" w:rsidR="00FD6280" w:rsidRPr="007B0978" w:rsidRDefault="00FD6280" w:rsidP="00B05B1C">
      <w:pPr>
        <w:pStyle w:val="XMLFragment"/>
        <w:rPr>
          <w:noProof w:val="0"/>
        </w:rPr>
      </w:pPr>
    </w:p>
    <w:p w14:paraId="5B2B4280" w14:textId="77777777" w:rsidR="00FD6280" w:rsidRPr="007B0978" w:rsidRDefault="00FD6280" w:rsidP="00B05B1C">
      <w:pPr>
        <w:pStyle w:val="XMLFragment"/>
        <w:rPr>
          <w:noProof w:val="0"/>
        </w:rPr>
      </w:pPr>
      <w:r w:rsidRPr="007B0978">
        <w:rPr>
          <w:noProof w:val="0"/>
        </w:rPr>
        <w:t>loop for each Provider in the result set</w:t>
      </w:r>
    </w:p>
    <w:p w14:paraId="25A31526" w14:textId="77777777" w:rsidR="00FD6280" w:rsidRPr="007B0978" w:rsidRDefault="00FD6280" w:rsidP="00B05B1C">
      <w:pPr>
        <w:pStyle w:val="XMLFragment"/>
        <w:rPr>
          <w:noProof w:val="0"/>
        </w:rPr>
      </w:pPr>
      <w:r w:rsidRPr="007B0978">
        <w:rPr>
          <w:noProof w:val="0"/>
        </w:rPr>
        <w:t xml:space="preserve"> EMR -&gt; Service Availability: Query for </w:t>
      </w:r>
      <w:proofErr w:type="spellStart"/>
      <w:r w:rsidRPr="007B0978">
        <w:rPr>
          <w:noProof w:val="0"/>
        </w:rPr>
        <w:t>FreeBusy</w:t>
      </w:r>
      <w:proofErr w:type="spellEnd"/>
      <w:r w:rsidRPr="007B0978">
        <w:rPr>
          <w:noProof w:val="0"/>
        </w:rPr>
        <w:t xml:space="preserve"> request</w:t>
      </w:r>
    </w:p>
    <w:p w14:paraId="7C6F14D0" w14:textId="77777777" w:rsidR="00FD6280" w:rsidRPr="007B0978" w:rsidRDefault="00FD6280" w:rsidP="00B05B1C">
      <w:pPr>
        <w:pStyle w:val="XMLFragment"/>
        <w:rPr>
          <w:noProof w:val="0"/>
        </w:rPr>
      </w:pPr>
      <w:r w:rsidRPr="007B0978">
        <w:rPr>
          <w:noProof w:val="0"/>
        </w:rPr>
        <w:t xml:space="preserve"> Service Availability -&gt; EMR: Query for </w:t>
      </w:r>
      <w:proofErr w:type="spellStart"/>
      <w:r w:rsidRPr="007B0978">
        <w:rPr>
          <w:noProof w:val="0"/>
        </w:rPr>
        <w:t>FreeBusy</w:t>
      </w:r>
      <w:proofErr w:type="spellEnd"/>
      <w:r w:rsidRPr="007B0978">
        <w:rPr>
          <w:noProof w:val="0"/>
        </w:rPr>
        <w:t xml:space="preserve"> </w:t>
      </w:r>
      <w:proofErr w:type="gramStart"/>
      <w:r w:rsidRPr="007B0978">
        <w:rPr>
          <w:noProof w:val="0"/>
        </w:rPr>
        <w:t>response \n(</w:t>
      </w:r>
      <w:proofErr w:type="spellStart"/>
      <w:proofErr w:type="gramEnd"/>
      <w:r w:rsidRPr="007B0978">
        <w:rPr>
          <w:noProof w:val="0"/>
        </w:rPr>
        <w:t>vFREEBUSY</w:t>
      </w:r>
      <w:proofErr w:type="spellEnd"/>
      <w:r w:rsidRPr="007B0978">
        <w:rPr>
          <w:noProof w:val="0"/>
        </w:rPr>
        <w:t xml:space="preserve"> "busy" time)</w:t>
      </w:r>
    </w:p>
    <w:p w14:paraId="4C7E70BD" w14:textId="77777777" w:rsidR="00FD6280" w:rsidRPr="007B0978" w:rsidRDefault="00FD6280" w:rsidP="00B05B1C">
      <w:pPr>
        <w:pStyle w:val="XMLFragment"/>
        <w:rPr>
          <w:noProof w:val="0"/>
        </w:rPr>
      </w:pPr>
      <w:r w:rsidRPr="007B0978">
        <w:rPr>
          <w:noProof w:val="0"/>
        </w:rPr>
        <w:t xml:space="preserve"> EMR -&gt; EMR: determine available time slots</w:t>
      </w:r>
    </w:p>
    <w:p w14:paraId="29B7E232" w14:textId="77777777" w:rsidR="00FD6280" w:rsidRPr="007B0978" w:rsidRDefault="00FD6280" w:rsidP="00B05B1C">
      <w:pPr>
        <w:pStyle w:val="XMLFragment"/>
        <w:rPr>
          <w:noProof w:val="0"/>
        </w:rPr>
      </w:pPr>
      <w:r w:rsidRPr="007B0978">
        <w:rPr>
          <w:noProof w:val="0"/>
        </w:rPr>
        <w:t>end</w:t>
      </w:r>
    </w:p>
    <w:p w14:paraId="0E6D6259" w14:textId="77777777" w:rsidR="00FD6280" w:rsidRPr="007B0978" w:rsidRDefault="00FD6280" w:rsidP="00B05B1C">
      <w:pPr>
        <w:pStyle w:val="XMLFragment"/>
        <w:rPr>
          <w:noProof w:val="0"/>
        </w:rPr>
      </w:pPr>
    </w:p>
    <w:p w14:paraId="15629D11" w14:textId="77777777" w:rsidR="00FD6280" w:rsidRPr="007B0978" w:rsidRDefault="00FD6280" w:rsidP="00B05B1C">
      <w:pPr>
        <w:pStyle w:val="XMLFragment"/>
        <w:rPr>
          <w:noProof w:val="0"/>
        </w:rPr>
      </w:pPr>
      <w:r w:rsidRPr="007B0978">
        <w:rPr>
          <w:noProof w:val="0"/>
        </w:rPr>
        <w:t>Dr. Black -&gt; David: review and discuss options</w:t>
      </w:r>
    </w:p>
    <w:p w14:paraId="03305984" w14:textId="77777777" w:rsidR="00FD6280" w:rsidRPr="007B0978" w:rsidRDefault="00FD6280">
      <w:pPr>
        <w:pStyle w:val="XMLFragment"/>
        <w:rPr>
          <w:noProof w:val="0"/>
        </w:rPr>
      </w:pPr>
      <w:r w:rsidRPr="007B0978">
        <w:rPr>
          <w:noProof w:val="0"/>
        </w:rPr>
        <w:t xml:space="preserve">Dr. Black -&gt; EMR: create </w:t>
      </w:r>
      <w:proofErr w:type="spellStart"/>
      <w:r w:rsidRPr="007B0978">
        <w:rPr>
          <w:noProof w:val="0"/>
        </w:rPr>
        <w:t>eReferral</w:t>
      </w:r>
      <w:proofErr w:type="spellEnd"/>
    </w:p>
    <w:p w14:paraId="70E6C33D" w14:textId="77777777" w:rsidR="00FD6280" w:rsidRPr="007B0978" w:rsidRDefault="00FD6280" w:rsidP="00E54A20">
      <w:pPr>
        <w:pStyle w:val="FigureTitle"/>
      </w:pPr>
      <w:r w:rsidRPr="007B0978">
        <w:t>Figure 35.4.</w:t>
      </w:r>
      <w:proofErr w:type="gramStart"/>
      <w:r w:rsidRPr="007B0978">
        <w:t>2.2</w:t>
      </w:r>
      <w:proofErr w:type="gramEnd"/>
      <w:r w:rsidRPr="007B0978">
        <w:t>-1: Provider Availability Use Case</w:t>
      </w:r>
    </w:p>
    <w:p w14:paraId="3B8BF029" w14:textId="77777777" w:rsidR="00BE2692" w:rsidRPr="007B0978" w:rsidRDefault="00BE2692" w:rsidP="00AE7FE0">
      <w:pPr>
        <w:pStyle w:val="BodyText"/>
        <w:rPr>
          <w:noProof w:val="0"/>
        </w:rPr>
      </w:pPr>
    </w:p>
    <w:p w14:paraId="5FDCF465" w14:textId="57F1B28A" w:rsidR="00FD6280" w:rsidRPr="007B0978" w:rsidRDefault="00FD6280" w:rsidP="00B96395">
      <w:pPr>
        <w:pStyle w:val="Heading4"/>
        <w:numPr>
          <w:ilvl w:val="0"/>
          <w:numId w:val="0"/>
        </w:numPr>
        <w:rPr>
          <w:noProof w:val="0"/>
        </w:rPr>
      </w:pPr>
      <w:bookmarkStart w:id="170" w:name="_Toc461203688"/>
      <w:r w:rsidRPr="007B0978">
        <w:rPr>
          <w:noProof w:val="0"/>
        </w:rPr>
        <w:t xml:space="preserve">35.4.2.3 Other Provider Information Query Use cases (from the IHE HPD </w:t>
      </w:r>
      <w:r w:rsidR="005E006B" w:rsidRPr="007B0978">
        <w:rPr>
          <w:noProof w:val="0"/>
        </w:rPr>
        <w:t>Profile</w:t>
      </w:r>
      <w:r w:rsidRPr="007B0978">
        <w:rPr>
          <w:noProof w:val="0"/>
        </w:rPr>
        <w:t>):</w:t>
      </w:r>
      <w:bookmarkEnd w:id="170"/>
    </w:p>
    <w:p w14:paraId="3A98B390" w14:textId="6E5B3B1C" w:rsidR="00E816FD" w:rsidRPr="007B0978" w:rsidRDefault="00FD6280" w:rsidP="006E5C45">
      <w:pPr>
        <w:pStyle w:val="ListNumber2"/>
        <w:numPr>
          <w:ilvl w:val="0"/>
          <w:numId w:val="68"/>
        </w:numPr>
      </w:pPr>
      <w:r w:rsidRPr="007B0978">
        <w:rPr>
          <w:b/>
          <w:bCs/>
          <w:u w:val="single"/>
        </w:rPr>
        <w:t>Provider Authorization and lookup during an emergency event</w:t>
      </w:r>
      <w:r w:rsidR="00A539ED" w:rsidRPr="007B0978">
        <w:rPr>
          <w:b/>
          <w:bCs/>
          <w:u w:val="single"/>
        </w:rPr>
        <w:t xml:space="preserve">: </w:t>
      </w:r>
      <w:r w:rsidRPr="007B0978">
        <w:t>During Hurricane Katrina, health care volunteers were turned away from disaster sites because there was no means available to verify their credentials. At an emergency site, the CSD service can be queried to quickly identify and grant permission to credentialed providers to enter the scene</w:t>
      </w:r>
      <w:r w:rsidR="008B268F" w:rsidRPr="007B0978">
        <w:t xml:space="preserve">. </w:t>
      </w:r>
    </w:p>
    <w:p w14:paraId="0F2D723C" w14:textId="2B98F634" w:rsidR="00E816FD" w:rsidRPr="007B0978" w:rsidRDefault="00FD6280" w:rsidP="006E5C45">
      <w:pPr>
        <w:pStyle w:val="ListNumber2"/>
        <w:numPr>
          <w:ilvl w:val="0"/>
          <w:numId w:val="68"/>
        </w:numPr>
      </w:pPr>
      <w:r w:rsidRPr="007B0978">
        <w:rPr>
          <w:b/>
          <w:bCs/>
          <w:u w:val="single"/>
        </w:rPr>
        <w:t>Keeping agency provider information current</w:t>
      </w:r>
      <w:r w:rsidR="00A539ED" w:rsidRPr="007B0978">
        <w:rPr>
          <w:b/>
          <w:bCs/>
          <w:u w:val="single"/>
        </w:rPr>
        <w:t xml:space="preserve">: </w:t>
      </w:r>
      <w:r w:rsidRPr="007B0978">
        <w:t xml:space="preserve">A German government agency dealing with healthcare services for its constituents wishes to keep its agency’s healthcare provider information current. The agency determines that it will use the CSD </w:t>
      </w:r>
      <w:r w:rsidR="005E006B" w:rsidRPr="007B0978">
        <w:t>Profile</w:t>
      </w:r>
      <w:r w:rsidRPr="007B0978">
        <w:t xml:space="preserve"> to access the most current provider information from a Care Services </w:t>
      </w:r>
      <w:proofErr w:type="spellStart"/>
      <w:r w:rsidRPr="007B0978">
        <w:t>InfoManager</w:t>
      </w:r>
      <w:proofErr w:type="spellEnd"/>
      <w:r w:rsidR="008B268F" w:rsidRPr="007B0978">
        <w:t xml:space="preserve">. </w:t>
      </w:r>
      <w:r w:rsidRPr="007B0978">
        <w:t xml:space="preserve">On a regular basis, the agency </w:t>
      </w:r>
      <w:proofErr w:type="gramStart"/>
      <w:r w:rsidRPr="007B0978">
        <w:t>queries</w:t>
      </w:r>
      <w:proofErr w:type="gramEnd"/>
      <w:r w:rsidRPr="007B0978">
        <w:t xml:space="preserve"> the Care Services </w:t>
      </w:r>
      <w:proofErr w:type="spellStart"/>
      <w:r w:rsidRPr="007B0978">
        <w:t>InfoManager</w:t>
      </w:r>
      <w:proofErr w:type="spellEnd"/>
      <w:r w:rsidRPr="007B0978">
        <w:t xml:space="preserve"> to provide a list of the updated information</w:t>
      </w:r>
      <w:r w:rsidR="008B268F" w:rsidRPr="007B0978">
        <w:t xml:space="preserve">. </w:t>
      </w:r>
    </w:p>
    <w:p w14:paraId="5D840FE2" w14:textId="31760E1D" w:rsidR="00E816FD" w:rsidRPr="007B0978" w:rsidRDefault="00FD6280" w:rsidP="006E5C45">
      <w:pPr>
        <w:pStyle w:val="ListNumber2"/>
        <w:numPr>
          <w:ilvl w:val="0"/>
          <w:numId w:val="68"/>
        </w:numPr>
      </w:pPr>
      <w:r w:rsidRPr="007B0978">
        <w:rPr>
          <w:b/>
          <w:bCs/>
          <w:u w:val="single"/>
        </w:rPr>
        <w:t>Providing Personal Health records to a new Primary Care Physician</w:t>
      </w:r>
      <w:r w:rsidR="00A539ED" w:rsidRPr="007B0978">
        <w:rPr>
          <w:b/>
          <w:bCs/>
          <w:u w:val="single"/>
        </w:rPr>
        <w:t xml:space="preserve">: </w:t>
      </w:r>
      <w:r w:rsidRPr="007B0978">
        <w:t>An individual has changed health plans</w:t>
      </w:r>
      <w:r w:rsidR="008B268F" w:rsidRPr="007B0978">
        <w:t xml:space="preserve">. </w:t>
      </w:r>
      <w:r w:rsidRPr="007B0978">
        <w:t xml:space="preserve">As a </w:t>
      </w:r>
      <w:proofErr w:type="gramStart"/>
      <w:r w:rsidRPr="007B0978">
        <w:t>result</w:t>
      </w:r>
      <w:proofErr w:type="gramEnd"/>
      <w:r w:rsidRPr="007B0978">
        <w:t xml:space="preserve"> that individual must change his Primary Care Physician</w:t>
      </w:r>
      <w:r w:rsidR="008B268F" w:rsidRPr="007B0978">
        <w:t xml:space="preserve">. </w:t>
      </w:r>
      <w:r w:rsidRPr="007B0978">
        <w:t xml:space="preserve">The individual has a Personal Health Record and would like to provide that information to his new Primary Care Physician. The individual needs to determine where to have the Personal Health Record transmitted to. </w:t>
      </w:r>
    </w:p>
    <w:p w14:paraId="2E6231C3" w14:textId="6D4082E2" w:rsidR="00E816FD" w:rsidRPr="007B0978" w:rsidRDefault="00FD6280" w:rsidP="006E5C45">
      <w:pPr>
        <w:pStyle w:val="ListNumber2"/>
        <w:numPr>
          <w:ilvl w:val="0"/>
          <w:numId w:val="68"/>
        </w:numPr>
      </w:pPr>
      <w:r w:rsidRPr="007B0978">
        <w:rPr>
          <w:b/>
          <w:bCs/>
          <w:u w:val="single"/>
        </w:rPr>
        <w:t>Certificate Retrieval</w:t>
      </w:r>
      <w:r w:rsidR="00A539ED" w:rsidRPr="007B0978">
        <w:rPr>
          <w:b/>
          <w:bCs/>
          <w:u w:val="single"/>
        </w:rPr>
        <w:t xml:space="preserve">: </w:t>
      </w:r>
      <w:r w:rsidRPr="007B0978">
        <w:t xml:space="preserve">National regulations in many European countries require that an electronically transmitted doctor’s letter is encrypted in a way that only the identified </w:t>
      </w:r>
      <w:r w:rsidRPr="007B0978">
        <w:lastRenderedPageBreak/>
        <w:t xml:space="preserve">receiver </w:t>
      </w:r>
      <w:proofErr w:type="gramStart"/>
      <w:r w:rsidRPr="007B0978">
        <w:t>is able to</w:t>
      </w:r>
      <w:proofErr w:type="gramEnd"/>
      <w:r w:rsidRPr="007B0978">
        <w:t xml:space="preserve"> decrypt it. </w:t>
      </w:r>
      <w:proofErr w:type="gramStart"/>
      <w:r w:rsidRPr="007B0978">
        <w:t>In order to</w:t>
      </w:r>
      <w:proofErr w:type="gramEnd"/>
      <w:r w:rsidRPr="007B0978">
        <w:t xml:space="preserve"> encrypt the letter, the sender </w:t>
      </w:r>
      <w:proofErr w:type="gramStart"/>
      <w:r w:rsidRPr="007B0978">
        <w:t>has to</w:t>
      </w:r>
      <w:proofErr w:type="gramEnd"/>
      <w:r w:rsidRPr="007B0978">
        <w:t xml:space="preserve"> discover the encryption certificate of the receiver.</w:t>
      </w:r>
    </w:p>
    <w:p w14:paraId="081BC575" w14:textId="51664B8A" w:rsidR="00E816FD" w:rsidRPr="007B0978" w:rsidRDefault="00FD6280" w:rsidP="006E5C45">
      <w:pPr>
        <w:pStyle w:val="ListNumber2"/>
        <w:numPr>
          <w:ilvl w:val="0"/>
          <w:numId w:val="68"/>
        </w:numPr>
      </w:pPr>
      <w:r w:rsidRPr="007B0978">
        <w:rPr>
          <w:b/>
          <w:bCs/>
          <w:u w:val="single"/>
        </w:rPr>
        <w:t>Language Retrieval</w:t>
      </w:r>
      <w:r w:rsidR="00A539ED" w:rsidRPr="007B0978">
        <w:rPr>
          <w:b/>
          <w:bCs/>
          <w:u w:val="single"/>
        </w:rPr>
        <w:t xml:space="preserve">: </w:t>
      </w:r>
      <w:r w:rsidRPr="007B0978">
        <w:t>An individual who only speaks Italian requires healthcare services at an Outpatient Clinic</w:t>
      </w:r>
      <w:r w:rsidR="008B268F" w:rsidRPr="007B0978">
        <w:t xml:space="preserve">. </w:t>
      </w:r>
      <w:r w:rsidRPr="007B0978">
        <w:t>That individual would like to be able to communicate with the Clinic personnel in his native language</w:t>
      </w:r>
      <w:r w:rsidR="008B268F" w:rsidRPr="007B0978">
        <w:t xml:space="preserve">. </w:t>
      </w:r>
      <w:r w:rsidRPr="007B0978">
        <w:t xml:space="preserve">The individual or his caregiver needs to determine which clinic supports Italian and provides the care service that is required. </w:t>
      </w:r>
    </w:p>
    <w:p w14:paraId="2C72D526" w14:textId="77777777" w:rsidR="00FD6280" w:rsidRPr="007B0978" w:rsidRDefault="00FD6280" w:rsidP="00B96395">
      <w:pPr>
        <w:pStyle w:val="Heading4"/>
        <w:numPr>
          <w:ilvl w:val="0"/>
          <w:numId w:val="0"/>
        </w:numPr>
        <w:rPr>
          <w:noProof w:val="0"/>
        </w:rPr>
      </w:pPr>
      <w:bookmarkStart w:id="171" w:name="_Toc461203689"/>
      <w:r w:rsidRPr="007B0978">
        <w:rPr>
          <w:noProof w:val="0"/>
        </w:rPr>
        <w:t>35.4.2.4 Specific other use cases supported/assisted by the CSD Profile:</w:t>
      </w:r>
      <w:bookmarkEnd w:id="171"/>
      <w:r w:rsidRPr="007B0978">
        <w:rPr>
          <w:noProof w:val="0"/>
        </w:rPr>
        <w:t xml:space="preserve"> </w:t>
      </w:r>
    </w:p>
    <w:p w14:paraId="4C67DCC2" w14:textId="77777777" w:rsidR="00FD6280" w:rsidRPr="007B0978" w:rsidRDefault="00FD6280" w:rsidP="00AC5412">
      <w:pPr>
        <w:pStyle w:val="ListBullet"/>
        <w:numPr>
          <w:ilvl w:val="0"/>
          <w:numId w:val="0"/>
        </w:numPr>
      </w:pPr>
      <w:r w:rsidRPr="007B0978">
        <w:t>The following list represents end-user requirements to be supported by the CSD Profile or supported by applications, such as GIS applications, assisted by the profile. This list was developed based on meetings with Ministry of Health officials in Tanzania:</w:t>
      </w:r>
    </w:p>
    <w:p w14:paraId="478CE308" w14:textId="77777777" w:rsidR="00E816FD" w:rsidRPr="007B0978" w:rsidRDefault="00FD6280" w:rsidP="006E5C45">
      <w:pPr>
        <w:pStyle w:val="ListNumber2"/>
        <w:numPr>
          <w:ilvl w:val="0"/>
          <w:numId w:val="69"/>
        </w:numPr>
      </w:pPr>
      <w:r w:rsidRPr="007B0978">
        <w:t xml:space="preserve">Generate a full list of facilities, including GPS coordinates, sorted by region or district. Filter the list by specific Service or Services offered at the facility. </w:t>
      </w:r>
    </w:p>
    <w:p w14:paraId="02EE7A9C" w14:textId="77777777" w:rsidR="00E816FD" w:rsidRPr="007B0978" w:rsidRDefault="00FD6280" w:rsidP="006E5C45">
      <w:pPr>
        <w:pStyle w:val="ListNumber2"/>
        <w:numPr>
          <w:ilvl w:val="0"/>
          <w:numId w:val="69"/>
        </w:numPr>
      </w:pPr>
      <w:r w:rsidRPr="007B0978">
        <w:t>Search for facilities by facility name; view details about each facility (operational status, contact information, type), search by district, display the facility information on a map based on the GPS coordinates.</w:t>
      </w:r>
    </w:p>
    <w:p w14:paraId="11E257D7" w14:textId="77777777" w:rsidR="00E816FD" w:rsidRPr="007B0978" w:rsidRDefault="00FD6280" w:rsidP="006E5C45">
      <w:pPr>
        <w:pStyle w:val="ListNumber2"/>
        <w:numPr>
          <w:ilvl w:val="0"/>
          <w:numId w:val="69"/>
        </w:numPr>
      </w:pPr>
      <w:r w:rsidRPr="007B0978">
        <w:t xml:space="preserve">Quantify facilities based on service levels and types, locations based on types and service levels, understand resources for a given facility (ICT applications, beds, etc.), catchment area viewing to determine levels of service provision for a geographic area, contextual metadata about facility types </w:t>
      </w:r>
      <w:proofErr w:type="spellStart"/>
      <w:r w:rsidRPr="007B0978">
        <w:t>inline</w:t>
      </w:r>
      <w:proofErr w:type="spellEnd"/>
      <w:r w:rsidRPr="007B0978">
        <w:t xml:space="preserve"> with view of facility attributes, potentially track other facilities outside of health facilities, filter map views by ownership type (to help look for collaborative opportunities).</w:t>
      </w:r>
    </w:p>
    <w:p w14:paraId="33508A2E" w14:textId="77777777" w:rsidR="00E816FD" w:rsidRPr="007B0978" w:rsidRDefault="00FD6280" w:rsidP="006E5C45">
      <w:pPr>
        <w:pStyle w:val="ListNumber2"/>
        <w:numPr>
          <w:ilvl w:val="0"/>
          <w:numId w:val="69"/>
        </w:numPr>
      </w:pPr>
      <w:r w:rsidRPr="007B0978">
        <w:t>Filter facility by implementing partner, filter by service and region, view data for filtered list one by one both as viewing one per site, and in context of all (map view of facilities based on their GPS coordinates), available mobile networks for facility, power source.</w:t>
      </w:r>
    </w:p>
    <w:p w14:paraId="33D1E499" w14:textId="77777777" w:rsidR="00E816FD" w:rsidRPr="007B0978" w:rsidRDefault="00FD6280" w:rsidP="006E5C45">
      <w:pPr>
        <w:pStyle w:val="ListNumber2"/>
        <w:numPr>
          <w:ilvl w:val="0"/>
          <w:numId w:val="69"/>
        </w:numPr>
      </w:pPr>
      <w:r w:rsidRPr="007B0978">
        <w:t>Filter facilities by service, admin hierarchy, view in web application, along with facility details</w:t>
      </w:r>
      <w:proofErr w:type="gramStart"/>
      <w:r w:rsidRPr="007B0978">
        <w:t>, ,</w:t>
      </w:r>
      <w:proofErr w:type="gramEnd"/>
      <w:r w:rsidRPr="007B0978">
        <w:t xml:space="preserve"> subservices provided by facilities (i.e., kangaroo care within a facility)</w:t>
      </w:r>
    </w:p>
    <w:p w14:paraId="163B8BEA" w14:textId="77777777" w:rsidR="00FD6280" w:rsidRPr="007B0978" w:rsidRDefault="00FD6280" w:rsidP="00AC5412">
      <w:pPr>
        <w:pStyle w:val="ListBullet"/>
        <w:numPr>
          <w:ilvl w:val="0"/>
          <w:numId w:val="0"/>
        </w:numPr>
      </w:pPr>
      <w:r w:rsidRPr="007B0978">
        <w:t>The following list represents two key use cases articulated by the Rwanda Health Enterprise Architecture (RHEA) Provider Registry project (shown here, unmodified from the project documentation):</w:t>
      </w:r>
    </w:p>
    <w:p w14:paraId="05734AAE" w14:textId="77777777" w:rsidR="00FD6280" w:rsidRPr="007B0978" w:rsidRDefault="00FD6280" w:rsidP="00B72340">
      <w:pPr>
        <w:pStyle w:val="ListBullet"/>
        <w:numPr>
          <w:ilvl w:val="0"/>
          <w:numId w:val="52"/>
        </w:numPr>
      </w:pPr>
      <w:r w:rsidRPr="007B0978">
        <w:t>This query takes in a unique ID for a provider and returns the enterprise ID associated with the provider who matches the given ID.</w:t>
      </w:r>
    </w:p>
    <w:p w14:paraId="3304B14E" w14:textId="77777777" w:rsidR="00FD6280" w:rsidRPr="007B0978" w:rsidRDefault="00FD6280" w:rsidP="00B96395">
      <w:pPr>
        <w:pStyle w:val="BodyText"/>
        <w:rPr>
          <w:noProof w:val="0"/>
        </w:rPr>
      </w:pPr>
    </w:p>
    <w:p w14:paraId="14E67EE1" w14:textId="77777777" w:rsidR="00BE2692" w:rsidRPr="007B0978" w:rsidRDefault="00BE2692" w:rsidP="00B96395">
      <w:pPr>
        <w:pStyle w:val="BodyText"/>
        <w:rPr>
          <w:noProof w:val="0"/>
        </w:rPr>
      </w:pPr>
    </w:p>
    <w:p w14:paraId="23A88969" w14:textId="77777777" w:rsidR="00BE2692" w:rsidRPr="007B0978" w:rsidRDefault="00BE2692" w:rsidP="00B96395">
      <w:pPr>
        <w:pStyle w:val="BodyText"/>
        <w:rPr>
          <w:noProof w:val="0"/>
        </w:rPr>
      </w:pPr>
    </w:p>
    <w:p w14:paraId="79F8258B" w14:textId="77777777" w:rsidR="00BE2692" w:rsidRPr="007B0978" w:rsidRDefault="00BE2692" w:rsidP="00B96395">
      <w:pPr>
        <w:pStyle w:val="BodyText"/>
        <w:rPr>
          <w:noProof w:val="0"/>
        </w:rPr>
      </w:pPr>
    </w:p>
    <w:p w14:paraId="392DECCF" w14:textId="77777777" w:rsidR="00BE2692" w:rsidRPr="007B0978" w:rsidRDefault="00BE2692" w:rsidP="00B96395">
      <w:pPr>
        <w:pStyle w:val="BodyText"/>
        <w:rPr>
          <w:noProof w:val="0"/>
        </w:rPr>
      </w:pPr>
    </w:p>
    <w:tbl>
      <w:tblPr>
        <w:tblW w:w="5000" w:type="pct"/>
        <w:tblCellSpacing w:w="15" w:type="dxa"/>
        <w:tblCellMar>
          <w:top w:w="15" w:type="dxa"/>
          <w:left w:w="15" w:type="dxa"/>
          <w:bottom w:w="15" w:type="dxa"/>
          <w:right w:w="15" w:type="dxa"/>
        </w:tblCellMar>
        <w:tblLook w:val="00A0" w:firstRow="1" w:lastRow="0" w:firstColumn="1" w:lastColumn="0" w:noHBand="0" w:noVBand="0"/>
      </w:tblPr>
      <w:tblGrid>
        <w:gridCol w:w="1522"/>
        <w:gridCol w:w="7928"/>
      </w:tblGrid>
      <w:tr w:rsidR="00FD6280" w:rsidRPr="007B0978" w14:paraId="3D660E5B" w14:textId="77777777" w:rsidTr="00EC61CA">
        <w:trPr>
          <w:tblCellSpacing w:w="15" w:type="dxa"/>
        </w:trPr>
        <w:tc>
          <w:tcPr>
            <w:tcW w:w="781" w:type="pct"/>
            <w:shd w:val="clear" w:color="auto" w:fill="D8D8D8"/>
          </w:tcPr>
          <w:p w14:paraId="5612CABC" w14:textId="77777777" w:rsidR="00FD6280" w:rsidRPr="007B0978" w:rsidRDefault="00FD6280" w:rsidP="00EC61CA">
            <w:pPr>
              <w:spacing w:before="0"/>
              <w:rPr>
                <w:b/>
                <w:bCs/>
                <w:color w:val="0000FF"/>
                <w:szCs w:val="24"/>
                <w:lang w:eastAsia="en-CA"/>
              </w:rPr>
            </w:pPr>
            <w:r w:rsidRPr="007B0978">
              <w:rPr>
                <w:b/>
                <w:bCs/>
                <w:color w:val="0000FF"/>
                <w:szCs w:val="24"/>
                <w:lang w:eastAsia="en-CA"/>
              </w:rPr>
              <w:lastRenderedPageBreak/>
              <w:t xml:space="preserve">“Primary Actor” </w:t>
            </w:r>
          </w:p>
        </w:tc>
        <w:tc>
          <w:tcPr>
            <w:tcW w:w="4171" w:type="pct"/>
            <w:shd w:val="clear" w:color="auto" w:fill="E8E8E8"/>
            <w:vAlign w:val="center"/>
          </w:tcPr>
          <w:p w14:paraId="29F8807D" w14:textId="77777777" w:rsidR="00FD6280" w:rsidRPr="007B0978" w:rsidRDefault="00FD6280" w:rsidP="00AE7FE0">
            <w:pPr>
              <w:pStyle w:val="BodyText"/>
              <w:rPr>
                <w:noProof w:val="0"/>
                <w:lang w:eastAsia="en-CA"/>
              </w:rPr>
            </w:pPr>
            <w:r w:rsidRPr="007B0978">
              <w:rPr>
                <w:noProof w:val="0"/>
                <w:lang w:eastAsia="en-CA"/>
              </w:rPr>
              <w:t xml:space="preserve">Interoperability Layer, potentially Point </w:t>
            </w:r>
            <w:proofErr w:type="gramStart"/>
            <w:r w:rsidRPr="007B0978">
              <w:rPr>
                <w:noProof w:val="0"/>
                <w:lang w:eastAsia="en-CA"/>
              </w:rPr>
              <w:t>Of</w:t>
            </w:r>
            <w:proofErr w:type="gramEnd"/>
            <w:r w:rsidRPr="007B0978">
              <w:rPr>
                <w:noProof w:val="0"/>
                <w:lang w:eastAsia="en-CA"/>
              </w:rPr>
              <w:t xml:space="preserve"> Care Application </w:t>
            </w:r>
          </w:p>
        </w:tc>
      </w:tr>
      <w:tr w:rsidR="00FD6280" w:rsidRPr="007B0978" w14:paraId="1E18D333" w14:textId="77777777" w:rsidTr="00EC61CA">
        <w:trPr>
          <w:tblCellSpacing w:w="15" w:type="dxa"/>
        </w:trPr>
        <w:tc>
          <w:tcPr>
            <w:tcW w:w="781" w:type="pct"/>
            <w:shd w:val="clear" w:color="auto" w:fill="D8D8D8"/>
          </w:tcPr>
          <w:p w14:paraId="0F4195D3"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Pre-Conditions </w:t>
            </w:r>
          </w:p>
        </w:tc>
        <w:tc>
          <w:tcPr>
            <w:tcW w:w="4171" w:type="pct"/>
            <w:shd w:val="clear" w:color="auto" w:fill="E8E8E8"/>
            <w:vAlign w:val="center"/>
          </w:tcPr>
          <w:p w14:paraId="621D6E2E" w14:textId="77777777" w:rsidR="00FD6280" w:rsidRPr="007B0978" w:rsidRDefault="00FD6280" w:rsidP="00AE7FE0">
            <w:pPr>
              <w:pStyle w:val="BodyText"/>
              <w:rPr>
                <w:noProof w:val="0"/>
                <w:lang w:eastAsia="en-CA"/>
              </w:rPr>
            </w:pPr>
            <w:r w:rsidRPr="007B0978">
              <w:rPr>
                <w:noProof w:val="0"/>
                <w:lang w:eastAsia="en-CA"/>
              </w:rPr>
              <w:t xml:space="preserve">The application must be authenticated to the system </w:t>
            </w:r>
          </w:p>
        </w:tc>
      </w:tr>
      <w:tr w:rsidR="00FD6280" w:rsidRPr="007B0978" w14:paraId="6ADA0D49" w14:textId="77777777" w:rsidTr="00EC61CA">
        <w:trPr>
          <w:tblCellSpacing w:w="15" w:type="dxa"/>
        </w:trPr>
        <w:tc>
          <w:tcPr>
            <w:tcW w:w="781" w:type="pct"/>
            <w:shd w:val="clear" w:color="auto" w:fill="D8D8D8"/>
          </w:tcPr>
          <w:p w14:paraId="396B0200"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Success Guarantee </w:t>
            </w:r>
          </w:p>
        </w:tc>
        <w:tc>
          <w:tcPr>
            <w:tcW w:w="4171" w:type="pct"/>
            <w:shd w:val="clear" w:color="auto" w:fill="E8E8E8"/>
            <w:vAlign w:val="center"/>
          </w:tcPr>
          <w:p w14:paraId="593895DC" w14:textId="77777777" w:rsidR="00FD6280" w:rsidRPr="007B0978" w:rsidRDefault="00FD6280" w:rsidP="00AE7FE0">
            <w:pPr>
              <w:pStyle w:val="BodyText"/>
              <w:rPr>
                <w:noProof w:val="0"/>
                <w:lang w:eastAsia="en-CA"/>
              </w:rPr>
            </w:pPr>
            <w:r w:rsidRPr="007B0978">
              <w:rPr>
                <w:noProof w:val="0"/>
                <w:lang w:eastAsia="en-CA"/>
              </w:rPr>
              <w:t xml:space="preserve">An enterprise id (EID) is returned to the requesting application </w:t>
            </w:r>
          </w:p>
        </w:tc>
      </w:tr>
      <w:tr w:rsidR="00FD6280" w:rsidRPr="007B0978" w14:paraId="3939C586" w14:textId="77777777" w:rsidTr="00EC61CA">
        <w:trPr>
          <w:tblCellSpacing w:w="15" w:type="dxa"/>
        </w:trPr>
        <w:tc>
          <w:tcPr>
            <w:tcW w:w="781" w:type="pct"/>
            <w:shd w:val="clear" w:color="auto" w:fill="D8D8D8"/>
          </w:tcPr>
          <w:p w14:paraId="4A3C86BB"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Main Success Scenario </w:t>
            </w:r>
          </w:p>
        </w:tc>
        <w:tc>
          <w:tcPr>
            <w:tcW w:w="4171" w:type="pct"/>
            <w:shd w:val="clear" w:color="auto" w:fill="E8E8E8"/>
            <w:vAlign w:val="center"/>
          </w:tcPr>
          <w:p w14:paraId="0F098C47" w14:textId="77777777" w:rsidR="00FD6280" w:rsidRPr="007B0978" w:rsidRDefault="00FD6280" w:rsidP="00EC55FD">
            <w:pPr>
              <w:numPr>
                <w:ilvl w:val="0"/>
                <w:numId w:val="19"/>
              </w:numPr>
              <w:spacing w:before="100" w:beforeAutospacing="1" w:after="100" w:afterAutospacing="1"/>
              <w:rPr>
                <w:szCs w:val="24"/>
                <w:lang w:eastAsia="en-CA"/>
              </w:rPr>
            </w:pPr>
            <w:r w:rsidRPr="007B0978">
              <w:rPr>
                <w:szCs w:val="24"/>
                <w:lang w:eastAsia="en-CA"/>
              </w:rPr>
              <w:t xml:space="preserve">The “actor” submits a request with a given ID type and ID number </w:t>
            </w:r>
          </w:p>
          <w:p w14:paraId="7C57392F" w14:textId="77777777" w:rsidR="00FD6280" w:rsidRPr="007B0978" w:rsidRDefault="00FD6280" w:rsidP="00EC55FD">
            <w:pPr>
              <w:numPr>
                <w:ilvl w:val="0"/>
                <w:numId w:val="19"/>
              </w:numPr>
              <w:spacing w:before="100" w:beforeAutospacing="1" w:after="100" w:afterAutospacing="1"/>
              <w:rPr>
                <w:szCs w:val="24"/>
                <w:lang w:eastAsia="en-CA"/>
              </w:rPr>
            </w:pPr>
            <w:r w:rsidRPr="007B0978">
              <w:rPr>
                <w:szCs w:val="24"/>
                <w:lang w:eastAsia="en-CA"/>
              </w:rPr>
              <w:t xml:space="preserve">The system returns the EID </w:t>
            </w:r>
          </w:p>
        </w:tc>
      </w:tr>
      <w:tr w:rsidR="00FD6280" w:rsidRPr="007B0978" w14:paraId="362ECD12" w14:textId="77777777" w:rsidTr="00EC61CA">
        <w:trPr>
          <w:tblCellSpacing w:w="15" w:type="dxa"/>
        </w:trPr>
        <w:tc>
          <w:tcPr>
            <w:tcW w:w="781" w:type="pct"/>
            <w:shd w:val="clear" w:color="auto" w:fill="D8D8D8"/>
          </w:tcPr>
          <w:p w14:paraId="785B6C7C"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Extensions </w:t>
            </w:r>
          </w:p>
        </w:tc>
        <w:tc>
          <w:tcPr>
            <w:tcW w:w="4171" w:type="pct"/>
            <w:shd w:val="clear" w:color="auto" w:fill="E8E8E8"/>
            <w:vAlign w:val="center"/>
          </w:tcPr>
          <w:p w14:paraId="665DC3D6" w14:textId="77777777" w:rsidR="00FD6280" w:rsidRPr="007B0978" w:rsidRDefault="00FD6280" w:rsidP="00EC61CA">
            <w:pPr>
              <w:spacing w:before="0"/>
              <w:ind w:left="720"/>
              <w:rPr>
                <w:szCs w:val="24"/>
                <w:lang w:eastAsia="en-CA"/>
              </w:rPr>
            </w:pPr>
            <w:r w:rsidRPr="007B0978">
              <w:rPr>
                <w:szCs w:val="24"/>
                <w:lang w:eastAsia="en-CA"/>
              </w:rPr>
              <w:t xml:space="preserve">2.a The system does not find the provider and returns an error code. </w:t>
            </w:r>
          </w:p>
        </w:tc>
      </w:tr>
    </w:tbl>
    <w:p w14:paraId="1400F722" w14:textId="77777777" w:rsidR="007264CC" w:rsidRPr="007B0978" w:rsidRDefault="007264CC" w:rsidP="00AE7FE0">
      <w:pPr>
        <w:pStyle w:val="BodyText"/>
        <w:rPr>
          <w:noProof w:val="0"/>
        </w:rPr>
      </w:pPr>
    </w:p>
    <w:p w14:paraId="3C7E0DB2" w14:textId="77777777" w:rsidR="00FD6280" w:rsidRPr="007B0978" w:rsidRDefault="00FD6280" w:rsidP="00EC55FD">
      <w:pPr>
        <w:pStyle w:val="ListBullet"/>
        <w:numPr>
          <w:ilvl w:val="0"/>
          <w:numId w:val="52"/>
        </w:numPr>
      </w:pPr>
      <w:r w:rsidRPr="007B0978">
        <w:t xml:space="preserve">Queries for HC Professional using a variety of possible parameters. This transaction </w:t>
      </w:r>
      <w:proofErr w:type="gramStart"/>
      <w:r w:rsidRPr="007B0978">
        <w:t>returns</w:t>
      </w:r>
      <w:proofErr w:type="gramEnd"/>
      <w:r w:rsidRPr="007B0978">
        <w:t xml:space="preserve"> a list of all professionals that match the criteria specified in the query parameters. Otherwise, if an error </w:t>
      </w:r>
      <w:proofErr w:type="gramStart"/>
      <w:r w:rsidRPr="007B0978">
        <w:t>occurred</w:t>
      </w:r>
      <w:proofErr w:type="gramEnd"/>
      <w:r w:rsidRPr="007B0978">
        <w:t>, then an error is returned.</w:t>
      </w:r>
    </w:p>
    <w:p w14:paraId="1C56722B" w14:textId="77777777" w:rsidR="007264CC" w:rsidRPr="007B0978" w:rsidRDefault="007264CC" w:rsidP="00AE7FE0">
      <w:pPr>
        <w:pStyle w:val="BodyText"/>
        <w:rPr>
          <w:noProof w:val="0"/>
        </w:rPr>
      </w:pPr>
    </w:p>
    <w:tbl>
      <w:tblPr>
        <w:tblW w:w="5000" w:type="pct"/>
        <w:tblCellSpacing w:w="15" w:type="dxa"/>
        <w:tblCellMar>
          <w:top w:w="15" w:type="dxa"/>
          <w:left w:w="15" w:type="dxa"/>
          <w:bottom w:w="15" w:type="dxa"/>
          <w:right w:w="15" w:type="dxa"/>
        </w:tblCellMar>
        <w:tblLook w:val="00A0" w:firstRow="1" w:lastRow="0" w:firstColumn="1" w:lastColumn="0" w:noHBand="0" w:noVBand="0"/>
      </w:tblPr>
      <w:tblGrid>
        <w:gridCol w:w="1522"/>
        <w:gridCol w:w="7928"/>
      </w:tblGrid>
      <w:tr w:rsidR="00FD6280" w:rsidRPr="007B0978" w14:paraId="61E0E500" w14:textId="77777777" w:rsidTr="00EC61CA">
        <w:trPr>
          <w:tblCellSpacing w:w="15" w:type="dxa"/>
        </w:trPr>
        <w:tc>
          <w:tcPr>
            <w:tcW w:w="750" w:type="pct"/>
            <w:shd w:val="clear" w:color="auto" w:fill="D8D8D8"/>
          </w:tcPr>
          <w:p w14:paraId="4AE03D8E"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“Primary Actor” </w:t>
            </w:r>
          </w:p>
        </w:tc>
        <w:tc>
          <w:tcPr>
            <w:tcW w:w="4000" w:type="pct"/>
            <w:shd w:val="clear" w:color="auto" w:fill="E8E8E8"/>
            <w:vAlign w:val="center"/>
          </w:tcPr>
          <w:p w14:paraId="17A64CE6" w14:textId="77777777" w:rsidR="00E816FD" w:rsidRPr="007B0978" w:rsidRDefault="00FD6280" w:rsidP="006E5C45">
            <w:pPr>
              <w:pStyle w:val="BodyText"/>
              <w:rPr>
                <w:rFonts w:ascii="Arial" w:hAnsi="Arial"/>
                <w:b/>
                <w:noProof w:val="0"/>
                <w:kern w:val="28"/>
                <w:lang w:eastAsia="en-CA"/>
              </w:rPr>
            </w:pPr>
            <w:r w:rsidRPr="007B0978">
              <w:rPr>
                <w:noProof w:val="0"/>
                <w:lang w:eastAsia="en-CA"/>
              </w:rPr>
              <w:t xml:space="preserve">Interoperability Layer, Point </w:t>
            </w:r>
            <w:proofErr w:type="gramStart"/>
            <w:r w:rsidRPr="007B0978">
              <w:rPr>
                <w:noProof w:val="0"/>
                <w:lang w:eastAsia="en-CA"/>
              </w:rPr>
              <w:t>Of</w:t>
            </w:r>
            <w:proofErr w:type="gramEnd"/>
            <w:r w:rsidRPr="007B0978">
              <w:rPr>
                <w:noProof w:val="0"/>
                <w:lang w:eastAsia="en-CA"/>
              </w:rPr>
              <w:t xml:space="preserve"> Care Application? </w:t>
            </w:r>
          </w:p>
        </w:tc>
      </w:tr>
      <w:tr w:rsidR="00FD6280" w:rsidRPr="007B0978" w14:paraId="6DE4AFDC" w14:textId="77777777" w:rsidTr="00EC61CA">
        <w:trPr>
          <w:tblCellSpacing w:w="15" w:type="dxa"/>
        </w:trPr>
        <w:tc>
          <w:tcPr>
            <w:tcW w:w="750" w:type="pct"/>
            <w:shd w:val="clear" w:color="auto" w:fill="D8D8D8"/>
          </w:tcPr>
          <w:p w14:paraId="0BBE1BDA"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Pre-Conditions </w:t>
            </w:r>
          </w:p>
        </w:tc>
        <w:tc>
          <w:tcPr>
            <w:tcW w:w="4000" w:type="pct"/>
            <w:shd w:val="clear" w:color="auto" w:fill="E8E8E8"/>
            <w:vAlign w:val="center"/>
          </w:tcPr>
          <w:p w14:paraId="173F2E6C" w14:textId="77777777" w:rsidR="00E816FD" w:rsidRPr="007B0978" w:rsidRDefault="00FD6280" w:rsidP="006E5C45">
            <w:pPr>
              <w:pStyle w:val="BodyText"/>
              <w:rPr>
                <w:rFonts w:ascii="Arial" w:hAnsi="Arial"/>
                <w:b/>
                <w:noProof w:val="0"/>
                <w:kern w:val="28"/>
                <w:lang w:eastAsia="en-CA"/>
              </w:rPr>
            </w:pPr>
            <w:r w:rsidRPr="007B0978">
              <w:rPr>
                <w:noProof w:val="0"/>
                <w:lang w:eastAsia="en-CA"/>
              </w:rPr>
              <w:t xml:space="preserve">The application must be authenticated to the system </w:t>
            </w:r>
          </w:p>
        </w:tc>
      </w:tr>
      <w:tr w:rsidR="00FD6280" w:rsidRPr="007B0978" w14:paraId="741415C1" w14:textId="77777777" w:rsidTr="00EC61CA">
        <w:trPr>
          <w:tblCellSpacing w:w="15" w:type="dxa"/>
        </w:trPr>
        <w:tc>
          <w:tcPr>
            <w:tcW w:w="750" w:type="pct"/>
            <w:shd w:val="clear" w:color="auto" w:fill="D8D8D8"/>
          </w:tcPr>
          <w:p w14:paraId="793B87D3"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Success Guarantee </w:t>
            </w:r>
          </w:p>
        </w:tc>
        <w:tc>
          <w:tcPr>
            <w:tcW w:w="4000" w:type="pct"/>
            <w:shd w:val="clear" w:color="auto" w:fill="E8E8E8"/>
            <w:vAlign w:val="center"/>
          </w:tcPr>
          <w:p w14:paraId="7BD6A20F" w14:textId="77777777" w:rsidR="00E816FD" w:rsidRPr="007B0978" w:rsidRDefault="00FD6280" w:rsidP="006E5C45">
            <w:pPr>
              <w:pStyle w:val="BodyText"/>
              <w:rPr>
                <w:rFonts w:ascii="Arial" w:hAnsi="Arial"/>
                <w:b/>
                <w:noProof w:val="0"/>
                <w:kern w:val="28"/>
                <w:lang w:eastAsia="en-CA"/>
              </w:rPr>
            </w:pPr>
            <w:proofErr w:type="gramStart"/>
            <w:r w:rsidRPr="007B0978">
              <w:rPr>
                <w:noProof w:val="0"/>
                <w:lang w:eastAsia="en-CA"/>
              </w:rPr>
              <w:t>An</w:t>
            </w:r>
            <w:proofErr w:type="gramEnd"/>
            <w:r w:rsidRPr="007B0978">
              <w:rPr>
                <w:noProof w:val="0"/>
                <w:lang w:eastAsia="en-CA"/>
              </w:rPr>
              <w:t xml:space="preserve"> list of enterprise ids (EIDs) is returned to the requesting application </w:t>
            </w:r>
          </w:p>
        </w:tc>
      </w:tr>
      <w:tr w:rsidR="00FD6280" w:rsidRPr="007B0978" w14:paraId="44566BF2" w14:textId="77777777" w:rsidTr="00EC61CA">
        <w:trPr>
          <w:tblCellSpacing w:w="15" w:type="dxa"/>
        </w:trPr>
        <w:tc>
          <w:tcPr>
            <w:tcW w:w="750" w:type="pct"/>
            <w:shd w:val="clear" w:color="auto" w:fill="D8D8D8"/>
          </w:tcPr>
          <w:p w14:paraId="41937424"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Main Success Scenario </w:t>
            </w:r>
          </w:p>
        </w:tc>
        <w:tc>
          <w:tcPr>
            <w:tcW w:w="4000" w:type="pct"/>
            <w:shd w:val="clear" w:color="auto" w:fill="E8E8E8"/>
            <w:vAlign w:val="center"/>
          </w:tcPr>
          <w:p w14:paraId="50DB59A0" w14:textId="77777777" w:rsidR="00FD6280" w:rsidRPr="007B0978" w:rsidRDefault="00FD6280" w:rsidP="00EC55FD">
            <w:pPr>
              <w:numPr>
                <w:ilvl w:val="0"/>
                <w:numId w:val="20"/>
              </w:numPr>
              <w:spacing w:before="100" w:beforeAutospacing="1" w:after="100" w:afterAutospacing="1"/>
              <w:rPr>
                <w:szCs w:val="24"/>
                <w:lang w:eastAsia="en-CA"/>
              </w:rPr>
            </w:pPr>
            <w:r w:rsidRPr="007B0978">
              <w:rPr>
                <w:szCs w:val="24"/>
                <w:lang w:eastAsia="en-CA"/>
              </w:rPr>
              <w:t xml:space="preserve">The “actor” submits a request with a given query </w:t>
            </w:r>
            <w:proofErr w:type="gramStart"/>
            <w:r w:rsidRPr="007B0978">
              <w:rPr>
                <w:szCs w:val="24"/>
                <w:lang w:eastAsia="en-CA"/>
              </w:rPr>
              <w:t>parameters</w:t>
            </w:r>
            <w:proofErr w:type="gramEnd"/>
            <w:r w:rsidRPr="007B0978">
              <w:rPr>
                <w:szCs w:val="24"/>
                <w:lang w:eastAsia="en-CA"/>
              </w:rPr>
              <w:t xml:space="preserve"> </w:t>
            </w:r>
          </w:p>
          <w:p w14:paraId="0A0A3315" w14:textId="77777777" w:rsidR="00FD6280" w:rsidRPr="007B0978" w:rsidRDefault="00FD6280" w:rsidP="00EC55FD">
            <w:pPr>
              <w:numPr>
                <w:ilvl w:val="0"/>
                <w:numId w:val="20"/>
              </w:numPr>
              <w:spacing w:before="100" w:beforeAutospacing="1" w:after="100" w:afterAutospacing="1"/>
              <w:rPr>
                <w:szCs w:val="24"/>
                <w:lang w:eastAsia="en-CA"/>
              </w:rPr>
            </w:pPr>
            <w:r w:rsidRPr="007B0978">
              <w:rPr>
                <w:szCs w:val="24"/>
                <w:lang w:eastAsia="en-CA"/>
              </w:rPr>
              <w:t xml:space="preserve">The system returns a list of matching EIDs </w:t>
            </w:r>
          </w:p>
        </w:tc>
      </w:tr>
      <w:tr w:rsidR="00FD6280" w:rsidRPr="007B0978" w14:paraId="5BA88E0A" w14:textId="77777777" w:rsidTr="00EC61CA">
        <w:trPr>
          <w:tblCellSpacing w:w="15" w:type="dxa"/>
        </w:trPr>
        <w:tc>
          <w:tcPr>
            <w:tcW w:w="750" w:type="pct"/>
            <w:shd w:val="clear" w:color="auto" w:fill="D8D8D8"/>
          </w:tcPr>
          <w:p w14:paraId="4277E90C" w14:textId="77777777" w:rsidR="00FD6280" w:rsidRPr="007B0978" w:rsidRDefault="00FD6280" w:rsidP="00EC61CA">
            <w:pPr>
              <w:spacing w:before="0"/>
              <w:rPr>
                <w:b/>
                <w:bCs/>
                <w:color w:val="0000FF"/>
                <w:szCs w:val="24"/>
                <w:lang w:eastAsia="en-CA"/>
              </w:rPr>
            </w:pPr>
            <w:r w:rsidRPr="007B0978">
              <w:rPr>
                <w:b/>
                <w:bCs/>
                <w:color w:val="0000FF"/>
                <w:szCs w:val="24"/>
                <w:lang w:eastAsia="en-CA"/>
              </w:rPr>
              <w:t xml:space="preserve">Extensions </w:t>
            </w:r>
          </w:p>
        </w:tc>
        <w:tc>
          <w:tcPr>
            <w:tcW w:w="4000" w:type="pct"/>
            <w:shd w:val="clear" w:color="auto" w:fill="E8E8E8"/>
            <w:vAlign w:val="center"/>
          </w:tcPr>
          <w:p w14:paraId="0D344BCD" w14:textId="77777777" w:rsidR="00FD6280" w:rsidRPr="007B0978" w:rsidRDefault="00FD6280" w:rsidP="00EC61CA">
            <w:pPr>
              <w:spacing w:before="0"/>
              <w:ind w:left="720"/>
              <w:rPr>
                <w:szCs w:val="24"/>
                <w:lang w:eastAsia="en-CA"/>
              </w:rPr>
            </w:pPr>
            <w:r w:rsidRPr="007B0978">
              <w:rPr>
                <w:szCs w:val="24"/>
                <w:lang w:eastAsia="en-CA"/>
              </w:rPr>
              <w:t xml:space="preserve">2.a The system does not find the provider and returns an error code. </w:t>
            </w:r>
          </w:p>
          <w:p w14:paraId="2A4CB42B" w14:textId="77777777" w:rsidR="00FD6280" w:rsidRPr="007B0978" w:rsidRDefault="00FD6280" w:rsidP="0036685B">
            <w:pPr>
              <w:spacing w:before="0"/>
              <w:ind w:left="720"/>
              <w:rPr>
                <w:szCs w:val="24"/>
                <w:lang w:eastAsia="en-CA"/>
              </w:rPr>
            </w:pPr>
            <w:r w:rsidRPr="007B0978">
              <w:rPr>
                <w:szCs w:val="24"/>
                <w:lang w:eastAsia="en-CA"/>
              </w:rPr>
              <w:t xml:space="preserve">2.b The requested search parameters are invalid and return an error code. </w:t>
            </w:r>
          </w:p>
        </w:tc>
      </w:tr>
    </w:tbl>
    <w:p w14:paraId="6C5E0D37" w14:textId="77777777" w:rsidR="00FD6280" w:rsidRPr="007B0978" w:rsidRDefault="00FD6280" w:rsidP="009511D1">
      <w:pPr>
        <w:pStyle w:val="Heading2"/>
        <w:numPr>
          <w:ilvl w:val="0"/>
          <w:numId w:val="0"/>
        </w:numPr>
        <w:rPr>
          <w:noProof w:val="0"/>
        </w:rPr>
      </w:pPr>
      <w:bookmarkStart w:id="172" w:name="_Toc253489447"/>
      <w:bookmarkStart w:id="173" w:name="_Toc358800547"/>
      <w:bookmarkStart w:id="174" w:name="_Toc358800620"/>
      <w:bookmarkStart w:id="175" w:name="_Toc461203690"/>
      <w:r w:rsidRPr="007B0978">
        <w:rPr>
          <w:noProof w:val="0"/>
        </w:rPr>
        <w:t>35.5 CSD Security Considerations</w:t>
      </w:r>
      <w:bookmarkEnd w:id="172"/>
      <w:bookmarkEnd w:id="173"/>
      <w:bookmarkEnd w:id="174"/>
      <w:bookmarkEnd w:id="175"/>
    </w:p>
    <w:p w14:paraId="6F2DF349" w14:textId="6F7FD389" w:rsidR="00FD6280" w:rsidRPr="007B0978" w:rsidRDefault="00FD6280" w:rsidP="00F202CC">
      <w:pPr>
        <w:pStyle w:val="BodyText"/>
        <w:rPr>
          <w:iCs/>
          <w:noProof w:val="0"/>
        </w:rPr>
      </w:pPr>
      <w:r w:rsidRPr="007B0978">
        <w:rPr>
          <w:iCs/>
          <w:noProof w:val="0"/>
        </w:rPr>
        <w:t xml:space="preserve">The CSD </w:t>
      </w:r>
      <w:r w:rsidR="005E006B" w:rsidRPr="007B0978">
        <w:rPr>
          <w:iCs/>
          <w:noProof w:val="0"/>
        </w:rPr>
        <w:t>Profile</w:t>
      </w:r>
      <w:r w:rsidRPr="007B0978">
        <w:rPr>
          <w:iCs/>
          <w:noProof w:val="0"/>
        </w:rPr>
        <w:t xml:space="preserve"> does not support the exchange of person-centric health information. Therefore, this profile does not specif</w:t>
      </w:r>
      <w:r w:rsidR="00EF3D7D" w:rsidRPr="007B0978">
        <w:rPr>
          <w:iCs/>
          <w:noProof w:val="0"/>
        </w:rPr>
        <w:t>y</w:t>
      </w:r>
      <w:r w:rsidRPr="007B0978">
        <w:rPr>
          <w:iCs/>
          <w:noProof w:val="0"/>
        </w:rPr>
        <w:t xml:space="preserve"> security mechanisms, such as</w:t>
      </w:r>
      <w:r w:rsidR="002C0D1E">
        <w:rPr>
          <w:iCs/>
          <w:noProof w:val="0"/>
        </w:rPr>
        <w:t xml:space="preserve"> the Audit Trail and Node Authentication</w:t>
      </w:r>
      <w:r w:rsidRPr="007B0978">
        <w:rPr>
          <w:iCs/>
          <w:noProof w:val="0"/>
        </w:rPr>
        <w:t xml:space="preserve"> </w:t>
      </w:r>
      <w:r w:rsidR="002C0D1E">
        <w:rPr>
          <w:iCs/>
          <w:noProof w:val="0"/>
        </w:rPr>
        <w:t>(</w:t>
      </w:r>
      <w:r w:rsidRPr="007B0978">
        <w:rPr>
          <w:iCs/>
          <w:noProof w:val="0"/>
        </w:rPr>
        <w:t>ATNA</w:t>
      </w:r>
      <w:r w:rsidR="002C0D1E">
        <w:rPr>
          <w:iCs/>
          <w:noProof w:val="0"/>
        </w:rPr>
        <w:t>) Profile</w:t>
      </w:r>
      <w:r w:rsidRPr="007B0978">
        <w:rPr>
          <w:iCs/>
          <w:noProof w:val="0"/>
        </w:rPr>
        <w:t xml:space="preserve">, that would be required were that the case. </w:t>
      </w:r>
      <w:proofErr w:type="gramStart"/>
      <w:r w:rsidRPr="007B0978">
        <w:rPr>
          <w:iCs/>
          <w:noProof w:val="0"/>
        </w:rPr>
        <w:t>However</w:t>
      </w:r>
      <w:proofErr w:type="gramEnd"/>
      <w:r w:rsidRPr="007B0978">
        <w:rPr>
          <w:iCs/>
          <w:noProof w:val="0"/>
        </w:rPr>
        <w:t xml:space="preserve"> extension points have been provided which would allow for support </w:t>
      </w:r>
      <w:r w:rsidR="00DB70B7" w:rsidRPr="007B0978">
        <w:rPr>
          <w:iCs/>
          <w:noProof w:val="0"/>
        </w:rPr>
        <w:t>of one</w:t>
      </w:r>
      <w:r w:rsidRPr="007B0978">
        <w:rPr>
          <w:iCs/>
          <w:noProof w:val="0"/>
        </w:rPr>
        <w:t xml:space="preserve"> or more security and privacy profiles developed by IHE or other entities. </w:t>
      </w:r>
    </w:p>
    <w:p w14:paraId="50DB1E8C" w14:textId="77777777" w:rsidR="00FD6280" w:rsidRPr="007B0978" w:rsidRDefault="00FD6280" w:rsidP="00F202CC">
      <w:pPr>
        <w:pStyle w:val="BodyText"/>
        <w:rPr>
          <w:iCs/>
          <w:noProof w:val="0"/>
        </w:rPr>
      </w:pPr>
      <w:r w:rsidRPr="007B0978">
        <w:rPr>
          <w:iCs/>
          <w:noProof w:val="0"/>
        </w:rPr>
        <w:t xml:space="preserve">Information maintained by Care Services Directory actors may be subject to privacy policies and mandates. Users of this profile should refer to relevant privacy legislation, codes of fair information practice and other guidelines so as not to breach personal privacy in their collection, use, storage and disclosure of provider information (for example), including any consent requirements. Privacy legislation may require users to consider their </w:t>
      </w:r>
      <w:proofErr w:type="gramStart"/>
      <w:r w:rsidRPr="007B0978">
        <w:rPr>
          <w:iCs/>
          <w:noProof w:val="0"/>
        </w:rPr>
        <w:t>particular set</w:t>
      </w:r>
      <w:proofErr w:type="gramEnd"/>
      <w:r w:rsidRPr="007B0978">
        <w:rPr>
          <w:iCs/>
          <w:noProof w:val="0"/>
        </w:rPr>
        <w:t xml:space="preserve"> of </w:t>
      </w:r>
      <w:r w:rsidRPr="007B0978">
        <w:rPr>
          <w:iCs/>
          <w:noProof w:val="0"/>
        </w:rPr>
        <w:lastRenderedPageBreak/>
        <w:t xml:space="preserve">circumstances (i.e., location and sector) and whether privacy legislation covers those circumstances. </w:t>
      </w:r>
    </w:p>
    <w:p w14:paraId="012FB169" w14:textId="54DAA777" w:rsidR="00FD6280" w:rsidRPr="007B0978" w:rsidRDefault="00FD6280" w:rsidP="00F202CC">
      <w:pPr>
        <w:pStyle w:val="BodyText"/>
        <w:rPr>
          <w:iCs/>
          <w:noProof w:val="0"/>
        </w:rPr>
      </w:pPr>
      <w:r w:rsidRPr="007B0978">
        <w:rPr>
          <w:iCs/>
          <w:noProof w:val="0"/>
        </w:rPr>
        <w:t xml:space="preserve">Provisions in health professional legislation and regulations shall also be considered when unique provider identifiers and any subsequent identifiable information is collected, stored and shared. If there is any information, in part, or whole, as defined by the CSD </w:t>
      </w:r>
      <w:r w:rsidR="005E006B" w:rsidRPr="007B0978">
        <w:rPr>
          <w:iCs/>
          <w:noProof w:val="0"/>
        </w:rPr>
        <w:t>Profile</w:t>
      </w:r>
      <w:r w:rsidRPr="007B0978">
        <w:rPr>
          <w:iCs/>
          <w:noProof w:val="0"/>
        </w:rPr>
        <w:t xml:space="preserve"> schema or any extensions to the given schema, that is considered private or sensitive, then appropriate security and privacy procedures shall be considered to protect that information.</w:t>
      </w:r>
    </w:p>
    <w:p w14:paraId="1DB5C6BD" w14:textId="77777777" w:rsidR="00FD6280" w:rsidRPr="007B0978" w:rsidRDefault="00FD6280" w:rsidP="00EF7756">
      <w:pPr>
        <w:pStyle w:val="BodyText"/>
        <w:rPr>
          <w:iCs/>
          <w:noProof w:val="0"/>
        </w:rPr>
      </w:pPr>
      <w:r w:rsidRPr="007B0978">
        <w:rPr>
          <w:iCs/>
          <w:noProof w:val="0"/>
        </w:rPr>
        <w:t xml:space="preserve">This section provides an overview of the typical risks that should be mitigated if </w:t>
      </w:r>
      <w:proofErr w:type="gramStart"/>
      <w:r w:rsidRPr="007B0978">
        <w:rPr>
          <w:iCs/>
          <w:noProof w:val="0"/>
        </w:rPr>
        <w:t>desired, and</w:t>
      </w:r>
      <w:proofErr w:type="gramEnd"/>
      <w:r w:rsidRPr="007B0978">
        <w:rPr>
          <w:iCs/>
          <w:noProof w:val="0"/>
        </w:rPr>
        <w:t xml:space="preserve"> recommends the corresponding IHE profile(s) that should be combined with CSD.</w:t>
      </w:r>
    </w:p>
    <w:p w14:paraId="6195FFF9" w14:textId="23254B8F" w:rsidR="00FD6280" w:rsidRPr="007B0978" w:rsidRDefault="00FD6280" w:rsidP="00567980">
      <w:pPr>
        <w:pStyle w:val="BodyText"/>
        <w:rPr>
          <w:noProof w:val="0"/>
        </w:rPr>
      </w:pPr>
      <w:r w:rsidRPr="007B0978">
        <w:rPr>
          <w:noProof w:val="0"/>
        </w:rPr>
        <w:t>For general IHE risks and threats</w:t>
      </w:r>
      <w:r w:rsidR="00104214">
        <w:rPr>
          <w:noProof w:val="0"/>
        </w:rPr>
        <w:t>,</w:t>
      </w:r>
      <w:r w:rsidRPr="007B0978">
        <w:rPr>
          <w:noProof w:val="0"/>
        </w:rPr>
        <w:t xml:space="preserve"> see ITI TF-1</w:t>
      </w:r>
      <w:r w:rsidR="00A539ED" w:rsidRPr="007B0978">
        <w:rPr>
          <w:noProof w:val="0"/>
        </w:rPr>
        <w:t xml:space="preserve">: </w:t>
      </w:r>
      <w:r w:rsidRPr="007B0978">
        <w:rPr>
          <w:noProof w:val="0"/>
        </w:rPr>
        <w:t xml:space="preserve">Appendix G. </w:t>
      </w:r>
    </w:p>
    <w:p w14:paraId="5289EB74" w14:textId="77777777" w:rsidR="00FD6280" w:rsidRPr="007B0978" w:rsidRDefault="00FD6280" w:rsidP="00567980">
      <w:pPr>
        <w:pStyle w:val="BodyText"/>
        <w:rPr>
          <w:noProof w:val="0"/>
        </w:rPr>
      </w:pPr>
      <w:r w:rsidRPr="007B0978">
        <w:rPr>
          <w:noProof w:val="0"/>
        </w:rPr>
        <w:t>Some categories of risks currently identified for consideration are:</w:t>
      </w:r>
    </w:p>
    <w:p w14:paraId="101AAA31" w14:textId="77777777" w:rsidR="00E816FD" w:rsidRPr="007B0978" w:rsidRDefault="00FD6280" w:rsidP="006E5C45">
      <w:pPr>
        <w:pStyle w:val="ListBullet2"/>
      </w:pPr>
      <w:r w:rsidRPr="007B0978">
        <w:t>The possibility of inaccurate or unverified data being maintained in a Care Services Directory.</w:t>
      </w:r>
    </w:p>
    <w:p w14:paraId="69FFE69A" w14:textId="77777777" w:rsidR="00E816FD" w:rsidRPr="007B0978" w:rsidRDefault="00FD6280" w:rsidP="006E5C45">
      <w:pPr>
        <w:pStyle w:val="ListBullet2"/>
      </w:pPr>
      <w:r w:rsidRPr="007B0978">
        <w:t xml:space="preserve">Accidental release of information </w:t>
      </w:r>
      <w:proofErr w:type="gramStart"/>
      <w:r w:rsidRPr="007B0978">
        <w:t>protected</w:t>
      </w:r>
      <w:proofErr w:type="gramEnd"/>
      <w:r w:rsidRPr="007B0978">
        <w:t xml:space="preserve"> by additional regulation or law.</w:t>
      </w:r>
    </w:p>
    <w:p w14:paraId="193E82C1" w14:textId="77777777" w:rsidR="00E816FD" w:rsidRPr="007B0978" w:rsidRDefault="00FD6280" w:rsidP="006E5C45">
      <w:pPr>
        <w:pStyle w:val="ListBullet2"/>
      </w:pPr>
      <w:r w:rsidRPr="007B0978">
        <w:t xml:space="preserve">Malicious attacks </w:t>
      </w:r>
      <w:proofErr w:type="gramStart"/>
      <w:r w:rsidRPr="007B0978">
        <w:t>to</w:t>
      </w:r>
      <w:proofErr w:type="gramEnd"/>
      <w:r w:rsidRPr="007B0978">
        <w:t xml:space="preserve"> the data, modifying the data either in transmission or at the Care Services </w:t>
      </w:r>
      <w:proofErr w:type="spellStart"/>
      <w:r w:rsidRPr="007B0978">
        <w:t>InfoManager</w:t>
      </w:r>
      <w:proofErr w:type="spellEnd"/>
      <w:r w:rsidRPr="007B0978">
        <w:t xml:space="preserve"> or Service Availability actors. </w:t>
      </w:r>
    </w:p>
    <w:p w14:paraId="0E2AF3AB" w14:textId="77777777" w:rsidR="00E816FD" w:rsidRPr="007B0978" w:rsidRDefault="00FD6280" w:rsidP="006E5C45">
      <w:pPr>
        <w:pStyle w:val="ListBullet2"/>
      </w:pPr>
      <w:r w:rsidRPr="007B0978">
        <w:t xml:space="preserve">Policies and procedures for the verification, validation, and reconciliation of data are ineffective or inconsistent across authoritative Care Services Directory actors. </w:t>
      </w:r>
    </w:p>
    <w:p w14:paraId="4A7ED162" w14:textId="27F3A40D" w:rsidR="00E816FD" w:rsidRPr="007B0978" w:rsidRDefault="00FD6280" w:rsidP="006E5C45">
      <w:pPr>
        <w:pStyle w:val="ListBullet2"/>
      </w:pPr>
      <w:r w:rsidRPr="007B0978">
        <w:t xml:space="preserve">Any activity performed on CSD data by a Service Finder </w:t>
      </w:r>
      <w:r w:rsidR="005E006B" w:rsidRPr="007B0978">
        <w:t>Actor</w:t>
      </w:r>
      <w:r w:rsidRPr="007B0978">
        <w:t xml:space="preserve"> with the expectation that data are authoritative. For instance, PHI could be transmitted to a FAX number, a mailing address, or a health internet address with the expectation that the addresses are authoritative.</w:t>
      </w:r>
    </w:p>
    <w:p w14:paraId="7E337A1C" w14:textId="77777777" w:rsidR="00E816FD" w:rsidRPr="007B0978" w:rsidRDefault="00FD6280" w:rsidP="006E5C45">
      <w:pPr>
        <w:pStyle w:val="BodyText"/>
        <w:rPr>
          <w:noProof w:val="0"/>
          <w:lang w:bidi="ne-NP"/>
        </w:rPr>
      </w:pPr>
      <w:r w:rsidRPr="007B0978">
        <w:rPr>
          <w:noProof w:val="0"/>
          <w:lang w:bidi="ne-NP"/>
        </w:rPr>
        <w:t>The following shall be considered by implementers of the profile, as part of the planning process for implementation:</w:t>
      </w:r>
    </w:p>
    <w:p w14:paraId="17E07863" w14:textId="77777777" w:rsidR="00E816FD" w:rsidRPr="007B0978" w:rsidRDefault="00FD6280" w:rsidP="006E5C45">
      <w:pPr>
        <w:pStyle w:val="ListBullet2"/>
        <w:rPr>
          <w:lang w:bidi="ne-NP"/>
        </w:rPr>
      </w:pPr>
      <w:r w:rsidRPr="007B0978">
        <w:rPr>
          <w:lang w:bidi="ne-NP"/>
        </w:rPr>
        <w:t>Implement and enforce policies and procedure to validate the provider information before it is stored and published by a Care Services Directory.</w:t>
      </w:r>
    </w:p>
    <w:p w14:paraId="19773D51" w14:textId="48E94CB5" w:rsidR="00E816FD" w:rsidRPr="007B0978" w:rsidRDefault="00FD6280" w:rsidP="006E5C45">
      <w:pPr>
        <w:pStyle w:val="ListBullet2"/>
        <w:rPr>
          <w:lang w:bidi="ne-NP"/>
        </w:rPr>
      </w:pPr>
      <w:r w:rsidRPr="007B0978">
        <w:rPr>
          <w:lang w:bidi="ne-NP"/>
        </w:rPr>
        <w:t xml:space="preserve">The Audit Trail and Node Authentication (ATNA) </w:t>
      </w:r>
      <w:r w:rsidR="005E006B" w:rsidRPr="007B0978">
        <w:rPr>
          <w:lang w:bidi="ne-NP"/>
        </w:rPr>
        <w:t>Profile</w:t>
      </w:r>
      <w:r w:rsidRPr="007B0978">
        <w:rPr>
          <w:lang w:bidi="ne-NP"/>
        </w:rPr>
        <w:t xml:space="preserve"> should be considered to ensure that nodes in a network are authenticated.</w:t>
      </w:r>
    </w:p>
    <w:p w14:paraId="0E780D9E" w14:textId="39308842" w:rsidR="00E816FD" w:rsidRPr="007B0978" w:rsidRDefault="00FD6280" w:rsidP="006E5C45">
      <w:pPr>
        <w:pStyle w:val="ListBullet2"/>
        <w:rPr>
          <w:lang w:bidi="ne-NP"/>
        </w:rPr>
      </w:pPr>
      <w:r w:rsidRPr="007B0978">
        <w:rPr>
          <w:lang w:bidi="ne-NP"/>
        </w:rPr>
        <w:t xml:space="preserve">The ATNA </w:t>
      </w:r>
      <w:r w:rsidR="005E006B" w:rsidRPr="007B0978">
        <w:rPr>
          <w:lang w:bidi="ne-NP"/>
        </w:rPr>
        <w:t>Profile</w:t>
      </w:r>
      <w:r w:rsidRPr="007B0978">
        <w:rPr>
          <w:lang w:bidi="ne-NP"/>
        </w:rPr>
        <w:t xml:space="preserve"> may be employed to capture and record audit trail events related to the Query for Updated Services transaction. </w:t>
      </w:r>
    </w:p>
    <w:p w14:paraId="2EAF1AED" w14:textId="02DD98AF" w:rsidR="00E816FD" w:rsidRPr="007B0978" w:rsidRDefault="00FD6280" w:rsidP="006E5C45">
      <w:pPr>
        <w:pStyle w:val="ListBullet2"/>
        <w:rPr>
          <w:lang w:bidi="ne-NP"/>
        </w:rPr>
      </w:pPr>
      <w:r w:rsidRPr="007B0978">
        <w:rPr>
          <w:lang w:bidi="ne-NP"/>
        </w:rPr>
        <w:t xml:space="preserve">The Enterprise User Authentication (EUA) </w:t>
      </w:r>
      <w:r w:rsidR="005E006B" w:rsidRPr="007B0978">
        <w:rPr>
          <w:lang w:bidi="ne-NP"/>
        </w:rPr>
        <w:t>Profile</w:t>
      </w:r>
      <w:r w:rsidRPr="007B0978">
        <w:rPr>
          <w:lang w:bidi="ne-NP"/>
        </w:rPr>
        <w:t xml:space="preserve"> may be employed to authenticate Service Finder and/or Care Services </w:t>
      </w:r>
      <w:proofErr w:type="spellStart"/>
      <w:r w:rsidRPr="007B0978">
        <w:rPr>
          <w:lang w:bidi="ne-NP"/>
        </w:rPr>
        <w:t>InfoManager</w:t>
      </w:r>
      <w:proofErr w:type="spellEnd"/>
      <w:r w:rsidRPr="007B0978">
        <w:rPr>
          <w:lang w:bidi="ne-NP"/>
        </w:rPr>
        <w:t xml:space="preserve"> actors if access to query information is to be limited and controlled.</w:t>
      </w:r>
      <w:r w:rsidRPr="007B0978">
        <w:t xml:space="preserve"> </w:t>
      </w:r>
      <w:r w:rsidRPr="007B0978">
        <w:rPr>
          <w:lang w:bidi="ne-NP"/>
        </w:rPr>
        <w:t xml:space="preserve">If CSD content is going to be public, open and searchable by anyone, the user authentication may not be applicable. </w:t>
      </w:r>
    </w:p>
    <w:p w14:paraId="0EA8B63D" w14:textId="0A37237B" w:rsidR="00E816FD" w:rsidRPr="007B0978" w:rsidRDefault="00FD6280" w:rsidP="006E5C45">
      <w:pPr>
        <w:pStyle w:val="ListBullet2"/>
        <w:rPr>
          <w:lang w:bidi="ne-NP"/>
        </w:rPr>
      </w:pPr>
      <w:r w:rsidRPr="007B0978">
        <w:rPr>
          <w:lang w:bidi="ne-NP"/>
        </w:rPr>
        <w:t xml:space="preserve">The Cross-Enterprise User Assertion (XUA) </w:t>
      </w:r>
      <w:r w:rsidR="005E006B" w:rsidRPr="007B0978">
        <w:rPr>
          <w:lang w:bidi="ne-NP"/>
        </w:rPr>
        <w:t>Profile</w:t>
      </w:r>
      <w:r w:rsidRPr="007B0978">
        <w:rPr>
          <w:lang w:bidi="ne-NP"/>
        </w:rPr>
        <w:t xml:space="preserve"> may be employed to assert Service Finder and/or Care Services </w:t>
      </w:r>
      <w:proofErr w:type="spellStart"/>
      <w:r w:rsidRPr="007B0978">
        <w:rPr>
          <w:lang w:bidi="ne-NP"/>
        </w:rPr>
        <w:t>InfoManager</w:t>
      </w:r>
      <w:proofErr w:type="spellEnd"/>
      <w:r w:rsidRPr="007B0978">
        <w:rPr>
          <w:lang w:bidi="ne-NP"/>
        </w:rPr>
        <w:t xml:space="preserve"> credentials for the purpose of enforcing Role </w:t>
      </w:r>
      <w:r w:rsidRPr="007B0978">
        <w:rPr>
          <w:lang w:bidi="ne-NP"/>
        </w:rPr>
        <w:lastRenderedPageBreak/>
        <w:t>Based Access Control (RBAC) and protecting any non-public sensitive information if access to query information is limited and controlled.</w:t>
      </w:r>
    </w:p>
    <w:p w14:paraId="79640837" w14:textId="0058D81E" w:rsidR="00E816FD" w:rsidRPr="007B0978" w:rsidRDefault="00FD6280" w:rsidP="006E5C45">
      <w:pPr>
        <w:pStyle w:val="ListBullet2"/>
        <w:rPr>
          <w:lang w:bidi="ne-NP"/>
        </w:rPr>
      </w:pPr>
      <w:r w:rsidRPr="007B0978">
        <w:rPr>
          <w:lang w:bidi="ne-NP"/>
        </w:rPr>
        <w:t xml:space="preserve">The Personnel White Pages (PWP) </w:t>
      </w:r>
      <w:r w:rsidR="005E006B" w:rsidRPr="007B0978">
        <w:rPr>
          <w:lang w:bidi="ne-NP"/>
        </w:rPr>
        <w:t>Profile</w:t>
      </w:r>
      <w:r w:rsidRPr="007B0978">
        <w:rPr>
          <w:lang w:bidi="ne-NP"/>
        </w:rPr>
        <w:t xml:space="preserve"> provides a repository that may be used to hold system users' identification data.</w:t>
      </w:r>
    </w:p>
    <w:p w14:paraId="0D9C1FD1" w14:textId="77777777" w:rsidR="00E816FD" w:rsidRPr="007B0978" w:rsidRDefault="00FD6280" w:rsidP="006E5C45">
      <w:pPr>
        <w:pStyle w:val="ListBullet2"/>
        <w:rPr>
          <w:lang w:bidi="ne-NP"/>
        </w:rPr>
      </w:pPr>
      <w:r w:rsidRPr="007B0978">
        <w:rPr>
          <w:lang w:bidi="ne-NP"/>
        </w:rPr>
        <w:t xml:space="preserve">Best practices should be employed regarding operations management for network monitoring, intrusion detection and </w:t>
      </w:r>
      <w:proofErr w:type="gramStart"/>
      <w:r w:rsidRPr="007B0978">
        <w:rPr>
          <w:lang w:bidi="ne-NP"/>
        </w:rPr>
        <w:t>secured</w:t>
      </w:r>
      <w:proofErr w:type="gramEnd"/>
      <w:r w:rsidRPr="007B0978">
        <w:rPr>
          <w:lang w:bidi="ne-NP"/>
        </w:rPr>
        <w:t xml:space="preserve"> data backups.</w:t>
      </w:r>
    </w:p>
    <w:p w14:paraId="397D55E4" w14:textId="77777777" w:rsidR="00FD6280" w:rsidRPr="007B0978" w:rsidRDefault="00FD6280" w:rsidP="00567980">
      <w:pPr>
        <w:pStyle w:val="ListBullet"/>
        <w:numPr>
          <w:ilvl w:val="0"/>
          <w:numId w:val="0"/>
        </w:numPr>
        <w:rPr>
          <w:szCs w:val="24"/>
          <w:lang w:bidi="ne-NP"/>
        </w:rPr>
      </w:pPr>
      <w:r w:rsidRPr="007B0978">
        <w:rPr>
          <w:szCs w:val="24"/>
          <w:lang w:bidi="ne-NP"/>
        </w:rPr>
        <w:t xml:space="preserve">Implementers may follow these IHE profiles to fulfill some of their security needs. It is understood that institutions must implement policy and workflow steps to satisfy enterprise needs and to </w:t>
      </w:r>
      <w:r w:rsidRPr="007B0978">
        <w:rPr>
          <w:lang w:bidi="ne-NP"/>
        </w:rPr>
        <w:t>comply with regulatory requirements.</w:t>
      </w:r>
    </w:p>
    <w:p w14:paraId="1854D1D0" w14:textId="6B67A45E" w:rsidR="00FD6280" w:rsidRPr="007B0978" w:rsidRDefault="00FD6280" w:rsidP="00567980">
      <w:pPr>
        <w:pStyle w:val="BodyText"/>
        <w:rPr>
          <w:iCs/>
          <w:noProof w:val="0"/>
        </w:rPr>
      </w:pPr>
      <w:r w:rsidRPr="007B0978">
        <w:rPr>
          <w:noProof w:val="0"/>
        </w:rPr>
        <w:t xml:space="preserve">The CSD implementer is further advised that many risks associated with physical security and operational management cannot be mitigated by the CSD </w:t>
      </w:r>
      <w:r w:rsidR="005E006B" w:rsidRPr="007B0978">
        <w:rPr>
          <w:noProof w:val="0"/>
        </w:rPr>
        <w:t>Profile</w:t>
      </w:r>
      <w:r w:rsidRPr="007B0978">
        <w:rPr>
          <w:noProof w:val="0"/>
        </w:rPr>
        <w:t xml:space="preserve"> and instead responsibility for mitigation is transferred to the CSD implementer.</w:t>
      </w:r>
    </w:p>
    <w:p w14:paraId="0901E511" w14:textId="77777777" w:rsidR="00FD6280" w:rsidRPr="007B0978" w:rsidRDefault="00FD6280" w:rsidP="00A66A9A">
      <w:pPr>
        <w:pStyle w:val="BodyText"/>
        <w:rPr>
          <w:b/>
          <w:iCs/>
          <w:noProof w:val="0"/>
        </w:rPr>
      </w:pPr>
      <w:r w:rsidRPr="007B0978">
        <w:rPr>
          <w:b/>
          <w:iCs/>
          <w:noProof w:val="0"/>
        </w:rPr>
        <w:t>Specific Security Considerations Regarding the Use of XQuery</w:t>
      </w:r>
    </w:p>
    <w:p w14:paraId="28BD821D" w14:textId="0219A4EA" w:rsidR="00FD6280" w:rsidRPr="007B0978" w:rsidRDefault="00FD6280" w:rsidP="00A66A9A">
      <w:pPr>
        <w:pStyle w:val="BodyText"/>
        <w:rPr>
          <w:iCs/>
          <w:noProof w:val="0"/>
        </w:rPr>
      </w:pPr>
      <w:r w:rsidRPr="007B0978">
        <w:rPr>
          <w:iCs/>
          <w:noProof w:val="0"/>
        </w:rPr>
        <w:t xml:space="preserve">Because the CSD </w:t>
      </w:r>
      <w:r w:rsidR="005E006B" w:rsidRPr="007B0978">
        <w:rPr>
          <w:iCs/>
          <w:noProof w:val="0"/>
        </w:rPr>
        <w:t>Profile</w:t>
      </w:r>
      <w:r w:rsidRPr="007B0978">
        <w:rPr>
          <w:iCs/>
          <w:noProof w:val="0"/>
        </w:rPr>
        <w:t xml:space="preserve"> relies on XQuery for ad hoc queries, specific care should be taken to ensure the safety and security of queries and content, including </w:t>
      </w:r>
      <w:proofErr w:type="gramStart"/>
      <w:r w:rsidRPr="007B0978">
        <w:rPr>
          <w:iCs/>
          <w:noProof w:val="0"/>
        </w:rPr>
        <w:t>with regard to</w:t>
      </w:r>
      <w:proofErr w:type="gramEnd"/>
      <w:r w:rsidRPr="007B0978">
        <w:rPr>
          <w:iCs/>
          <w:noProof w:val="0"/>
        </w:rPr>
        <w:t xml:space="preserve"> “injection” attacks (</w:t>
      </w:r>
      <w:proofErr w:type="gramStart"/>
      <w:r w:rsidRPr="007B0978">
        <w:rPr>
          <w:iCs/>
          <w:noProof w:val="0"/>
        </w:rPr>
        <w:t>similar to</w:t>
      </w:r>
      <w:proofErr w:type="gramEnd"/>
      <w:r w:rsidRPr="007B0978">
        <w:rPr>
          <w:iCs/>
          <w:noProof w:val="0"/>
        </w:rPr>
        <w:t xml:space="preserve"> the more widely found SQL injection attacks). One protection regarding the defense of privacy of XML content exchanged between actors is to require the use of encrypted transport. To satisfy such a requirement, Find Matching Services [ITI-73] and Query for Updated Services [ITI-74] transactions may be conducted using HTTPS.</w:t>
      </w:r>
    </w:p>
    <w:p w14:paraId="09354A36" w14:textId="77777777" w:rsidR="00FD6280" w:rsidRPr="007B0978" w:rsidRDefault="00FD6280" w:rsidP="00A66A9A">
      <w:pPr>
        <w:pStyle w:val="BodyText"/>
        <w:rPr>
          <w:iCs/>
          <w:noProof w:val="0"/>
        </w:rPr>
      </w:pPr>
      <w:r w:rsidRPr="007B0978">
        <w:rPr>
          <w:iCs/>
          <w:noProof w:val="0"/>
        </w:rPr>
        <w:t xml:space="preserve">In addition, XQuery injection attacks may be guarded against using the following techniques (from </w:t>
      </w:r>
      <w:hyperlink r:id="rId23" w:history="1">
        <w:r w:rsidRPr="007B0978">
          <w:rPr>
            <w:rStyle w:val="Hyperlink"/>
            <w:iCs/>
            <w:noProof w:val="0"/>
          </w:rPr>
          <w:t>http://www.balisage.net/Proceedings/vol7/html/Vlist02/BalisageVol7-Vlist02.html</w:t>
        </w:r>
      </w:hyperlink>
      <w:r w:rsidRPr="007B0978">
        <w:rPr>
          <w:iCs/>
          <w:noProof w:val="0"/>
        </w:rPr>
        <w:t xml:space="preserve">): </w:t>
      </w:r>
    </w:p>
    <w:p w14:paraId="5C6CAB85" w14:textId="77777777" w:rsidR="00FD6280" w:rsidRPr="007B0978" w:rsidRDefault="00FD6280">
      <w:pPr>
        <w:pStyle w:val="BodyText"/>
        <w:ind w:left="720"/>
        <w:rPr>
          <w:i/>
          <w:iCs/>
          <w:noProof w:val="0"/>
        </w:rPr>
      </w:pPr>
      <w:r w:rsidRPr="007B0978">
        <w:rPr>
          <w:i/>
          <w:iCs/>
          <w:noProof w:val="0"/>
        </w:rPr>
        <w:t>The most common way to block these kinds of attacks is to "escape" the dangerous characters or "sanitize" user inputs before sending them to the XQuery engine.</w:t>
      </w:r>
    </w:p>
    <w:p w14:paraId="4FFCE61B" w14:textId="77777777" w:rsidR="00FD6280" w:rsidRPr="007B0978" w:rsidRDefault="00FD6280">
      <w:pPr>
        <w:pStyle w:val="BodyText"/>
        <w:ind w:left="720"/>
        <w:rPr>
          <w:i/>
          <w:iCs/>
          <w:noProof w:val="0"/>
        </w:rPr>
      </w:pPr>
      <w:r w:rsidRPr="007B0978">
        <w:rPr>
          <w:i/>
          <w:iCs/>
          <w:noProof w:val="0"/>
        </w:rPr>
        <w:t xml:space="preserve">In </w:t>
      </w:r>
      <w:proofErr w:type="gramStart"/>
      <w:r w:rsidRPr="007B0978">
        <w:rPr>
          <w:i/>
          <w:iCs/>
          <w:noProof w:val="0"/>
        </w:rPr>
        <w:t>an</w:t>
      </w:r>
      <w:proofErr w:type="gramEnd"/>
      <w:r w:rsidRPr="007B0978">
        <w:rPr>
          <w:i/>
          <w:iCs/>
          <w:noProof w:val="0"/>
        </w:rPr>
        <w:t xml:space="preserve"> XQuery string literal, the "dangerous" characters are:</w:t>
      </w:r>
    </w:p>
    <w:p w14:paraId="34147D04" w14:textId="77777777" w:rsidR="00FD6280" w:rsidRPr="007B0978" w:rsidRDefault="00FD6280" w:rsidP="000A1C60">
      <w:pPr>
        <w:pStyle w:val="BodyText"/>
        <w:numPr>
          <w:ilvl w:val="0"/>
          <w:numId w:val="23"/>
        </w:numPr>
        <w:ind w:left="1440"/>
        <w:rPr>
          <w:i/>
          <w:iCs/>
          <w:noProof w:val="0"/>
        </w:rPr>
      </w:pPr>
      <w:r w:rsidRPr="007B0978">
        <w:rPr>
          <w:i/>
          <w:iCs/>
          <w:noProof w:val="0"/>
        </w:rPr>
        <w:t>The &amp; that can be used to make references to predefined or digital entities and needs to be replaced by the &amp;</w:t>
      </w:r>
      <w:proofErr w:type="gramStart"/>
      <w:r w:rsidRPr="007B0978">
        <w:rPr>
          <w:i/>
          <w:iCs/>
          <w:noProof w:val="0"/>
        </w:rPr>
        <w:t>amp;</w:t>
      </w:r>
      <w:proofErr w:type="gramEnd"/>
    </w:p>
    <w:p w14:paraId="110CC8D0" w14:textId="77777777" w:rsidR="00FD6280" w:rsidRPr="007B0978" w:rsidRDefault="00FD6280" w:rsidP="000A1C60">
      <w:pPr>
        <w:pStyle w:val="BodyText"/>
        <w:numPr>
          <w:ilvl w:val="0"/>
          <w:numId w:val="23"/>
        </w:numPr>
        <w:ind w:left="1440"/>
        <w:rPr>
          <w:i/>
          <w:iCs/>
          <w:noProof w:val="0"/>
        </w:rPr>
      </w:pPr>
      <w:r w:rsidRPr="007B0978">
        <w:rPr>
          <w:i/>
          <w:iCs/>
          <w:noProof w:val="0"/>
        </w:rPr>
        <w:t>The quote (either simple or double) that you use to delimit the literal that needs to be replaced by &amp;apos; or &amp;</w:t>
      </w:r>
      <w:proofErr w:type="spellStart"/>
      <w:proofErr w:type="gramStart"/>
      <w:r w:rsidRPr="007B0978">
        <w:rPr>
          <w:i/>
          <w:iCs/>
          <w:noProof w:val="0"/>
        </w:rPr>
        <w:t>quot</w:t>
      </w:r>
      <w:proofErr w:type="spellEnd"/>
      <w:r w:rsidRPr="007B0978">
        <w:rPr>
          <w:i/>
          <w:iCs/>
          <w:noProof w:val="0"/>
        </w:rPr>
        <w:t>;</w:t>
      </w:r>
      <w:proofErr w:type="gramEnd"/>
    </w:p>
    <w:p w14:paraId="32809C8B" w14:textId="77777777" w:rsidR="00FD6280" w:rsidRPr="007B0978" w:rsidRDefault="00FD6280" w:rsidP="00BE4285">
      <w:pPr>
        <w:pStyle w:val="Heading2"/>
        <w:numPr>
          <w:ilvl w:val="0"/>
          <w:numId w:val="0"/>
        </w:numPr>
        <w:rPr>
          <w:noProof w:val="0"/>
        </w:rPr>
      </w:pPr>
      <w:bookmarkStart w:id="176" w:name="_Toc345074665"/>
      <w:bookmarkStart w:id="177" w:name="_Toc461203691"/>
      <w:r w:rsidRPr="007B0978">
        <w:rPr>
          <w:noProof w:val="0"/>
        </w:rPr>
        <w:t>35.6 CSD Cross Profile Considerations</w:t>
      </w:r>
      <w:bookmarkEnd w:id="176"/>
      <w:bookmarkEnd w:id="177"/>
    </w:p>
    <w:p w14:paraId="0B025731" w14:textId="77777777" w:rsidR="00FD6280" w:rsidRPr="007B0978" w:rsidRDefault="00FD6280" w:rsidP="00BE4285">
      <w:r w:rsidRPr="007B0978">
        <w:t>None</w:t>
      </w:r>
    </w:p>
    <w:p w14:paraId="73D7AC58" w14:textId="14257035" w:rsidR="00E816FD" w:rsidRPr="007B0978" w:rsidRDefault="00E816FD" w:rsidP="006E5C45">
      <w:pPr>
        <w:pStyle w:val="BodyText"/>
        <w:rPr>
          <w:noProof w:val="0"/>
        </w:rPr>
      </w:pPr>
    </w:p>
    <w:p w14:paraId="33FB98FE" w14:textId="77777777" w:rsidR="00FD6280" w:rsidRPr="007B0978" w:rsidRDefault="00FD6280" w:rsidP="001B4AB3">
      <w:pPr>
        <w:pStyle w:val="PartTitle"/>
      </w:pPr>
      <w:bookmarkStart w:id="178" w:name="_Toc461203692"/>
      <w:r w:rsidRPr="007B0978">
        <w:lastRenderedPageBreak/>
        <w:t>Appendices</w:t>
      </w:r>
      <w:bookmarkEnd w:id="178"/>
      <w:r w:rsidRPr="007B0978" w:rsidDel="005A1C0A">
        <w:t xml:space="preserve"> </w:t>
      </w:r>
    </w:p>
    <w:p w14:paraId="562906D6" w14:textId="77777777" w:rsidR="00FD6280" w:rsidRPr="007B0978" w:rsidRDefault="00FD6280" w:rsidP="00B96395">
      <w:pPr>
        <w:pStyle w:val="BodyText"/>
        <w:rPr>
          <w:i/>
          <w:noProof w:val="0"/>
        </w:rPr>
      </w:pPr>
      <w:r w:rsidRPr="007B0978">
        <w:rPr>
          <w:noProof w:val="0"/>
        </w:rPr>
        <w:t>None</w:t>
      </w:r>
    </w:p>
    <w:p w14:paraId="7EF83347" w14:textId="496E4DCB" w:rsidR="00FD6280" w:rsidRPr="007B0978" w:rsidRDefault="00FD6280" w:rsidP="00252F54">
      <w:pPr>
        <w:pStyle w:val="PartTitle"/>
      </w:pPr>
      <w:bookmarkStart w:id="179" w:name="_Toc253489449"/>
      <w:bookmarkStart w:id="180" w:name="_Toc358800548"/>
      <w:bookmarkStart w:id="181" w:name="_Toc358800621"/>
      <w:bookmarkStart w:id="182" w:name="_Toc461203693"/>
      <w:r w:rsidRPr="007B0978">
        <w:lastRenderedPageBreak/>
        <w:t>Volume 2</w:t>
      </w:r>
      <w:r w:rsidR="00B27580">
        <w:t>c</w:t>
      </w:r>
      <w:r w:rsidRPr="007B0978">
        <w:t xml:space="preserve"> </w:t>
      </w:r>
      <w:r w:rsidR="005D64C7" w:rsidRPr="007B0978">
        <w:t>–</w:t>
      </w:r>
      <w:r w:rsidRPr="007B0978">
        <w:t xml:space="preserve"> Transactions</w:t>
      </w:r>
      <w:bookmarkEnd w:id="179"/>
      <w:bookmarkEnd w:id="180"/>
      <w:bookmarkEnd w:id="181"/>
      <w:bookmarkEnd w:id="182"/>
    </w:p>
    <w:p w14:paraId="7B4664DE" w14:textId="77777777" w:rsidR="0007122F" w:rsidRPr="007B0978" w:rsidRDefault="0007122F" w:rsidP="0007122F">
      <w:pPr>
        <w:pStyle w:val="BodyText"/>
        <w:rPr>
          <w:noProof w:val="0"/>
        </w:rPr>
      </w:pPr>
      <w:bookmarkStart w:id="183" w:name="_Toc253489450"/>
    </w:p>
    <w:p w14:paraId="12D42E72" w14:textId="1E7C73FA" w:rsidR="00FD6280" w:rsidRPr="007B0978" w:rsidRDefault="0007122F" w:rsidP="00143A4D">
      <w:pPr>
        <w:pStyle w:val="EditorInstructions"/>
        <w:rPr>
          <w:noProof w:val="0"/>
        </w:rPr>
      </w:pPr>
      <w:r w:rsidRPr="007B0978">
        <w:rPr>
          <w:noProof w:val="0"/>
        </w:rPr>
        <w:t>Add Section</w:t>
      </w:r>
      <w:r>
        <w:rPr>
          <w:noProof w:val="0"/>
        </w:rPr>
        <w:t>s 3.73, 3.74. 3.75</w:t>
      </w:r>
    </w:p>
    <w:p w14:paraId="7106846F" w14:textId="08180FF8" w:rsidR="00FD6280" w:rsidRPr="007B0978" w:rsidRDefault="00FD6280" w:rsidP="00B27CDF">
      <w:pPr>
        <w:pStyle w:val="Heading2"/>
        <w:numPr>
          <w:ilvl w:val="0"/>
          <w:numId w:val="0"/>
        </w:numPr>
        <w:rPr>
          <w:noProof w:val="0"/>
        </w:rPr>
      </w:pPr>
      <w:bookmarkStart w:id="184" w:name="_Toc358800549"/>
      <w:bookmarkStart w:id="185" w:name="_Toc358800622"/>
      <w:bookmarkStart w:id="186" w:name="_Toc461203694"/>
      <w:bookmarkEnd w:id="183"/>
      <w:r w:rsidRPr="007B0978">
        <w:rPr>
          <w:noProof w:val="0"/>
        </w:rPr>
        <w:t xml:space="preserve">3.73 </w:t>
      </w:r>
      <w:bookmarkEnd w:id="184"/>
      <w:bookmarkEnd w:id="185"/>
      <w:r w:rsidRPr="007B0978">
        <w:rPr>
          <w:noProof w:val="0"/>
        </w:rPr>
        <w:t>Find Matching Services [</w:t>
      </w:r>
      <w:r w:rsidR="00247F74" w:rsidRPr="007B0978">
        <w:rPr>
          <w:noProof w:val="0"/>
        </w:rPr>
        <w:t>ITI-73</w:t>
      </w:r>
      <w:r w:rsidRPr="007B0978">
        <w:rPr>
          <w:noProof w:val="0"/>
        </w:rPr>
        <w:t>]</w:t>
      </w:r>
      <w:bookmarkEnd w:id="186"/>
    </w:p>
    <w:p w14:paraId="221378EF" w14:textId="77777777" w:rsidR="00FD6280" w:rsidRPr="007B0978" w:rsidRDefault="00FD6280" w:rsidP="00303E20">
      <w:pPr>
        <w:pStyle w:val="Heading3"/>
        <w:numPr>
          <w:ilvl w:val="0"/>
          <w:numId w:val="0"/>
        </w:numPr>
        <w:rPr>
          <w:noProof w:val="0"/>
        </w:rPr>
      </w:pPr>
      <w:bookmarkStart w:id="187" w:name="_Toc253489451"/>
      <w:bookmarkStart w:id="188" w:name="_Toc358800550"/>
      <w:bookmarkStart w:id="189" w:name="_Toc358800623"/>
      <w:bookmarkStart w:id="190" w:name="_Toc461203695"/>
      <w:r w:rsidRPr="007B0978">
        <w:rPr>
          <w:noProof w:val="0"/>
        </w:rPr>
        <w:t>3.73.1 Scope</w:t>
      </w:r>
      <w:bookmarkEnd w:id="187"/>
      <w:bookmarkEnd w:id="188"/>
      <w:bookmarkEnd w:id="189"/>
      <w:bookmarkEnd w:id="190"/>
    </w:p>
    <w:p w14:paraId="60131DCC" w14:textId="2CD85C15" w:rsidR="00FD6280" w:rsidRPr="007B0978" w:rsidRDefault="00FD6280" w:rsidP="00976327">
      <w:pPr>
        <w:pStyle w:val="BodyText"/>
        <w:rPr>
          <w:noProof w:val="0"/>
        </w:rPr>
      </w:pPr>
      <w:r w:rsidRPr="007B0978">
        <w:rPr>
          <w:noProof w:val="0"/>
        </w:rPr>
        <w:t>The Find Matching Services transaction is used to express queries against the CSD schema. This schema is found in ITI TF-</w:t>
      </w:r>
      <w:r w:rsidR="000071E4" w:rsidRPr="007B0978">
        <w:rPr>
          <w:noProof w:val="0"/>
        </w:rPr>
        <w:t>2x</w:t>
      </w:r>
      <w:r w:rsidR="00A539ED" w:rsidRPr="007B0978">
        <w:rPr>
          <w:noProof w:val="0"/>
        </w:rPr>
        <w:t xml:space="preserve">: </w:t>
      </w:r>
      <w:r w:rsidR="000071E4" w:rsidRPr="007B0978">
        <w:rPr>
          <w:noProof w:val="0"/>
        </w:rPr>
        <w:t>Appendix</w:t>
      </w:r>
      <w:r w:rsidRPr="007B0978">
        <w:rPr>
          <w:noProof w:val="0"/>
        </w:rPr>
        <w:t xml:space="preserve"> W. The query against the CSD schema may be expressed as an invocation of a stored query or (optionally) as a well-formed ad hoc XQuery.</w:t>
      </w:r>
    </w:p>
    <w:p w14:paraId="586B050F" w14:textId="77777777" w:rsidR="00FD6280" w:rsidRPr="007B0978" w:rsidRDefault="00FD6280" w:rsidP="00976327">
      <w:pPr>
        <w:pStyle w:val="BodyText"/>
        <w:rPr>
          <w:noProof w:val="0"/>
        </w:rPr>
      </w:pPr>
      <w:r w:rsidRPr="007B0978">
        <w:rPr>
          <w:noProof w:val="0"/>
        </w:rPr>
        <w:t xml:space="preserve">The query is submitted by the Service Finder to the Care Services </w:t>
      </w:r>
      <w:proofErr w:type="spellStart"/>
      <w:r w:rsidRPr="007B0978">
        <w:rPr>
          <w:noProof w:val="0"/>
        </w:rPr>
        <w:t>InfoManager</w:t>
      </w:r>
      <w:proofErr w:type="spellEnd"/>
      <w:r w:rsidRPr="007B0978">
        <w:rPr>
          <w:noProof w:val="0"/>
        </w:rPr>
        <w:t xml:space="preserve"> by constructing an XML document expressing the query and executing an HTTP POST transaction. The Care Services </w:t>
      </w:r>
      <w:proofErr w:type="spellStart"/>
      <w:r w:rsidRPr="007B0978">
        <w:rPr>
          <w:noProof w:val="0"/>
        </w:rPr>
        <w:t>InfoManager</w:t>
      </w:r>
      <w:proofErr w:type="spellEnd"/>
      <w:r w:rsidRPr="007B0978">
        <w:rPr>
          <w:noProof w:val="0"/>
        </w:rPr>
        <w:t xml:space="preserve"> executes the query and returns the results in a response document.</w:t>
      </w:r>
    </w:p>
    <w:p w14:paraId="1CADE426" w14:textId="77777777" w:rsidR="00FD6280" w:rsidRPr="007B0978" w:rsidRDefault="00FD6280" w:rsidP="00303E20">
      <w:pPr>
        <w:pStyle w:val="Heading3"/>
        <w:numPr>
          <w:ilvl w:val="0"/>
          <w:numId w:val="0"/>
        </w:numPr>
        <w:rPr>
          <w:noProof w:val="0"/>
        </w:rPr>
      </w:pPr>
      <w:bookmarkStart w:id="191" w:name="_Toc358800551"/>
      <w:bookmarkStart w:id="192" w:name="_Toc358800624"/>
      <w:bookmarkStart w:id="193" w:name="_Toc461203696"/>
      <w:bookmarkStart w:id="194" w:name="_Toc253489452"/>
      <w:r w:rsidRPr="007B0978">
        <w:rPr>
          <w:noProof w:val="0"/>
        </w:rPr>
        <w:t>3.73.2 Actor Roles</w:t>
      </w:r>
      <w:bookmarkEnd w:id="191"/>
      <w:bookmarkEnd w:id="192"/>
      <w:bookmarkEnd w:id="193"/>
      <w:r w:rsidRPr="007B0978">
        <w:rPr>
          <w:noProof w:val="0"/>
        </w:rPr>
        <w:t xml:space="preserve"> </w:t>
      </w:r>
      <w:bookmarkEnd w:id="194"/>
    </w:p>
    <w:p w14:paraId="56163529" w14:textId="33DC2D81" w:rsidR="00FD6280" w:rsidRPr="007B0978" w:rsidRDefault="00C02DE2" w:rsidP="00B96395">
      <w:pPr>
        <w:pStyle w:val="BodyText"/>
        <w:rPr>
          <w:noProof w:val="0"/>
        </w:rPr>
      </w:pPr>
      <w:r>
        <w:rPr>
          <w:noProof w:val="0"/>
          <w:lang w:eastAsia="en-CA"/>
        </w:rPr>
        <w:pict w14:anchorId="1F1E5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1pt;margin-top:9pt;width:402.5pt;height:190.5pt;z-index:251658752" fillcolor="window">
            <v:imagedata r:id="rId24" o:title="" croptop="-21202f" cropbottom="-26011f" cropright="-17718f"/>
            <w10:wrap type="square" side="left"/>
          </v:shape>
        </w:pict>
      </w:r>
      <w:r w:rsidR="00FD6280" w:rsidRPr="007B0978">
        <w:rPr>
          <w:noProof w:val="0"/>
        </w:rPr>
        <w:br w:type="textWrapping" w:clear="all"/>
      </w:r>
    </w:p>
    <w:p w14:paraId="2D0237F1" w14:textId="77777777" w:rsidR="00E816FD" w:rsidRPr="007B0978" w:rsidRDefault="00FD6280" w:rsidP="006E5C45">
      <w:pPr>
        <w:pStyle w:val="FigureTitle"/>
      </w:pPr>
      <w:bookmarkStart w:id="195" w:name="_MON_1015740901"/>
      <w:bookmarkStart w:id="196" w:name="_MON_1015741088"/>
      <w:bookmarkStart w:id="197" w:name="_MON_1015741368"/>
      <w:bookmarkStart w:id="198" w:name="_MON_1015741477"/>
      <w:bookmarkStart w:id="199" w:name="_MON_1041174535"/>
      <w:bookmarkStart w:id="200" w:name="_MON_1111175735"/>
      <w:bookmarkStart w:id="201" w:name="_MON_1111175856"/>
      <w:bookmarkStart w:id="202" w:name="_MON_1112613959"/>
      <w:bookmarkStart w:id="203" w:name="_MON_1112614096"/>
      <w:bookmarkStart w:id="204" w:name="_MON_1112614111"/>
      <w:bookmarkStart w:id="205" w:name="_MON_1330936982"/>
      <w:bookmarkStart w:id="206" w:name="_MON_1330937108"/>
      <w:bookmarkStart w:id="207" w:name="_MON_1330937133"/>
      <w:bookmarkStart w:id="208" w:name="_MON_1330949959"/>
      <w:bookmarkStart w:id="209" w:name="_MON_1331014904"/>
      <w:bookmarkStart w:id="210" w:name="_MON_1332860577"/>
      <w:bookmarkStart w:id="211" w:name="_MON_1333456083"/>
      <w:bookmarkStart w:id="212" w:name="_MON_1334511694"/>
      <w:bookmarkStart w:id="213" w:name="_MON_1334717842"/>
      <w:bookmarkStart w:id="214" w:name="_MON_1010245687"/>
      <w:bookmarkStart w:id="215" w:name="_MON_1010245793"/>
      <w:bookmarkStart w:id="216" w:name="_MON_1010246280"/>
      <w:bookmarkStart w:id="217" w:name="_MON_1010252996"/>
      <w:bookmarkStart w:id="218" w:name="_MON_1011391201"/>
      <w:bookmarkStart w:id="219" w:name="_MON_1015286351"/>
      <w:bookmarkStart w:id="220" w:name="_MON_1015739564"/>
      <w:bookmarkStart w:id="221" w:name="_Toc253489453"/>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7B0978">
        <w:t>Figure 3.73.2-1: Basic Process Flow for Find Matching Services</w:t>
      </w:r>
    </w:p>
    <w:p w14:paraId="4928EE6B" w14:textId="77777777" w:rsidR="00FD6280" w:rsidRPr="007B0978" w:rsidRDefault="00FD6280" w:rsidP="001D68D5">
      <w:pPr>
        <w:pStyle w:val="BodyText"/>
        <w:rPr>
          <w:b/>
          <w:bCs/>
          <w:noProof w:val="0"/>
        </w:rPr>
      </w:pPr>
    </w:p>
    <w:p w14:paraId="424F5EDB" w14:textId="77777777" w:rsidR="00FD6280" w:rsidRPr="007B0978" w:rsidRDefault="00FD6280" w:rsidP="00B96395">
      <w:pPr>
        <w:pStyle w:val="TableTitle"/>
        <w:rPr>
          <w:bCs/>
        </w:rPr>
      </w:pPr>
      <w:r w:rsidRPr="007B0978">
        <w:t>Table 3.73.2-1: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8"/>
        <w:gridCol w:w="8478"/>
      </w:tblGrid>
      <w:tr w:rsidR="00FD6280" w:rsidRPr="007B0978" w14:paraId="537BD7DB" w14:textId="77777777" w:rsidTr="00AE7FE0">
        <w:trPr>
          <w:cantSplit/>
        </w:trPr>
        <w:tc>
          <w:tcPr>
            <w:tcW w:w="1098" w:type="dxa"/>
          </w:tcPr>
          <w:p w14:paraId="79F6C52E" w14:textId="77777777" w:rsidR="00FD6280" w:rsidRPr="007B0978" w:rsidRDefault="00FD6280" w:rsidP="00514867">
            <w:pPr>
              <w:pStyle w:val="BodyText"/>
              <w:jc w:val="right"/>
              <w:rPr>
                <w:noProof w:val="0"/>
              </w:rPr>
            </w:pPr>
            <w:r w:rsidRPr="007B0978">
              <w:rPr>
                <w:b/>
                <w:bCs/>
                <w:noProof w:val="0"/>
              </w:rPr>
              <w:t>Actor:</w:t>
            </w:r>
            <w:r w:rsidRPr="007B0978">
              <w:rPr>
                <w:noProof w:val="0"/>
              </w:rPr>
              <w:t xml:space="preserve"> </w:t>
            </w:r>
          </w:p>
        </w:tc>
        <w:tc>
          <w:tcPr>
            <w:tcW w:w="8478" w:type="dxa"/>
          </w:tcPr>
          <w:p w14:paraId="0AF77CCF" w14:textId="77777777" w:rsidR="00FD6280" w:rsidRPr="007B0978" w:rsidRDefault="00FD6280" w:rsidP="007A702A">
            <w:pPr>
              <w:pStyle w:val="BodyText"/>
              <w:rPr>
                <w:noProof w:val="0"/>
              </w:rPr>
            </w:pPr>
            <w:r w:rsidRPr="007B0978">
              <w:rPr>
                <w:noProof w:val="0"/>
              </w:rPr>
              <w:t>Service Finder</w:t>
            </w:r>
          </w:p>
        </w:tc>
      </w:tr>
      <w:tr w:rsidR="00FD6280" w:rsidRPr="007B0978" w14:paraId="2C266EE4" w14:textId="77777777" w:rsidTr="00AE7FE0">
        <w:trPr>
          <w:cantSplit/>
        </w:trPr>
        <w:tc>
          <w:tcPr>
            <w:tcW w:w="1098" w:type="dxa"/>
          </w:tcPr>
          <w:p w14:paraId="5114D169" w14:textId="11273FB5" w:rsidR="00FD6280" w:rsidRPr="007B0978" w:rsidRDefault="00FD6280" w:rsidP="00514867">
            <w:pPr>
              <w:pStyle w:val="BodyText"/>
              <w:jc w:val="right"/>
              <w:rPr>
                <w:noProof w:val="0"/>
              </w:rPr>
            </w:pPr>
            <w:r w:rsidRPr="007B0978">
              <w:rPr>
                <w:b/>
                <w:bCs/>
                <w:noProof w:val="0"/>
              </w:rPr>
              <w:t>Role</w:t>
            </w:r>
            <w:r w:rsidR="008B268F" w:rsidRPr="007B0978">
              <w:rPr>
                <w:b/>
                <w:bCs/>
                <w:noProof w:val="0"/>
              </w:rPr>
              <w:t xml:space="preserve">: </w:t>
            </w:r>
          </w:p>
        </w:tc>
        <w:tc>
          <w:tcPr>
            <w:tcW w:w="8478" w:type="dxa"/>
          </w:tcPr>
          <w:p w14:paraId="26B295B8" w14:textId="77777777" w:rsidR="00FD6280" w:rsidRPr="007B0978" w:rsidRDefault="00FD6280" w:rsidP="00093AA1">
            <w:pPr>
              <w:pStyle w:val="BodyText"/>
              <w:rPr>
                <w:noProof w:val="0"/>
              </w:rPr>
            </w:pPr>
            <w:r w:rsidRPr="007B0978">
              <w:rPr>
                <w:noProof w:val="0"/>
              </w:rPr>
              <w:t xml:space="preserve">Constructs and submits to the Care Services </w:t>
            </w:r>
            <w:proofErr w:type="spellStart"/>
            <w:r w:rsidRPr="007B0978">
              <w:rPr>
                <w:noProof w:val="0"/>
              </w:rPr>
              <w:t>InfoManager</w:t>
            </w:r>
            <w:proofErr w:type="spellEnd"/>
            <w:r w:rsidRPr="007B0978">
              <w:rPr>
                <w:noProof w:val="0"/>
              </w:rPr>
              <w:t xml:space="preserve"> an XML document expressing a stored function invocation or (optionally) a well-formed Ad hoc XQuery. The result from the Care Services </w:t>
            </w:r>
            <w:proofErr w:type="spellStart"/>
            <w:r w:rsidRPr="007B0978">
              <w:rPr>
                <w:noProof w:val="0"/>
              </w:rPr>
              <w:t>InfoManager</w:t>
            </w:r>
            <w:proofErr w:type="spellEnd"/>
            <w:r w:rsidRPr="007B0978">
              <w:rPr>
                <w:noProof w:val="0"/>
              </w:rPr>
              <w:t xml:space="preserve"> is returned </w:t>
            </w:r>
            <w:proofErr w:type="gramStart"/>
            <w:r w:rsidRPr="007B0978">
              <w:rPr>
                <w:noProof w:val="0"/>
              </w:rPr>
              <w:t>in</w:t>
            </w:r>
            <w:proofErr w:type="gramEnd"/>
            <w:r w:rsidRPr="007B0978">
              <w:rPr>
                <w:noProof w:val="0"/>
              </w:rPr>
              <w:t xml:space="preserve"> a document.</w:t>
            </w:r>
          </w:p>
        </w:tc>
      </w:tr>
      <w:tr w:rsidR="00FD6280" w:rsidRPr="007B0978" w14:paraId="0156F4AF" w14:textId="77777777" w:rsidTr="00AE7FE0">
        <w:trPr>
          <w:cantSplit/>
        </w:trPr>
        <w:tc>
          <w:tcPr>
            <w:tcW w:w="1098" w:type="dxa"/>
          </w:tcPr>
          <w:p w14:paraId="5978D966" w14:textId="77777777" w:rsidR="00FD6280" w:rsidRPr="007B0978" w:rsidRDefault="00FD6280" w:rsidP="00514867">
            <w:pPr>
              <w:pStyle w:val="BodyText"/>
              <w:jc w:val="right"/>
              <w:rPr>
                <w:noProof w:val="0"/>
              </w:rPr>
            </w:pPr>
            <w:r w:rsidRPr="007B0978">
              <w:rPr>
                <w:b/>
                <w:bCs/>
                <w:noProof w:val="0"/>
              </w:rPr>
              <w:lastRenderedPageBreak/>
              <w:t>Actor:</w:t>
            </w:r>
            <w:r w:rsidRPr="007B0978">
              <w:rPr>
                <w:noProof w:val="0"/>
              </w:rPr>
              <w:t xml:space="preserve"> </w:t>
            </w:r>
          </w:p>
        </w:tc>
        <w:tc>
          <w:tcPr>
            <w:tcW w:w="8478" w:type="dxa"/>
          </w:tcPr>
          <w:p w14:paraId="0C38FD38" w14:textId="77777777" w:rsidR="00FD6280" w:rsidRPr="007B0978" w:rsidRDefault="00FD6280" w:rsidP="007A702A">
            <w:pPr>
              <w:pStyle w:val="BodyText"/>
              <w:rPr>
                <w:noProof w:val="0"/>
              </w:rPr>
            </w:pPr>
            <w:r w:rsidRPr="007B0978">
              <w:rPr>
                <w:noProof w:val="0"/>
              </w:rPr>
              <w:t xml:space="preserve">Care Services </w:t>
            </w:r>
            <w:proofErr w:type="spellStart"/>
            <w:r w:rsidRPr="007B0978">
              <w:rPr>
                <w:noProof w:val="0"/>
              </w:rPr>
              <w:t>InfoManager</w:t>
            </w:r>
            <w:proofErr w:type="spellEnd"/>
          </w:p>
        </w:tc>
      </w:tr>
      <w:tr w:rsidR="00FD6280" w:rsidRPr="007B0978" w14:paraId="444F9A78" w14:textId="77777777" w:rsidTr="00AE7FE0">
        <w:trPr>
          <w:cantSplit/>
        </w:trPr>
        <w:tc>
          <w:tcPr>
            <w:tcW w:w="1098" w:type="dxa"/>
          </w:tcPr>
          <w:p w14:paraId="7FF59EE8" w14:textId="77777777" w:rsidR="00FD6280" w:rsidRPr="007B0978" w:rsidRDefault="00FD6280" w:rsidP="00514867">
            <w:pPr>
              <w:pStyle w:val="BodyText"/>
              <w:jc w:val="right"/>
              <w:rPr>
                <w:noProof w:val="0"/>
              </w:rPr>
            </w:pPr>
            <w:r w:rsidRPr="007B0978">
              <w:rPr>
                <w:b/>
                <w:bCs/>
                <w:noProof w:val="0"/>
              </w:rPr>
              <w:t>Role:</w:t>
            </w:r>
            <w:r w:rsidRPr="007B0978">
              <w:rPr>
                <w:noProof w:val="0"/>
              </w:rPr>
              <w:t xml:space="preserve"> </w:t>
            </w:r>
          </w:p>
        </w:tc>
        <w:tc>
          <w:tcPr>
            <w:tcW w:w="8478" w:type="dxa"/>
          </w:tcPr>
          <w:p w14:paraId="0CDE3979" w14:textId="77777777" w:rsidR="00FD6280" w:rsidRPr="007B0978" w:rsidRDefault="00FD6280" w:rsidP="00093AA1">
            <w:pPr>
              <w:pStyle w:val="BodyText"/>
              <w:rPr>
                <w:noProof w:val="0"/>
              </w:rPr>
            </w:pPr>
            <w:r w:rsidRPr="007B0978">
              <w:rPr>
                <w:noProof w:val="0"/>
              </w:rPr>
              <w:t xml:space="preserve">The Care Services </w:t>
            </w:r>
            <w:proofErr w:type="spellStart"/>
            <w:r w:rsidRPr="007B0978">
              <w:rPr>
                <w:noProof w:val="0"/>
              </w:rPr>
              <w:t>InfoManager</w:t>
            </w:r>
            <w:proofErr w:type="spellEnd"/>
            <w:r w:rsidRPr="007B0978">
              <w:rPr>
                <w:noProof w:val="0"/>
              </w:rPr>
              <w:t xml:space="preserve"> receives from the Service Finder an XML document containing a stored query invocation or (optionally) a well-formed Ad hoc XQuery. The Care Services </w:t>
            </w:r>
            <w:proofErr w:type="spellStart"/>
            <w:r w:rsidRPr="007B0978">
              <w:rPr>
                <w:noProof w:val="0"/>
              </w:rPr>
              <w:t>InfoManager</w:t>
            </w:r>
            <w:proofErr w:type="spellEnd"/>
            <w:r w:rsidRPr="007B0978">
              <w:rPr>
                <w:noProof w:val="0"/>
              </w:rPr>
              <w:t xml:space="preserve"> processes the inbound query and returns the result to the Service Finder in a document.</w:t>
            </w:r>
          </w:p>
        </w:tc>
      </w:tr>
      <w:bookmarkEnd w:id="221"/>
    </w:tbl>
    <w:p w14:paraId="3CE5BA52" w14:textId="77777777" w:rsidR="00FD6280" w:rsidRPr="007B0978" w:rsidRDefault="00FD6280" w:rsidP="0057176B">
      <w:pPr>
        <w:pStyle w:val="BodyText"/>
        <w:rPr>
          <w:noProof w:val="0"/>
        </w:rPr>
      </w:pPr>
    </w:p>
    <w:p w14:paraId="5429B5A1" w14:textId="77777777" w:rsidR="00FD6280" w:rsidRPr="007B0978" w:rsidRDefault="00FD6280" w:rsidP="00303E20">
      <w:pPr>
        <w:pStyle w:val="Heading3"/>
        <w:numPr>
          <w:ilvl w:val="0"/>
          <w:numId w:val="0"/>
        </w:numPr>
        <w:rPr>
          <w:noProof w:val="0"/>
        </w:rPr>
      </w:pPr>
      <w:bookmarkStart w:id="222" w:name="_Toc358800552"/>
      <w:bookmarkStart w:id="223" w:name="_Toc358800625"/>
      <w:bookmarkStart w:id="224" w:name="_Toc461203697"/>
      <w:bookmarkStart w:id="225" w:name="_Toc253489454"/>
      <w:r w:rsidRPr="007B0978">
        <w:rPr>
          <w:noProof w:val="0"/>
        </w:rPr>
        <w:t>3.73.3 Referenced Standards</w:t>
      </w:r>
      <w:bookmarkEnd w:id="222"/>
      <w:bookmarkEnd w:id="223"/>
      <w:bookmarkEnd w:id="224"/>
      <w:r w:rsidRPr="007B0978">
        <w:rPr>
          <w:noProof w:val="0"/>
        </w:rPr>
        <w:t xml:space="preserve"> </w:t>
      </w:r>
      <w:bookmarkEnd w:id="225"/>
    </w:p>
    <w:p w14:paraId="5F29B329" w14:textId="43703C76" w:rsidR="00FD6280" w:rsidRPr="007B0978" w:rsidRDefault="00FD6280">
      <w:pPr>
        <w:pStyle w:val="BodyText"/>
        <w:rPr>
          <w:noProof w:val="0"/>
        </w:rPr>
      </w:pPr>
      <w:r w:rsidRPr="007B0978">
        <w:rPr>
          <w:noProof w:val="0"/>
        </w:rPr>
        <w:t xml:space="preserve">The Find Matching Services </w:t>
      </w:r>
      <w:r w:rsidR="00A36A41" w:rsidRPr="007B0978">
        <w:rPr>
          <w:noProof w:val="0"/>
        </w:rPr>
        <w:t xml:space="preserve">[ITI-73] </w:t>
      </w:r>
      <w:r w:rsidRPr="007B0978">
        <w:rPr>
          <w:noProof w:val="0"/>
        </w:rPr>
        <w:t>transaction relies on the following standards:</w:t>
      </w:r>
    </w:p>
    <w:p w14:paraId="5DCB0548" w14:textId="03515884" w:rsidR="00E816FD" w:rsidRPr="007B0978" w:rsidRDefault="00FD6280" w:rsidP="006E5C45">
      <w:pPr>
        <w:pStyle w:val="ListBullet2"/>
      </w:pPr>
      <w:r w:rsidRPr="007B0978">
        <w:t>The format of the Find Matching Services [</w:t>
      </w:r>
      <w:r w:rsidR="00247F74" w:rsidRPr="007B0978">
        <w:t>ITI-73</w:t>
      </w:r>
      <w:r w:rsidRPr="007B0978">
        <w:t xml:space="preserve">] XQuery or stored function invocation shall adhere to the W3C specification: </w:t>
      </w:r>
      <w:r w:rsidRPr="007B0978">
        <w:rPr>
          <w:b/>
        </w:rPr>
        <w:t>XQuery 1.0: An XML Query Language (Second Edition)</w:t>
      </w:r>
      <w:r w:rsidRPr="007B0978">
        <w:t xml:space="preserve"> found at</w:t>
      </w:r>
      <w:r w:rsidR="00A539ED" w:rsidRPr="007B0978">
        <w:t xml:space="preserve">: </w:t>
      </w:r>
      <w:hyperlink r:id="rId25" w:history="1">
        <w:r w:rsidRPr="007B0978">
          <w:rPr>
            <w:rStyle w:val="Hyperlink"/>
          </w:rPr>
          <w:t>http://www.w3.org/TR/xquery/</w:t>
        </w:r>
      </w:hyperlink>
      <w:r w:rsidR="008B268F" w:rsidRPr="007B0978">
        <w:t xml:space="preserve">. </w:t>
      </w:r>
      <w:r w:rsidRPr="007B0978">
        <w:t xml:space="preserve">Stored functions exposed and supported by a Care Services </w:t>
      </w:r>
      <w:proofErr w:type="spellStart"/>
      <w:r w:rsidRPr="007B0978">
        <w:t>InfoManager</w:t>
      </w:r>
      <w:proofErr w:type="spellEnd"/>
      <w:r w:rsidRPr="007B0978">
        <w:t xml:space="preserve"> to Service Finders shall have been defined as XQuery User Defined Functions.</w:t>
      </w:r>
    </w:p>
    <w:p w14:paraId="50968FBE" w14:textId="77777777" w:rsidR="00E816FD" w:rsidRPr="007B0978" w:rsidRDefault="00FD6280" w:rsidP="006E5C45">
      <w:pPr>
        <w:pStyle w:val="ListBullet2"/>
      </w:pPr>
      <w:r w:rsidRPr="007B0978">
        <w:t xml:space="preserve">By its inclusion in the XQuery standard, this means the XML Schema standard is also referenced; the current version of which can be found here: </w:t>
      </w:r>
      <w:hyperlink r:id="rId26" w:history="1">
        <w:r w:rsidRPr="007B0978">
          <w:rPr>
            <w:rStyle w:val="Hyperlink"/>
          </w:rPr>
          <w:t>http://www.w3.org/TR/xmlschema11-1/</w:t>
        </w:r>
      </w:hyperlink>
      <w:r w:rsidRPr="007B0978">
        <w:t xml:space="preserve">. </w:t>
      </w:r>
    </w:p>
    <w:p w14:paraId="54934521" w14:textId="77777777" w:rsidR="00DC3924" w:rsidRPr="0076459B" w:rsidRDefault="00DC3924" w:rsidP="00DC3924">
      <w:pPr>
        <w:pStyle w:val="ListBullet2"/>
      </w:pPr>
      <w:r w:rsidRPr="0076459B">
        <w:t xml:space="preserve">Queries are conveyed by the Service Finder to the Care Services </w:t>
      </w:r>
      <w:proofErr w:type="spellStart"/>
      <w:r w:rsidRPr="0076459B">
        <w:t>InfoManager</w:t>
      </w:r>
      <w:proofErr w:type="spellEnd"/>
      <w:r w:rsidRPr="0076459B">
        <w:t xml:space="preserve"> using one of:</w:t>
      </w:r>
    </w:p>
    <w:p w14:paraId="30CFDE67" w14:textId="77777777" w:rsidR="00DC3924" w:rsidRPr="0076459B" w:rsidRDefault="00DC3924" w:rsidP="0076459B">
      <w:pPr>
        <w:pStyle w:val="ListBullet2"/>
        <w:tabs>
          <w:tab w:val="clear" w:pos="720"/>
          <w:tab w:val="num" w:pos="1080"/>
        </w:tabs>
        <w:ind w:left="1080"/>
      </w:pPr>
      <w:r w:rsidRPr="0076459B">
        <w:t xml:space="preserve">HTTP. The W3C HTTP 1.1 standard is specified here: </w:t>
      </w:r>
      <w:hyperlink r:id="rId27" w:history="1">
        <w:r w:rsidRPr="0076459B">
          <w:rPr>
            <w:rStyle w:val="Hyperlink"/>
            <w:u w:val="none"/>
          </w:rPr>
          <w:t>http://www.w3.org/Protocols/</w:t>
        </w:r>
      </w:hyperlink>
      <w:r w:rsidRPr="0076459B">
        <w:t xml:space="preserve">. </w:t>
      </w:r>
    </w:p>
    <w:p w14:paraId="3193DFF9" w14:textId="77777777" w:rsidR="00DC3924" w:rsidRPr="0076459B" w:rsidRDefault="00DC3924" w:rsidP="0076459B">
      <w:pPr>
        <w:pStyle w:val="ListBullet2"/>
        <w:tabs>
          <w:tab w:val="clear" w:pos="720"/>
          <w:tab w:val="num" w:pos="1080"/>
        </w:tabs>
        <w:ind w:left="1080"/>
      </w:pPr>
      <w:r w:rsidRPr="0076459B">
        <w:t>Simple Object Access Protocol (</w:t>
      </w:r>
      <w:r w:rsidRPr="0076459B">
        <w:rPr>
          <w:szCs w:val="24"/>
        </w:rPr>
        <w:t>SOAP</w:t>
      </w:r>
      <w:r w:rsidRPr="0076459B">
        <w:t xml:space="preserve"> version 1.2) as specified by the W3C (</w:t>
      </w:r>
      <w:hyperlink r:id="rId28" w:history="1">
        <w:r w:rsidRPr="0076459B">
          <w:rPr>
            <w:rStyle w:val="Hyperlink"/>
            <w:u w:val="none"/>
          </w:rPr>
          <w:t>http://www.w3.org/TR/soap/</w:t>
        </w:r>
      </w:hyperlink>
      <w:r w:rsidRPr="0076459B">
        <w:t>) and as profiled by IHE in ITI TF-2x: Appendix V</w:t>
      </w:r>
    </w:p>
    <w:p w14:paraId="3DC9570E" w14:textId="43CC6245" w:rsidR="00E816FD" w:rsidRDefault="00FD6280" w:rsidP="006E5C45">
      <w:pPr>
        <w:pStyle w:val="ListBullet2"/>
      </w:pPr>
      <w:r w:rsidRPr="007B0978">
        <w:t xml:space="preserve">The data model </w:t>
      </w:r>
      <w:r w:rsidR="00981EB3" w:rsidRPr="0076459B">
        <w:t>and transport protocols</w:t>
      </w:r>
      <w:r w:rsidR="00981EB3" w:rsidRPr="007B0978">
        <w:t xml:space="preserve"> </w:t>
      </w:r>
      <w:r w:rsidRPr="007B0978">
        <w:t xml:space="preserve">for the parameters for stored queries are defined according to the </w:t>
      </w:r>
      <w:proofErr w:type="spellStart"/>
      <w:r w:rsidRPr="007B0978">
        <w:t>XForms</w:t>
      </w:r>
      <w:proofErr w:type="spellEnd"/>
      <w:r w:rsidRPr="007B0978">
        <w:t xml:space="preserve"> 1.1 </w:t>
      </w:r>
      <w:hyperlink r:id="rId29" w:history="1">
        <w:r w:rsidRPr="007B0978">
          <w:rPr>
            <w:rStyle w:val="Hyperlink"/>
          </w:rPr>
          <w:t>http://www.w3.org/TR/xforms/</w:t>
        </w:r>
      </w:hyperlink>
      <w:r w:rsidRPr="007B0978">
        <w:t xml:space="preserve"> in particular the </w:t>
      </w:r>
      <w:r w:rsidRPr="00981EB3">
        <w:rPr>
          <w:rStyle w:val="XMLname"/>
        </w:rPr>
        <w:t>instance</w:t>
      </w:r>
      <w:r w:rsidR="00981EB3" w:rsidRPr="0076459B">
        <w:rPr>
          <w:rStyle w:val="XMLname"/>
        </w:rPr>
        <w:t>,</w:t>
      </w:r>
      <w:r w:rsidR="00981EB3" w:rsidRPr="0076459B">
        <w:t xml:space="preserve"> </w:t>
      </w:r>
      <w:r w:rsidR="00981EB3" w:rsidRPr="0076459B">
        <w:rPr>
          <w:rFonts w:ascii="Courier New" w:hAnsi="Courier New" w:cs="Courier New"/>
          <w:sz w:val="20"/>
        </w:rPr>
        <w:t>submission</w:t>
      </w:r>
      <w:r w:rsidR="00981EB3" w:rsidRPr="0076459B">
        <w:t>,</w:t>
      </w:r>
      <w:r w:rsidR="00981EB3" w:rsidRPr="00A45913">
        <w:rPr>
          <w:b/>
        </w:rPr>
        <w:t xml:space="preserve"> </w:t>
      </w:r>
      <w:r w:rsidRPr="007B0978">
        <w:t xml:space="preserve">and </w:t>
      </w:r>
      <w:r w:rsidRPr="007B0978">
        <w:rPr>
          <w:rStyle w:val="XMLname"/>
        </w:rPr>
        <w:t>bind</w:t>
      </w:r>
      <w:r w:rsidRPr="007B0978">
        <w:t xml:space="preserve"> elements as described in the </w:t>
      </w:r>
      <w:proofErr w:type="spellStart"/>
      <w:r w:rsidRPr="007B0978">
        <w:t>XForms</w:t>
      </w:r>
      <w:proofErr w:type="spellEnd"/>
      <w:r w:rsidRPr="007B0978">
        <w:t xml:space="preserve"> Core Model of </w:t>
      </w:r>
      <w:hyperlink r:id="rId30" w:anchor="structure-abstract" w:history="1">
        <w:r w:rsidRPr="007B0978">
          <w:rPr>
            <w:rStyle w:val="Hyperlink"/>
          </w:rPr>
          <w:t>http://www.w3.org/TR/xforms/#structure-abstract</w:t>
        </w:r>
      </w:hyperlink>
      <w:r w:rsidRPr="007B0978">
        <w:t>.</w:t>
      </w:r>
    </w:p>
    <w:p w14:paraId="252A07E7" w14:textId="0CE51EFF" w:rsidR="00981EB3" w:rsidRPr="00981EB3" w:rsidRDefault="00981EB3" w:rsidP="00981EB3">
      <w:pPr>
        <w:pStyle w:val="ListBullet2"/>
      </w:pPr>
      <w:r w:rsidRPr="0076459B">
        <w:t xml:space="preserve">The </w:t>
      </w:r>
      <w:proofErr w:type="spellStart"/>
      <w:r w:rsidRPr="0076459B">
        <w:t>EXPath</w:t>
      </w:r>
      <w:proofErr w:type="spellEnd"/>
      <w:r w:rsidRPr="0076459B">
        <w:t xml:space="preserve"> Candidate Module 9 January 2010 HTTP Client Model http://expath.org/spec/http-client.</w:t>
      </w:r>
    </w:p>
    <w:p w14:paraId="701D94F7" w14:textId="77777777" w:rsidR="00E816FD" w:rsidRPr="007B0978" w:rsidRDefault="00FD6280" w:rsidP="006E5C45">
      <w:pPr>
        <w:pStyle w:val="ListBullet2"/>
      </w:pPr>
      <w:r w:rsidRPr="007B0978">
        <w:t xml:space="preserve">The CSD data </w:t>
      </w:r>
      <w:proofErr w:type="gramStart"/>
      <w:r w:rsidRPr="007B0978">
        <w:t>schema</w:t>
      </w:r>
      <w:proofErr w:type="gramEnd"/>
      <w:r w:rsidRPr="007B0978">
        <w:t xml:space="preserve"> is based on the following content specifications:</w:t>
      </w:r>
    </w:p>
    <w:p w14:paraId="39E8C29D" w14:textId="62BD83FC" w:rsidR="00E816FD" w:rsidRPr="007B0978" w:rsidRDefault="00FD6280" w:rsidP="006E5C45">
      <w:pPr>
        <w:pStyle w:val="ListBullet3"/>
      </w:pPr>
      <w:r w:rsidRPr="007B0978">
        <w:t xml:space="preserve">IHE Health Provider Directory (HPD) </w:t>
      </w:r>
      <w:r w:rsidR="005E006B" w:rsidRPr="007B0978">
        <w:t>Profile</w:t>
      </w:r>
      <w:r w:rsidRPr="007B0978">
        <w:t xml:space="preserve"> (and by reference ISO 21091)</w:t>
      </w:r>
    </w:p>
    <w:p w14:paraId="317ED6AE" w14:textId="77777777" w:rsidR="00E816FD" w:rsidRPr="007B0978" w:rsidRDefault="00FD6280" w:rsidP="006E5C45">
      <w:pPr>
        <w:pStyle w:val="ListBullet3"/>
      </w:pPr>
      <w:r w:rsidRPr="007B0978">
        <w:t>WHO draft Master Facility List guideline</w:t>
      </w:r>
    </w:p>
    <w:p w14:paraId="69FE9C49" w14:textId="1FA08E33" w:rsidR="00E816FD" w:rsidRPr="007B0978" w:rsidRDefault="00FD6280" w:rsidP="006E5C45">
      <w:pPr>
        <w:pStyle w:val="ListBullet3"/>
      </w:pPr>
      <w:r w:rsidRPr="007B0978">
        <w:t>HL7</w:t>
      </w:r>
      <w:r w:rsidR="00E84986">
        <w:t xml:space="preserve"> </w:t>
      </w:r>
      <w:r w:rsidRPr="007B0978">
        <w:t>OMG Health Services Directory (HSD) Service Functional Model</w:t>
      </w:r>
    </w:p>
    <w:p w14:paraId="67BE9CDF" w14:textId="49128F41" w:rsidR="00E816FD" w:rsidRPr="007B0978" w:rsidRDefault="00FD6280" w:rsidP="006E5C45">
      <w:pPr>
        <w:pStyle w:val="ListBullet3"/>
      </w:pPr>
      <w:r w:rsidRPr="007B0978">
        <w:t>HL7 Fast Health Interoperability Resources (FHIR</w:t>
      </w:r>
      <w:r w:rsidR="00452056" w:rsidRPr="0031439F">
        <w:rPr>
          <w:vertAlign w:val="superscript"/>
        </w:rPr>
        <w:t>®</w:t>
      </w:r>
      <w:r w:rsidR="00452056">
        <w:rPr>
          <w:rStyle w:val="FootnoteReference"/>
        </w:rPr>
        <w:footnoteReference w:id="2"/>
      </w:r>
      <w:r w:rsidRPr="007B0978">
        <w:t xml:space="preserve">) model </w:t>
      </w:r>
    </w:p>
    <w:p w14:paraId="1694F6A0" w14:textId="77777777" w:rsidR="00FD6280" w:rsidRPr="002B6737" w:rsidRDefault="00FD6280" w:rsidP="0036685B">
      <w:pPr>
        <w:pStyle w:val="Heading3"/>
        <w:numPr>
          <w:ilvl w:val="0"/>
          <w:numId w:val="0"/>
        </w:numPr>
        <w:rPr>
          <w:noProof w:val="0"/>
        </w:rPr>
      </w:pPr>
      <w:bookmarkStart w:id="226" w:name="_Toc358800553"/>
      <w:bookmarkStart w:id="227" w:name="_Toc358800626"/>
      <w:bookmarkStart w:id="228" w:name="_Toc461203698"/>
      <w:bookmarkStart w:id="229" w:name="_Toc253489455"/>
      <w:r w:rsidRPr="002B6737">
        <w:rPr>
          <w:noProof w:val="0"/>
        </w:rPr>
        <w:lastRenderedPageBreak/>
        <w:t>3.73.4 Interaction Diagram</w:t>
      </w:r>
      <w:bookmarkEnd w:id="226"/>
      <w:bookmarkEnd w:id="227"/>
      <w:bookmarkEnd w:id="228"/>
      <w:r w:rsidRPr="002B6737">
        <w:rPr>
          <w:noProof w:val="0"/>
        </w:rPr>
        <w:t xml:space="preserve"> </w:t>
      </w:r>
      <w:bookmarkEnd w:id="229"/>
    </w:p>
    <w:p w14:paraId="6BC602E8" w14:textId="77777777" w:rsidR="00FD6280" w:rsidRPr="002B6737" w:rsidRDefault="00FD6280" w:rsidP="00B96395">
      <w:pPr>
        <w:pStyle w:val="BodyText"/>
        <w:keepNext/>
        <w:jc w:val="center"/>
        <w:rPr>
          <w:noProof w:val="0"/>
          <w:lang w:eastAsia="en-CA"/>
        </w:rPr>
      </w:pPr>
      <w:r w:rsidRPr="002B6737">
        <w:rPr>
          <w:noProof w:val="0"/>
        </w:rPr>
        <w:t xml:space="preserve"> </w:t>
      </w:r>
      <w:r w:rsidR="003F596D" w:rsidRPr="007B0978">
        <w:drawing>
          <wp:inline distT="0" distB="0" distL="0" distR="0" wp14:anchorId="42FB7628" wp14:editId="43F0AFB4">
            <wp:extent cx="4232275" cy="38100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b="1889"/>
                    <a:stretch>
                      <a:fillRect/>
                    </a:stretch>
                  </pic:blipFill>
                  <pic:spPr bwMode="auto">
                    <a:xfrm>
                      <a:off x="0" y="0"/>
                      <a:ext cx="4232275" cy="3810000"/>
                    </a:xfrm>
                    <a:prstGeom prst="rect">
                      <a:avLst/>
                    </a:prstGeom>
                    <a:noFill/>
                    <a:ln w="9525">
                      <a:noFill/>
                      <a:miter lim="800000"/>
                      <a:headEnd/>
                      <a:tailEnd/>
                    </a:ln>
                  </pic:spPr>
                </pic:pic>
              </a:graphicData>
            </a:graphic>
          </wp:inline>
        </w:drawing>
      </w:r>
      <w:r w:rsidRPr="002B6737" w:rsidDel="000B036B">
        <w:rPr>
          <w:noProof w:val="0"/>
          <w:lang w:eastAsia="en-CA"/>
        </w:rPr>
        <w:t xml:space="preserve"> </w:t>
      </w:r>
    </w:p>
    <w:p w14:paraId="7065CE66" w14:textId="77777777" w:rsidR="00D505D7" w:rsidRPr="002B6737" w:rsidRDefault="00D505D7" w:rsidP="00AE7FE0">
      <w:pPr>
        <w:pStyle w:val="BodyText"/>
        <w:rPr>
          <w:noProof w:val="0"/>
        </w:rPr>
      </w:pPr>
    </w:p>
    <w:p w14:paraId="266A739F" w14:textId="77777777" w:rsidR="00FD6280" w:rsidRPr="002B6737" w:rsidRDefault="00FD6280" w:rsidP="000B036B">
      <w:pPr>
        <w:pStyle w:val="XMLFragment"/>
        <w:rPr>
          <w:noProof w:val="0"/>
        </w:rPr>
      </w:pPr>
      <w:r w:rsidRPr="002B6737">
        <w:rPr>
          <w:noProof w:val="0"/>
        </w:rPr>
        <w:t>Diagram pseudocode:</w:t>
      </w:r>
    </w:p>
    <w:p w14:paraId="5CE25F9F" w14:textId="77777777" w:rsidR="00FD6280" w:rsidRPr="002B6737" w:rsidRDefault="00FD6280" w:rsidP="000B036B">
      <w:pPr>
        <w:pStyle w:val="XMLFragment"/>
        <w:rPr>
          <w:noProof w:val="0"/>
        </w:rPr>
      </w:pPr>
    </w:p>
    <w:p w14:paraId="737B2DD3" w14:textId="77777777" w:rsidR="00FD6280" w:rsidRPr="002B6737" w:rsidRDefault="00FD6280" w:rsidP="000B036B">
      <w:pPr>
        <w:pStyle w:val="XMLFragment"/>
        <w:rPr>
          <w:noProof w:val="0"/>
        </w:rPr>
      </w:pPr>
      <w:proofErr w:type="gramStart"/>
      <w:r w:rsidRPr="002B6737">
        <w:rPr>
          <w:noProof w:val="0"/>
        </w:rPr>
        <w:t>participant</w:t>
      </w:r>
      <w:proofErr w:type="gramEnd"/>
      <w:r w:rsidRPr="002B6737">
        <w:rPr>
          <w:noProof w:val="0"/>
        </w:rPr>
        <w:t xml:space="preserve"> "Service Finder"</w:t>
      </w:r>
    </w:p>
    <w:p w14:paraId="5799FA67" w14:textId="77777777" w:rsidR="00FD6280" w:rsidRPr="007B0978" w:rsidRDefault="00FD6280" w:rsidP="000B036B">
      <w:pPr>
        <w:pStyle w:val="XMLFragment"/>
        <w:rPr>
          <w:noProof w:val="0"/>
        </w:rPr>
      </w:pPr>
      <w:proofErr w:type="gramStart"/>
      <w:r w:rsidRPr="007B0978">
        <w:rPr>
          <w:noProof w:val="0"/>
        </w:rPr>
        <w:t>participant</w:t>
      </w:r>
      <w:proofErr w:type="gramEnd"/>
      <w:r w:rsidRPr="007B0978">
        <w:rPr>
          <w:noProof w:val="0"/>
        </w:rPr>
        <w:t xml:space="preserve"> "Care Services </w:t>
      </w:r>
      <w:proofErr w:type="spellStart"/>
      <w:r w:rsidRPr="007B0978">
        <w:rPr>
          <w:noProof w:val="0"/>
        </w:rPr>
        <w:t>InfoManager</w:t>
      </w:r>
      <w:proofErr w:type="spellEnd"/>
      <w:r w:rsidRPr="007B0978">
        <w:rPr>
          <w:noProof w:val="0"/>
        </w:rPr>
        <w:t>"</w:t>
      </w:r>
    </w:p>
    <w:p w14:paraId="492819E8" w14:textId="77777777" w:rsidR="00FD6280" w:rsidRPr="007B0978" w:rsidRDefault="00FD6280" w:rsidP="000B036B">
      <w:pPr>
        <w:pStyle w:val="XMLFragment"/>
        <w:rPr>
          <w:noProof w:val="0"/>
        </w:rPr>
      </w:pPr>
    </w:p>
    <w:p w14:paraId="2276C6FA" w14:textId="77777777" w:rsidR="00FD6280" w:rsidRPr="007B0978" w:rsidRDefault="00FD6280" w:rsidP="000B036B">
      <w:pPr>
        <w:pStyle w:val="XMLFragment"/>
        <w:rPr>
          <w:noProof w:val="0"/>
        </w:rPr>
      </w:pPr>
      <w:r w:rsidRPr="007B0978">
        <w:rPr>
          <w:noProof w:val="0"/>
        </w:rPr>
        <w:t xml:space="preserve">Service Finder -&gt; Care Services </w:t>
      </w:r>
      <w:proofErr w:type="spellStart"/>
      <w:r w:rsidRPr="007B0978">
        <w:rPr>
          <w:noProof w:val="0"/>
        </w:rPr>
        <w:t>InfoManager</w:t>
      </w:r>
      <w:proofErr w:type="spellEnd"/>
      <w:r w:rsidRPr="007B0978">
        <w:rPr>
          <w:noProof w:val="0"/>
        </w:rPr>
        <w:t xml:space="preserve">: Find Matching Services </w:t>
      </w:r>
      <w:proofErr w:type="gramStart"/>
      <w:r w:rsidRPr="007B0978">
        <w:rPr>
          <w:noProof w:val="0"/>
        </w:rPr>
        <w:t>request \</w:t>
      </w:r>
      <w:proofErr w:type="spellStart"/>
      <w:proofErr w:type="gramEnd"/>
      <w:r w:rsidRPr="007B0978">
        <w:rPr>
          <w:noProof w:val="0"/>
        </w:rPr>
        <w:t>nstored</w:t>
      </w:r>
      <w:proofErr w:type="spellEnd"/>
      <w:r w:rsidRPr="007B0978">
        <w:rPr>
          <w:noProof w:val="0"/>
        </w:rPr>
        <w:t xml:space="preserve"> query invocation</w:t>
      </w:r>
    </w:p>
    <w:p w14:paraId="41BC3BAA" w14:textId="77777777" w:rsidR="00FD6280" w:rsidRPr="007B0978" w:rsidRDefault="00FD6280" w:rsidP="000B036B">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Execute stored query</w:t>
      </w:r>
    </w:p>
    <w:p w14:paraId="6D49B03D" w14:textId="77777777" w:rsidR="00FD6280" w:rsidRPr="007B0978" w:rsidRDefault="00FD6280" w:rsidP="000B036B">
      <w:pPr>
        <w:pStyle w:val="XMLFragment"/>
        <w:rPr>
          <w:noProof w:val="0"/>
        </w:rPr>
      </w:pPr>
      <w:r w:rsidRPr="007B0978">
        <w:rPr>
          <w:noProof w:val="0"/>
        </w:rPr>
        <w:t xml:space="preserve">Care Services </w:t>
      </w:r>
      <w:proofErr w:type="spellStart"/>
      <w:r w:rsidRPr="007B0978">
        <w:rPr>
          <w:noProof w:val="0"/>
        </w:rPr>
        <w:t>InfoManager</w:t>
      </w:r>
      <w:proofErr w:type="spellEnd"/>
      <w:r w:rsidRPr="007B0978">
        <w:rPr>
          <w:noProof w:val="0"/>
        </w:rPr>
        <w:t xml:space="preserve"> -&gt; Service Finder: Find Matching Services response</w:t>
      </w:r>
    </w:p>
    <w:p w14:paraId="3EFAF8F0" w14:textId="77777777" w:rsidR="00FD6280" w:rsidRPr="007B0978" w:rsidRDefault="00FD6280" w:rsidP="000B036B">
      <w:pPr>
        <w:pStyle w:val="XMLFragment"/>
        <w:rPr>
          <w:noProof w:val="0"/>
        </w:rPr>
      </w:pPr>
    </w:p>
    <w:p w14:paraId="3D2CF4DE" w14:textId="1B7D580F" w:rsidR="00FD6280" w:rsidRPr="007B0978" w:rsidRDefault="00FD6280" w:rsidP="000B036B">
      <w:pPr>
        <w:pStyle w:val="XMLFragment"/>
        <w:rPr>
          <w:noProof w:val="0"/>
        </w:rPr>
      </w:pPr>
      <w:r w:rsidRPr="007B0978">
        <w:rPr>
          <w:noProof w:val="0"/>
        </w:rPr>
        <w:t xml:space="preserve">opt Ad hoc XQuery </w:t>
      </w:r>
      <w:r w:rsidR="005E006B" w:rsidRPr="007B0978">
        <w:rPr>
          <w:noProof w:val="0"/>
        </w:rPr>
        <w:t>Option</w:t>
      </w:r>
    </w:p>
    <w:p w14:paraId="00BAAEC9" w14:textId="77777777" w:rsidR="00FD6280" w:rsidRPr="007B0978" w:rsidRDefault="00FD6280" w:rsidP="000B036B">
      <w:pPr>
        <w:pStyle w:val="XMLFragment"/>
        <w:rPr>
          <w:noProof w:val="0"/>
        </w:rPr>
      </w:pPr>
      <w:r w:rsidRPr="007B0978">
        <w:rPr>
          <w:noProof w:val="0"/>
        </w:rPr>
        <w:t xml:space="preserve"> Service Finder -&gt; Care Services </w:t>
      </w:r>
      <w:proofErr w:type="spellStart"/>
      <w:r w:rsidRPr="007B0978">
        <w:rPr>
          <w:noProof w:val="0"/>
        </w:rPr>
        <w:t>InfoManager</w:t>
      </w:r>
      <w:proofErr w:type="spellEnd"/>
      <w:r w:rsidRPr="007B0978">
        <w:rPr>
          <w:noProof w:val="0"/>
        </w:rPr>
        <w:t>: Find Matching Services request \n Ad hoc XQuery</w:t>
      </w:r>
    </w:p>
    <w:p w14:paraId="14D00919" w14:textId="77777777" w:rsidR="00FD6280" w:rsidRPr="007B0978" w:rsidRDefault="00FD6280" w:rsidP="000B036B">
      <w:pPr>
        <w:pStyle w:val="XMLFragment"/>
        <w:rPr>
          <w:noProof w:val="0"/>
        </w:rPr>
      </w:pPr>
      <w:r w:rsidRPr="007B0978">
        <w:rPr>
          <w:noProof w:val="0"/>
        </w:rPr>
        <w:t xml:space="preserve"> Care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Execute ad hoc XQuery</w:t>
      </w:r>
    </w:p>
    <w:p w14:paraId="0BF9C0C7" w14:textId="77777777" w:rsidR="00FD6280" w:rsidRPr="007B0978" w:rsidRDefault="00FD6280" w:rsidP="000B036B">
      <w:pPr>
        <w:pStyle w:val="XMLFragment"/>
        <w:rPr>
          <w:noProof w:val="0"/>
        </w:rPr>
      </w:pPr>
      <w:r w:rsidRPr="007B0978">
        <w:rPr>
          <w:noProof w:val="0"/>
        </w:rPr>
        <w:t xml:space="preserve"> Care Services </w:t>
      </w:r>
      <w:proofErr w:type="spellStart"/>
      <w:r w:rsidRPr="007B0978">
        <w:rPr>
          <w:noProof w:val="0"/>
        </w:rPr>
        <w:t>InfoManager</w:t>
      </w:r>
      <w:proofErr w:type="spellEnd"/>
      <w:r w:rsidRPr="007B0978">
        <w:rPr>
          <w:noProof w:val="0"/>
        </w:rPr>
        <w:t xml:space="preserve"> -&gt; Service Finder: Find Matching Services response</w:t>
      </w:r>
    </w:p>
    <w:p w14:paraId="07655638" w14:textId="77777777" w:rsidR="00FD6280" w:rsidRPr="007B0978" w:rsidRDefault="00FD6280">
      <w:pPr>
        <w:pStyle w:val="XMLFragment"/>
        <w:rPr>
          <w:noProof w:val="0"/>
        </w:rPr>
      </w:pPr>
      <w:r w:rsidRPr="007B0978">
        <w:rPr>
          <w:noProof w:val="0"/>
        </w:rPr>
        <w:t>end</w:t>
      </w:r>
    </w:p>
    <w:p w14:paraId="55A95BDA" w14:textId="543B9EC5" w:rsidR="00FD6280" w:rsidRPr="007B0978" w:rsidRDefault="00FD6280" w:rsidP="006E5C45">
      <w:pPr>
        <w:pStyle w:val="FigureTitle"/>
      </w:pPr>
      <w:bookmarkStart w:id="230" w:name="_Toc358800554"/>
      <w:bookmarkStart w:id="231" w:name="_Toc358800627"/>
      <w:r w:rsidRPr="007B0978">
        <w:t>Figure 3.73.4-1: Find Matching Services [</w:t>
      </w:r>
      <w:r w:rsidR="00247F74" w:rsidRPr="007B0978">
        <w:t>ITI-73</w:t>
      </w:r>
      <w:r w:rsidRPr="007B0978">
        <w:t>] Interactions</w:t>
      </w:r>
    </w:p>
    <w:p w14:paraId="5D35908C" w14:textId="77777777" w:rsidR="00FD6280" w:rsidRPr="007B0978" w:rsidRDefault="00FD6280" w:rsidP="00AE7FE0">
      <w:pPr>
        <w:pStyle w:val="BodyText"/>
        <w:rPr>
          <w:noProof w:val="0"/>
        </w:rPr>
      </w:pPr>
    </w:p>
    <w:p w14:paraId="6AF744FD" w14:textId="77777777" w:rsidR="00FD6280" w:rsidRPr="007B0978" w:rsidRDefault="00FD6280" w:rsidP="00B96395">
      <w:pPr>
        <w:pStyle w:val="Heading4"/>
        <w:numPr>
          <w:ilvl w:val="0"/>
          <w:numId w:val="0"/>
        </w:numPr>
        <w:tabs>
          <w:tab w:val="num" w:pos="1080"/>
        </w:tabs>
        <w:rPr>
          <w:noProof w:val="0"/>
        </w:rPr>
      </w:pPr>
      <w:bookmarkStart w:id="232" w:name="_Toc461203699"/>
      <w:r w:rsidRPr="007B0978">
        <w:rPr>
          <w:noProof w:val="0"/>
        </w:rPr>
        <w:t>3.73.4.1 Find Matching Services Request message (Stored Query)</w:t>
      </w:r>
      <w:bookmarkEnd w:id="232"/>
    </w:p>
    <w:p w14:paraId="202DD62E" w14:textId="77777777" w:rsidR="00127548" w:rsidRPr="007B0978" w:rsidRDefault="00127548" w:rsidP="00127548">
      <w:pPr>
        <w:pStyle w:val="BodyText"/>
        <w:rPr>
          <w:noProof w:val="0"/>
        </w:rPr>
      </w:pPr>
      <w:r w:rsidRPr="007B0978">
        <w:rPr>
          <w:noProof w:val="0"/>
        </w:rPr>
        <w:t>In the definition of the Find Matching Services Request the following XML namespaces are used.</w:t>
      </w:r>
    </w:p>
    <w:p w14:paraId="197E67F3" w14:textId="40A1420B" w:rsidR="00127548" w:rsidRPr="00E147BD" w:rsidRDefault="00263B2E" w:rsidP="00263B2E">
      <w:pPr>
        <w:pStyle w:val="TableTitle"/>
      </w:pPr>
      <w:r w:rsidRPr="00E147BD">
        <w:t xml:space="preserve">Table </w:t>
      </w:r>
      <w:r w:rsidR="004F3742">
        <w:t>3.</w:t>
      </w:r>
      <w:r w:rsidRPr="00E147BD">
        <w:t>73.4.1-1:</w:t>
      </w:r>
      <w:r w:rsidR="00D505D7" w:rsidRPr="00E147BD">
        <w:t xml:space="preserve"> </w:t>
      </w:r>
      <w:r w:rsidRPr="00E147BD">
        <w:t>Namespace Definitions</w:t>
      </w:r>
    </w:p>
    <w:tbl>
      <w:tblPr>
        <w:tblW w:w="0" w:type="auto"/>
        <w:jc w:val="center"/>
        <w:tblLayout w:type="fixed"/>
        <w:tblLook w:val="0000" w:firstRow="0" w:lastRow="0" w:firstColumn="0" w:lastColumn="0" w:noHBand="0" w:noVBand="0"/>
      </w:tblPr>
      <w:tblGrid>
        <w:gridCol w:w="1998"/>
        <w:gridCol w:w="6220"/>
      </w:tblGrid>
      <w:tr w:rsidR="00127548" w:rsidRPr="007B0978" w14:paraId="6030AA97" w14:textId="77777777" w:rsidTr="00AE7FE0">
        <w:trPr>
          <w:jc w:val="center"/>
        </w:trPr>
        <w:tc>
          <w:tcPr>
            <w:tcW w:w="1998" w:type="dxa"/>
            <w:tcBorders>
              <w:top w:val="single" w:sz="4" w:space="0" w:color="000000"/>
              <w:left w:val="single" w:sz="4" w:space="0" w:color="000000"/>
              <w:bottom w:val="single" w:sz="4" w:space="0" w:color="000000"/>
            </w:tcBorders>
          </w:tcPr>
          <w:p w14:paraId="21668276" w14:textId="77777777" w:rsidR="00127548" w:rsidRPr="007B0978" w:rsidRDefault="00127548" w:rsidP="00127548">
            <w:pPr>
              <w:pStyle w:val="TableEntry"/>
              <w:rPr>
                <w:rStyle w:val="XMLname"/>
                <w:noProof w:val="0"/>
              </w:rPr>
            </w:pPr>
            <w:proofErr w:type="spellStart"/>
            <w:r w:rsidRPr="007B0978">
              <w:rPr>
                <w:rStyle w:val="XMLname"/>
                <w:noProof w:val="0"/>
              </w:rPr>
              <w:t>csd</w:t>
            </w:r>
            <w:proofErr w:type="spellEnd"/>
          </w:p>
        </w:tc>
        <w:tc>
          <w:tcPr>
            <w:tcW w:w="6220" w:type="dxa"/>
            <w:tcBorders>
              <w:top w:val="single" w:sz="4" w:space="0" w:color="000000"/>
              <w:left w:val="single" w:sz="4" w:space="0" w:color="000000"/>
              <w:bottom w:val="single" w:sz="4" w:space="0" w:color="000000"/>
              <w:right w:val="single" w:sz="4" w:space="0" w:color="000000"/>
            </w:tcBorders>
          </w:tcPr>
          <w:p w14:paraId="74A7B0A5" w14:textId="77777777" w:rsidR="00127548" w:rsidRPr="007B0978" w:rsidRDefault="00127548" w:rsidP="00127548">
            <w:pPr>
              <w:pStyle w:val="TableEntry"/>
              <w:rPr>
                <w:rStyle w:val="XMLname"/>
                <w:noProof w:val="0"/>
              </w:rPr>
            </w:pPr>
            <w:proofErr w:type="gramStart"/>
            <w:r w:rsidRPr="007B0978">
              <w:rPr>
                <w:rStyle w:val="XMLname"/>
                <w:noProof w:val="0"/>
              </w:rPr>
              <w:t>urn:ihe</w:t>
            </w:r>
            <w:proofErr w:type="gramEnd"/>
            <w:r w:rsidRPr="007B0978">
              <w:rPr>
                <w:rStyle w:val="XMLname"/>
                <w:noProof w:val="0"/>
              </w:rPr>
              <w:t>:</w:t>
            </w:r>
            <w:proofErr w:type="gramStart"/>
            <w:r w:rsidRPr="007B0978">
              <w:rPr>
                <w:rStyle w:val="XMLname"/>
                <w:noProof w:val="0"/>
              </w:rPr>
              <w:t>iti:csd</w:t>
            </w:r>
            <w:proofErr w:type="gramEnd"/>
            <w:r w:rsidRPr="007B0978">
              <w:rPr>
                <w:rStyle w:val="XMLname"/>
                <w:noProof w:val="0"/>
              </w:rPr>
              <w:t>:2013</w:t>
            </w:r>
          </w:p>
        </w:tc>
      </w:tr>
    </w:tbl>
    <w:p w14:paraId="12AD5F4D" w14:textId="32A7E515" w:rsidR="00127548" w:rsidRPr="007B0978" w:rsidRDefault="00127548" w:rsidP="007264CC">
      <w:pPr>
        <w:pStyle w:val="BodyText"/>
        <w:rPr>
          <w:noProof w:val="0"/>
        </w:rPr>
      </w:pPr>
      <w:r w:rsidRPr="007B0978">
        <w:rPr>
          <w:noProof w:val="0"/>
        </w:rPr>
        <w:lastRenderedPageBreak/>
        <w:t xml:space="preserve">The </w:t>
      </w:r>
      <w:proofErr w:type="spellStart"/>
      <w:r w:rsidRPr="007B0978">
        <w:rPr>
          <w:noProof w:val="0"/>
        </w:rPr>
        <w:t>csd</w:t>
      </w:r>
      <w:proofErr w:type="spellEnd"/>
      <w:r w:rsidRPr="007B0978">
        <w:rPr>
          <w:noProof w:val="0"/>
        </w:rPr>
        <w:t xml:space="preserve"> namespace is also as used as the default element namespace for describing elements of “CSD” and “Find Matching Services Request” documents.</w:t>
      </w:r>
    </w:p>
    <w:p w14:paraId="2B1EA0F6" w14:textId="77777777" w:rsidR="00FD6280" w:rsidRPr="007B0978" w:rsidRDefault="00FD6280" w:rsidP="00B96395">
      <w:pPr>
        <w:pStyle w:val="Heading5"/>
        <w:numPr>
          <w:ilvl w:val="0"/>
          <w:numId w:val="0"/>
        </w:numPr>
        <w:rPr>
          <w:noProof w:val="0"/>
        </w:rPr>
      </w:pPr>
      <w:bookmarkStart w:id="233" w:name="_Toc461203700"/>
      <w:r w:rsidRPr="007B0978">
        <w:rPr>
          <w:noProof w:val="0"/>
        </w:rPr>
        <w:t>3.73.4.1.1 Trigger Events</w:t>
      </w:r>
      <w:bookmarkStart w:id="234" w:name="_MON_1332940855"/>
      <w:bookmarkStart w:id="235" w:name="_MON_1333283181"/>
      <w:bookmarkStart w:id="236" w:name="_MON_1333462365"/>
      <w:bookmarkStart w:id="237" w:name="_MON_1334516958"/>
      <w:bookmarkStart w:id="238" w:name="_MON_1330951195"/>
      <w:bookmarkEnd w:id="146"/>
      <w:bookmarkEnd w:id="147"/>
      <w:bookmarkEnd w:id="148"/>
      <w:bookmarkEnd w:id="149"/>
      <w:bookmarkEnd w:id="150"/>
      <w:bookmarkEnd w:id="230"/>
      <w:bookmarkEnd w:id="231"/>
      <w:bookmarkEnd w:id="233"/>
      <w:bookmarkEnd w:id="234"/>
      <w:bookmarkEnd w:id="235"/>
      <w:bookmarkEnd w:id="236"/>
      <w:bookmarkEnd w:id="237"/>
      <w:bookmarkEnd w:id="238"/>
    </w:p>
    <w:p w14:paraId="5494925B" w14:textId="1BD8B173" w:rsidR="00EB4DB8" w:rsidRPr="007B0978" w:rsidRDefault="00FD6280" w:rsidP="00B27580">
      <w:pPr>
        <w:pStyle w:val="BodyText"/>
        <w:rPr>
          <w:noProof w:val="0"/>
        </w:rPr>
      </w:pPr>
      <w:r w:rsidRPr="007B0978">
        <w:rPr>
          <w:noProof w:val="0"/>
        </w:rPr>
        <w:t xml:space="preserve">The Service Finder sends a Find Services Request when it needs to access service information maintained by the Care Services </w:t>
      </w:r>
      <w:proofErr w:type="spellStart"/>
      <w:r w:rsidRPr="007B0978">
        <w:rPr>
          <w:noProof w:val="0"/>
        </w:rPr>
        <w:t>InfoManager</w:t>
      </w:r>
      <w:proofErr w:type="spellEnd"/>
      <w:r w:rsidRPr="007B0978">
        <w:rPr>
          <w:noProof w:val="0"/>
        </w:rPr>
        <w:t xml:space="preserve"> and for which the </w:t>
      </w:r>
      <w:proofErr w:type="spellStart"/>
      <w:r w:rsidRPr="007B0978">
        <w:rPr>
          <w:noProof w:val="0"/>
        </w:rPr>
        <w:t>InfoManager</w:t>
      </w:r>
      <w:proofErr w:type="spellEnd"/>
      <w:r w:rsidRPr="007B0978">
        <w:rPr>
          <w:noProof w:val="0"/>
        </w:rPr>
        <w:t xml:space="preserve"> has defined a Stored Query</w:t>
      </w:r>
      <w:r w:rsidR="00CD3467">
        <w:rPr>
          <w:noProof w:val="0"/>
        </w:rPr>
        <w:t>,</w:t>
      </w:r>
      <w:r w:rsidRPr="007B0978">
        <w:rPr>
          <w:noProof w:val="0"/>
        </w:rPr>
        <w:t xml:space="preserve"> </w:t>
      </w:r>
      <w:r w:rsidR="00CD3467" w:rsidRPr="0076459B">
        <w:rPr>
          <w:noProof w:val="0"/>
        </w:rPr>
        <w:t>as defined in Section 3.73.4.1.1.1.</w:t>
      </w:r>
      <w:r w:rsidR="00CD3467" w:rsidRPr="00896E31">
        <w:rPr>
          <w:i/>
          <w:noProof w:val="0"/>
        </w:rPr>
        <w:t xml:space="preserve"> </w:t>
      </w:r>
    </w:p>
    <w:p w14:paraId="7E54ECD3" w14:textId="1B3C58E2" w:rsidR="002F6E8A" w:rsidRDefault="00EB4DB8" w:rsidP="00AE7FE0">
      <w:pPr>
        <w:pStyle w:val="BodyText"/>
        <w:rPr>
          <w:noProof w:val="0"/>
          <w:szCs w:val="24"/>
          <w:u w:val="single"/>
        </w:rPr>
      </w:pPr>
      <w:r w:rsidRPr="007B0978">
        <w:rPr>
          <w:noProof w:val="0"/>
          <w:szCs w:val="24"/>
        </w:rPr>
        <w:t xml:space="preserve">The Care Services </w:t>
      </w:r>
      <w:proofErr w:type="spellStart"/>
      <w:r w:rsidRPr="007B0978">
        <w:rPr>
          <w:noProof w:val="0"/>
          <w:szCs w:val="24"/>
        </w:rPr>
        <w:t>InfoManager</w:t>
      </w:r>
      <w:proofErr w:type="spellEnd"/>
      <w:r w:rsidRPr="007B0978">
        <w:rPr>
          <w:noProof w:val="0"/>
          <w:szCs w:val="24"/>
        </w:rPr>
        <w:t xml:space="preserve"> shall have a </w:t>
      </w:r>
      <w:r w:rsidR="00CD3467">
        <w:rPr>
          <w:noProof w:val="0"/>
          <w:szCs w:val="24"/>
        </w:rPr>
        <w:t>S</w:t>
      </w:r>
      <w:r w:rsidR="00CD3467" w:rsidRPr="007B0978">
        <w:rPr>
          <w:noProof w:val="0"/>
          <w:szCs w:val="24"/>
        </w:rPr>
        <w:t xml:space="preserve">tored </w:t>
      </w:r>
      <w:r w:rsidR="00CD3467">
        <w:rPr>
          <w:noProof w:val="0"/>
          <w:szCs w:val="24"/>
        </w:rPr>
        <w:t>Q</w:t>
      </w:r>
      <w:r w:rsidR="00CD3467" w:rsidRPr="007B0978">
        <w:rPr>
          <w:noProof w:val="0"/>
          <w:szCs w:val="24"/>
        </w:rPr>
        <w:t xml:space="preserve">uery </w:t>
      </w:r>
      <w:r w:rsidRPr="007B0978">
        <w:rPr>
          <w:noProof w:val="0"/>
          <w:szCs w:val="24"/>
        </w:rPr>
        <w:t xml:space="preserve">associated with each of the </w:t>
      </w:r>
      <w:r w:rsidR="005309F1" w:rsidRPr="007B0978">
        <w:rPr>
          <w:noProof w:val="0"/>
          <w:szCs w:val="24"/>
        </w:rPr>
        <w:t xml:space="preserve">URNs </w:t>
      </w:r>
      <w:r w:rsidRPr="007B0978">
        <w:rPr>
          <w:noProof w:val="0"/>
          <w:szCs w:val="24"/>
        </w:rPr>
        <w:t xml:space="preserve">referenced in the Required Stored Queries in </w:t>
      </w:r>
      <w:r w:rsidR="007B0978">
        <w:rPr>
          <w:noProof w:val="0"/>
          <w:szCs w:val="24"/>
        </w:rPr>
        <w:t>Section</w:t>
      </w:r>
      <w:r w:rsidRPr="007B0978">
        <w:rPr>
          <w:noProof w:val="0"/>
          <w:szCs w:val="24"/>
        </w:rPr>
        <w:t xml:space="preserve"> 3.73.4.1.</w:t>
      </w:r>
      <w:r w:rsidRPr="00B27580">
        <w:rPr>
          <w:noProof w:val="0"/>
          <w:szCs w:val="24"/>
        </w:rPr>
        <w:t>2</w:t>
      </w:r>
      <w:r w:rsidR="00CD3467" w:rsidRPr="0076459B">
        <w:rPr>
          <w:szCs w:val="24"/>
        </w:rPr>
        <w:t xml:space="preserve"> </w:t>
      </w:r>
      <w:r w:rsidR="00CD3467" w:rsidRPr="0076459B">
        <w:rPr>
          <w:noProof w:val="0"/>
          <w:szCs w:val="24"/>
        </w:rPr>
        <w:t xml:space="preserve">in Sections </w:t>
      </w:r>
      <w:r w:rsidR="00CD3467" w:rsidRPr="0076459B">
        <w:t>3.73.4.1.2.1 through 3.73.4.1.2.4.</w:t>
      </w:r>
      <w:r w:rsidR="00371E0C">
        <w:rPr>
          <w:noProof w:val="0"/>
          <w:szCs w:val="24"/>
          <w:u w:val="single"/>
        </w:rPr>
        <w:t xml:space="preserve">  </w:t>
      </w:r>
    </w:p>
    <w:p w14:paraId="78BB4DAC" w14:textId="473C2B75" w:rsidR="00EB4DB8" w:rsidRPr="007B0978" w:rsidRDefault="002F6E8A" w:rsidP="00AE7FE0">
      <w:pPr>
        <w:pStyle w:val="BodyText"/>
        <w:rPr>
          <w:noProof w:val="0"/>
          <w:szCs w:val="24"/>
        </w:rPr>
      </w:pPr>
      <w:r w:rsidRPr="007B0978">
        <w:rPr>
          <w:noProof w:val="0"/>
          <w:szCs w:val="24"/>
        </w:rPr>
        <w:t xml:space="preserve">In addition, the Care Services </w:t>
      </w:r>
      <w:proofErr w:type="spellStart"/>
      <w:r w:rsidRPr="007B0978">
        <w:rPr>
          <w:noProof w:val="0"/>
          <w:szCs w:val="24"/>
        </w:rPr>
        <w:t>InfoManager</w:t>
      </w:r>
      <w:proofErr w:type="spellEnd"/>
      <w:r w:rsidRPr="007B0978">
        <w:rPr>
          <w:noProof w:val="0"/>
          <w:szCs w:val="24"/>
        </w:rPr>
        <w:t xml:space="preserve"> may optionally make available other Stored Queries.</w:t>
      </w:r>
      <w:r>
        <w:rPr>
          <w:noProof w:val="0"/>
          <w:szCs w:val="24"/>
        </w:rPr>
        <w:t xml:space="preserve">  </w:t>
      </w:r>
      <w:r w:rsidR="00EB4DB8" w:rsidRPr="007B0978">
        <w:rPr>
          <w:noProof w:val="0"/>
          <w:szCs w:val="24"/>
        </w:rPr>
        <w:t xml:space="preserve">The transaction for “publishing” such optional stored queries to the Care Services </w:t>
      </w:r>
      <w:proofErr w:type="spellStart"/>
      <w:r w:rsidR="00EB4DB8" w:rsidRPr="007B0978">
        <w:rPr>
          <w:noProof w:val="0"/>
          <w:szCs w:val="24"/>
        </w:rPr>
        <w:t>InfoManager</w:t>
      </w:r>
      <w:proofErr w:type="spellEnd"/>
      <w:r w:rsidR="00EB4DB8" w:rsidRPr="007B0978">
        <w:rPr>
          <w:noProof w:val="0"/>
          <w:szCs w:val="24"/>
        </w:rPr>
        <w:t xml:space="preserve"> is not defined by IHE</w:t>
      </w:r>
      <w:r w:rsidR="005E006B" w:rsidRPr="007B0978">
        <w:rPr>
          <w:noProof w:val="0"/>
          <w:szCs w:val="24"/>
        </w:rPr>
        <w:t xml:space="preserve">. </w:t>
      </w:r>
    </w:p>
    <w:p w14:paraId="47F578D3" w14:textId="77777777" w:rsidR="003904A9" w:rsidRPr="0076459B" w:rsidRDefault="003904A9" w:rsidP="0076459B">
      <w:pPr>
        <w:pStyle w:val="Heading5"/>
        <w:numPr>
          <w:ilvl w:val="0"/>
          <w:numId w:val="0"/>
        </w:numPr>
        <w:ind w:left="1008" w:hanging="1008"/>
      </w:pPr>
      <w:bookmarkStart w:id="239" w:name="_Toc461203701"/>
      <w:r w:rsidRPr="0076459B">
        <w:t>3.73.4.1.1.1 Stored Queries</w:t>
      </w:r>
      <w:bookmarkEnd w:id="239"/>
    </w:p>
    <w:p w14:paraId="2F29143D" w14:textId="77777777" w:rsidR="003904A9" w:rsidRPr="0076459B" w:rsidRDefault="003904A9" w:rsidP="003904A9">
      <w:pPr>
        <w:pStyle w:val="BodyText"/>
        <w:rPr>
          <w:noProof w:val="0"/>
          <w:szCs w:val="24"/>
        </w:rPr>
      </w:pPr>
      <w:r w:rsidRPr="0076459B">
        <w:rPr>
          <w:noProof w:val="0"/>
        </w:rPr>
        <w:t xml:space="preserve">The Query for Updated Services [ITI-74] and the Find Matching Services [ITI-73] </w:t>
      </w:r>
      <w:r w:rsidRPr="0076459B">
        <w:rPr>
          <w:noProof w:val="0"/>
          <w:szCs w:val="24"/>
        </w:rPr>
        <w:t xml:space="preserve">transactions are defined as the invocation of a </w:t>
      </w:r>
      <w:r w:rsidRPr="0076459B">
        <w:rPr>
          <w:i/>
          <w:noProof w:val="0"/>
          <w:szCs w:val="24"/>
        </w:rPr>
        <w:t>Stored Query</w:t>
      </w:r>
      <w:r w:rsidRPr="0076459B">
        <w:rPr>
          <w:noProof w:val="0"/>
          <w:szCs w:val="24"/>
        </w:rPr>
        <w:t xml:space="preserve">.  A jurisdiction may specify additional functionality through the definition of additional Stored Queries.  A Stored Query is defined by a </w:t>
      </w:r>
      <w:proofErr w:type="spellStart"/>
      <w:proofErr w:type="gramStart"/>
      <w:r w:rsidRPr="0076459B">
        <w:rPr>
          <w:rFonts w:ascii="Courier New" w:hAnsi="Courier New" w:cs="Courier New"/>
          <w:noProof w:val="0"/>
          <w:sz w:val="20"/>
          <w:szCs w:val="24"/>
        </w:rPr>
        <w:t>csd:careServicesFunction</w:t>
      </w:r>
      <w:proofErr w:type="spellEnd"/>
      <w:proofErr w:type="gramEnd"/>
      <w:r w:rsidRPr="0076459B">
        <w:rPr>
          <w:rFonts w:ascii="Courier New" w:hAnsi="Courier New" w:cs="Courier New"/>
          <w:noProof w:val="0"/>
          <w:sz w:val="20"/>
          <w:szCs w:val="24"/>
        </w:rPr>
        <w:t xml:space="preserve"> </w:t>
      </w:r>
      <w:r w:rsidRPr="0076459B">
        <w:rPr>
          <w:noProof w:val="0"/>
          <w:szCs w:val="24"/>
        </w:rPr>
        <w:t xml:space="preserve">element.  A </w:t>
      </w:r>
      <w:proofErr w:type="spellStart"/>
      <w:proofErr w:type="gramStart"/>
      <w:r w:rsidRPr="0076459B">
        <w:rPr>
          <w:rFonts w:ascii="Courier New" w:hAnsi="Courier New" w:cs="Courier New"/>
          <w:noProof w:val="0"/>
          <w:sz w:val="20"/>
          <w:szCs w:val="24"/>
        </w:rPr>
        <w:t>csd:careServicesFunction</w:t>
      </w:r>
      <w:proofErr w:type="spellEnd"/>
      <w:proofErr w:type="gramEnd"/>
      <w:r w:rsidRPr="0076459B">
        <w:rPr>
          <w:rFonts w:ascii="Courier New" w:hAnsi="Courier New" w:cs="Courier New"/>
          <w:noProof w:val="0"/>
          <w:sz w:val="20"/>
          <w:szCs w:val="24"/>
        </w:rPr>
        <w:t xml:space="preserve"> </w:t>
      </w:r>
      <w:r w:rsidRPr="0076459B">
        <w:rPr>
          <w:noProof w:val="0"/>
          <w:szCs w:val="24"/>
        </w:rPr>
        <w:t xml:space="preserve">is subject to the following </w:t>
      </w:r>
      <w:proofErr w:type="spellStart"/>
      <w:r w:rsidRPr="0076459B">
        <w:rPr>
          <w:noProof w:val="0"/>
          <w:szCs w:val="24"/>
        </w:rPr>
        <w:t>conditons</w:t>
      </w:r>
      <w:proofErr w:type="spellEnd"/>
      <w:r w:rsidRPr="0076459B">
        <w:rPr>
          <w:noProof w:val="0"/>
          <w:szCs w:val="24"/>
        </w:rPr>
        <w:t>:</w:t>
      </w:r>
    </w:p>
    <w:p w14:paraId="55FA3CFA" w14:textId="77777777" w:rsidR="003904A9" w:rsidRPr="0076459B" w:rsidRDefault="003904A9" w:rsidP="003904A9">
      <w:pPr>
        <w:pStyle w:val="BodyText"/>
        <w:numPr>
          <w:ilvl w:val="0"/>
          <w:numId w:val="101"/>
        </w:numPr>
        <w:rPr>
          <w:noProof w:val="0"/>
          <w:szCs w:val="24"/>
        </w:rPr>
      </w:pPr>
      <w:proofErr w:type="spellStart"/>
      <w:proofErr w:type="gramStart"/>
      <w:r w:rsidRPr="0076459B">
        <w:rPr>
          <w:rFonts w:ascii="Courier New" w:hAnsi="Courier New" w:cs="Courier New"/>
          <w:noProof w:val="0"/>
          <w:sz w:val="20"/>
          <w:szCs w:val="24"/>
        </w:rPr>
        <w:t>csd:careServicesFunction</w:t>
      </w:r>
      <w:proofErr w:type="spellEnd"/>
      <w:proofErr w:type="gramEnd"/>
      <w:r w:rsidRPr="0076459B">
        <w:rPr>
          <w:rFonts w:ascii="Courier New" w:hAnsi="Courier New" w:cs="Courier New"/>
          <w:noProof w:val="0"/>
          <w:sz w:val="20"/>
          <w:szCs w:val="24"/>
        </w:rPr>
        <w:t xml:space="preserve"> </w:t>
      </w:r>
      <w:r w:rsidRPr="0076459B">
        <w:rPr>
          <w:noProof w:val="0"/>
          <w:szCs w:val="24"/>
        </w:rPr>
        <w:t xml:space="preserve">shall have </w:t>
      </w:r>
      <w:proofErr w:type="gramStart"/>
      <w:r w:rsidRPr="0076459B">
        <w:rPr>
          <w:noProof w:val="0"/>
          <w:szCs w:val="24"/>
        </w:rPr>
        <w:t xml:space="preserve">an </w:t>
      </w:r>
      <w:r w:rsidRPr="0076459B">
        <w:rPr>
          <w:rFonts w:ascii="Courier New" w:hAnsi="Courier New" w:cs="Courier New"/>
          <w:noProof w:val="0"/>
          <w:sz w:val="20"/>
          <w:szCs w:val="24"/>
        </w:rPr>
        <w:t>@</w:t>
      </w:r>
      <w:proofErr w:type="gramEnd"/>
      <w:r w:rsidRPr="0076459B">
        <w:rPr>
          <w:rFonts w:ascii="Courier New" w:hAnsi="Courier New" w:cs="Courier New"/>
          <w:noProof w:val="0"/>
          <w:sz w:val="20"/>
          <w:szCs w:val="24"/>
        </w:rPr>
        <w:t xml:space="preserve">urn </w:t>
      </w:r>
      <w:r w:rsidRPr="0076459B">
        <w:rPr>
          <w:noProof w:val="0"/>
          <w:szCs w:val="24"/>
        </w:rPr>
        <w:t xml:space="preserve">attribute </w:t>
      </w:r>
      <w:r w:rsidRPr="0076459B">
        <w:rPr>
          <w:noProof w:val="0"/>
        </w:rPr>
        <w:t>with a unique URN according to RFC 2141 and which has no reserved characters as defined in Section 23 of RFC 2141.</w:t>
      </w:r>
    </w:p>
    <w:p w14:paraId="7C023455" w14:textId="77777777" w:rsidR="003904A9" w:rsidRPr="0076459B" w:rsidRDefault="003904A9" w:rsidP="003904A9">
      <w:pPr>
        <w:pStyle w:val="BodyText"/>
        <w:numPr>
          <w:ilvl w:val="0"/>
          <w:numId w:val="101"/>
        </w:numPr>
        <w:rPr>
          <w:noProof w:val="0"/>
          <w:szCs w:val="24"/>
        </w:rPr>
      </w:pPr>
      <w:proofErr w:type="spellStart"/>
      <w:proofErr w:type="gramStart"/>
      <w:r w:rsidRPr="0076459B">
        <w:rPr>
          <w:rFonts w:ascii="Courier New" w:hAnsi="Courier New" w:cs="Courier New"/>
          <w:noProof w:val="0"/>
          <w:sz w:val="20"/>
          <w:szCs w:val="24"/>
        </w:rPr>
        <w:t>csd:careServicesFunction</w:t>
      </w:r>
      <w:proofErr w:type="spellEnd"/>
      <w:proofErr w:type="gramEnd"/>
      <w:r w:rsidRPr="0076459B">
        <w:rPr>
          <w:rFonts w:ascii="Courier New" w:hAnsi="Courier New" w:cs="Courier New"/>
          <w:noProof w:val="0"/>
          <w:sz w:val="20"/>
          <w:szCs w:val="24"/>
        </w:rPr>
        <w:t xml:space="preserve"> </w:t>
      </w:r>
      <w:r w:rsidRPr="0076459B">
        <w:rPr>
          <w:noProof w:val="0"/>
          <w:szCs w:val="24"/>
        </w:rPr>
        <w:t xml:space="preserve">shall contain an XFORM </w:t>
      </w:r>
      <w:r w:rsidRPr="0076459B">
        <w:rPr>
          <w:rFonts w:ascii="Courier New" w:hAnsi="Courier New" w:cs="Courier New"/>
          <w:noProof w:val="0"/>
          <w:sz w:val="20"/>
          <w:szCs w:val="24"/>
        </w:rPr>
        <w:t xml:space="preserve">model </w:t>
      </w:r>
      <w:r w:rsidRPr="0076459B">
        <w:rPr>
          <w:noProof w:val="0"/>
          <w:szCs w:val="24"/>
        </w:rPr>
        <w:t xml:space="preserve">element to define the syntax of the message for a particular transaction.  </w:t>
      </w:r>
      <w:proofErr w:type="gramStart"/>
      <w:r w:rsidRPr="0076459B">
        <w:rPr>
          <w:noProof w:val="0"/>
          <w:szCs w:val="24"/>
        </w:rPr>
        <w:t xml:space="preserve">The </w:t>
      </w:r>
      <w:r w:rsidRPr="0076459B">
        <w:rPr>
          <w:rFonts w:ascii="Courier New" w:hAnsi="Courier New" w:cs="Courier New"/>
          <w:noProof w:val="0"/>
          <w:sz w:val="20"/>
          <w:szCs w:val="24"/>
        </w:rPr>
        <w:t>@</w:t>
      </w:r>
      <w:proofErr w:type="gramEnd"/>
      <w:r w:rsidRPr="0076459B">
        <w:rPr>
          <w:rFonts w:ascii="Courier New" w:hAnsi="Courier New" w:cs="Courier New"/>
          <w:noProof w:val="0"/>
          <w:sz w:val="20"/>
          <w:szCs w:val="24"/>
        </w:rPr>
        <w:t>id</w:t>
      </w:r>
      <w:r w:rsidRPr="0076459B">
        <w:rPr>
          <w:noProof w:val="0"/>
          <w:sz w:val="20"/>
          <w:szCs w:val="24"/>
        </w:rPr>
        <w:t xml:space="preserve"> </w:t>
      </w:r>
      <w:r w:rsidRPr="0076459B">
        <w:rPr>
          <w:noProof w:val="0"/>
          <w:szCs w:val="24"/>
        </w:rPr>
        <w:t xml:space="preserve">attribute of the </w:t>
      </w:r>
      <w:r w:rsidRPr="0076459B">
        <w:rPr>
          <w:rFonts w:ascii="Courier New" w:hAnsi="Courier New" w:cs="Courier New"/>
          <w:noProof w:val="0"/>
          <w:sz w:val="20"/>
          <w:szCs w:val="24"/>
        </w:rPr>
        <w:t xml:space="preserve">model </w:t>
      </w:r>
      <w:r w:rsidRPr="0076459B">
        <w:rPr>
          <w:noProof w:val="0"/>
          <w:szCs w:val="24"/>
        </w:rPr>
        <w:t xml:space="preserve">element shall be the same as </w:t>
      </w:r>
      <w:proofErr w:type="gramStart"/>
      <w:r w:rsidRPr="0076459B">
        <w:rPr>
          <w:noProof w:val="0"/>
          <w:szCs w:val="24"/>
        </w:rPr>
        <w:t xml:space="preserve">the </w:t>
      </w:r>
      <w:r w:rsidRPr="0076459B">
        <w:rPr>
          <w:rFonts w:ascii="Courier New" w:hAnsi="Courier New" w:cs="Courier New"/>
          <w:noProof w:val="0"/>
          <w:sz w:val="20"/>
          <w:szCs w:val="24"/>
        </w:rPr>
        <w:t>@</w:t>
      </w:r>
      <w:proofErr w:type="gramEnd"/>
      <w:r w:rsidRPr="0076459B">
        <w:rPr>
          <w:rFonts w:ascii="Courier New" w:hAnsi="Courier New" w:cs="Courier New"/>
          <w:noProof w:val="0"/>
          <w:sz w:val="20"/>
          <w:szCs w:val="24"/>
        </w:rPr>
        <w:t xml:space="preserve">urn </w:t>
      </w:r>
      <w:r w:rsidRPr="0076459B">
        <w:rPr>
          <w:noProof w:val="0"/>
          <w:szCs w:val="24"/>
        </w:rPr>
        <w:t xml:space="preserve">attribute of the containing </w:t>
      </w:r>
      <w:proofErr w:type="spellStart"/>
      <w:proofErr w:type="gramStart"/>
      <w:r w:rsidRPr="0076459B">
        <w:rPr>
          <w:rFonts w:ascii="Courier New" w:hAnsi="Courier New" w:cs="Courier New"/>
          <w:noProof w:val="0"/>
          <w:sz w:val="20"/>
          <w:szCs w:val="24"/>
        </w:rPr>
        <w:t>csd:careServicesFunction</w:t>
      </w:r>
      <w:proofErr w:type="spellEnd"/>
      <w:proofErr w:type="gramEnd"/>
      <w:r w:rsidRPr="0076459B">
        <w:rPr>
          <w:rFonts w:ascii="Courier New" w:hAnsi="Courier New" w:cs="Courier New"/>
          <w:noProof w:val="0"/>
          <w:sz w:val="20"/>
          <w:szCs w:val="24"/>
        </w:rPr>
        <w:t xml:space="preserve">.  </w:t>
      </w:r>
      <w:r w:rsidRPr="0076459B">
        <w:rPr>
          <w:noProof w:val="0"/>
          <w:szCs w:val="24"/>
        </w:rPr>
        <w:t>The message semantics are further defined in Section 3.73.4.1.2</w:t>
      </w:r>
      <w:r w:rsidRPr="0076459B">
        <w:rPr>
          <w:rFonts w:ascii="Courier New" w:hAnsi="Courier New" w:cs="Courier New"/>
          <w:noProof w:val="0"/>
          <w:sz w:val="20"/>
          <w:szCs w:val="24"/>
        </w:rPr>
        <w:t>.</w:t>
      </w:r>
    </w:p>
    <w:p w14:paraId="7B9EA832" w14:textId="77777777" w:rsidR="003904A9" w:rsidRPr="0076459B" w:rsidRDefault="003904A9" w:rsidP="003904A9">
      <w:pPr>
        <w:pStyle w:val="BodyText"/>
        <w:numPr>
          <w:ilvl w:val="0"/>
          <w:numId w:val="101"/>
        </w:numPr>
        <w:rPr>
          <w:noProof w:val="0"/>
          <w:szCs w:val="24"/>
        </w:rPr>
      </w:pPr>
      <w:r w:rsidRPr="0076459B">
        <w:rPr>
          <w:noProof w:val="0"/>
          <w:szCs w:val="24"/>
        </w:rPr>
        <w:t>The</w:t>
      </w:r>
      <w:r w:rsidRPr="0076459B">
        <w:rPr>
          <w:rFonts w:ascii="Courier New" w:hAnsi="Courier New" w:cs="Courier New"/>
          <w:noProof w:val="0"/>
          <w:sz w:val="20"/>
        </w:rPr>
        <w:t xml:space="preserve"> {$LOCATION} </w:t>
      </w:r>
      <w:r w:rsidRPr="0076459B">
        <w:rPr>
          <w:noProof w:val="0"/>
        </w:rPr>
        <w:t xml:space="preserve">shall be replaced </w:t>
      </w:r>
      <w:r w:rsidRPr="0076459B">
        <w:rPr>
          <w:lang w:eastAsia="fr-FR"/>
        </w:rPr>
        <w:t>with the URI of the base service address for the actor receiving actor.</w:t>
      </w:r>
      <w:r w:rsidRPr="0076459B">
        <w:rPr>
          <w:noProof w:val="0"/>
          <w:szCs w:val="24"/>
        </w:rPr>
        <w:t xml:space="preserve">  </w:t>
      </w:r>
    </w:p>
    <w:p w14:paraId="10A7882B" w14:textId="77777777" w:rsidR="003904A9" w:rsidRPr="0076459B" w:rsidRDefault="003904A9" w:rsidP="003904A9">
      <w:pPr>
        <w:pStyle w:val="BodyText"/>
        <w:numPr>
          <w:ilvl w:val="0"/>
          <w:numId w:val="101"/>
        </w:numPr>
        <w:rPr>
          <w:noProof w:val="0"/>
          <w:szCs w:val="24"/>
        </w:rPr>
      </w:pPr>
      <w:r w:rsidRPr="0076459B">
        <w:rPr>
          <w:noProof w:val="0"/>
          <w:szCs w:val="24"/>
        </w:rPr>
        <w:t xml:space="preserve">The text content of 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rFonts w:ascii="Courier New" w:hAnsi="Courier New" w:cs="Courier New"/>
          <w:noProof w:val="0"/>
          <w:sz w:val="20"/>
        </w:rPr>
        <w:t>/</w:t>
      </w:r>
      <w:proofErr w:type="spellStart"/>
      <w:proofErr w:type="gramStart"/>
      <w:r w:rsidRPr="0076459B">
        <w:rPr>
          <w:rStyle w:val="XMLname"/>
        </w:rPr>
        <w:t>csd:</w:t>
      </w:r>
      <w:r w:rsidRPr="0076459B">
        <w:rPr>
          <w:rFonts w:ascii="Courier New" w:hAnsi="Courier New" w:cs="Courier New"/>
          <w:noProof w:val="0"/>
          <w:sz w:val="20"/>
        </w:rPr>
        <w:t>definition</w:t>
      </w:r>
      <w:proofErr w:type="spellEnd"/>
      <w:proofErr w:type="gramEnd"/>
      <w:r w:rsidRPr="0076459B">
        <w:rPr>
          <w:noProof w:val="0"/>
        </w:rPr>
        <w:t xml:space="preserve"> </w:t>
      </w:r>
      <w:r w:rsidRPr="0076459B">
        <w:rPr>
          <w:noProof w:val="0"/>
          <w:szCs w:val="24"/>
        </w:rPr>
        <w:t xml:space="preserve">element must be XQuery </w:t>
      </w:r>
      <w:proofErr w:type="spellStart"/>
      <w:r w:rsidRPr="0076459B">
        <w:rPr>
          <w:noProof w:val="0"/>
          <w:szCs w:val="24"/>
        </w:rPr>
        <w:t>MainModule</w:t>
      </w:r>
      <w:proofErr w:type="spellEnd"/>
      <w:r w:rsidRPr="0076459B">
        <w:rPr>
          <w:noProof w:val="0"/>
          <w:szCs w:val="24"/>
        </w:rPr>
        <w:t xml:space="preserve"> content as defined in:</w:t>
      </w:r>
    </w:p>
    <w:p w14:paraId="061F92CC" w14:textId="77777777" w:rsidR="003904A9" w:rsidRPr="0076459B" w:rsidRDefault="003904A9" w:rsidP="003904A9">
      <w:pPr>
        <w:pStyle w:val="ListBullet2"/>
        <w:numPr>
          <w:ilvl w:val="0"/>
          <w:numId w:val="0"/>
        </w:numPr>
        <w:ind w:left="720" w:firstLine="720"/>
      </w:pPr>
      <w:r w:rsidRPr="0076459B">
        <w:t xml:space="preserve">http://www.w3.org/TR/xquery/#prod-xquery-MainModule </w:t>
      </w:r>
    </w:p>
    <w:p w14:paraId="6F543A31" w14:textId="77777777" w:rsidR="003904A9" w:rsidRPr="003904A9" w:rsidRDefault="003904A9" w:rsidP="003904A9">
      <w:pPr>
        <w:pStyle w:val="BodyText"/>
        <w:rPr>
          <w:noProof w:val="0"/>
        </w:rPr>
      </w:pPr>
      <w:r w:rsidRPr="0076459B">
        <w:rPr>
          <w:noProof w:val="0"/>
        </w:rPr>
        <w:t xml:space="preserve">The semantic definitions of the query parameters for the transactions and the associated expectations </w:t>
      </w:r>
      <w:proofErr w:type="gramStart"/>
      <w:r w:rsidRPr="0076459B">
        <w:rPr>
          <w:noProof w:val="0"/>
        </w:rPr>
        <w:t>on</w:t>
      </w:r>
      <w:proofErr w:type="gramEnd"/>
      <w:r w:rsidRPr="0076459B">
        <w:rPr>
          <w:noProof w:val="0"/>
        </w:rPr>
        <w:t xml:space="preserve"> the actors are defined: </w:t>
      </w:r>
    </w:p>
    <w:p w14:paraId="0D495481" w14:textId="14074C87" w:rsidR="003904A9" w:rsidRPr="0076459B" w:rsidRDefault="003904A9" w:rsidP="003904A9">
      <w:pPr>
        <w:pStyle w:val="BodyText"/>
        <w:numPr>
          <w:ilvl w:val="0"/>
          <w:numId w:val="100"/>
        </w:numPr>
        <w:rPr>
          <w:noProof w:val="0"/>
        </w:rPr>
      </w:pPr>
      <w:r w:rsidRPr="0076459B">
        <w:rPr>
          <w:noProof w:val="0"/>
        </w:rPr>
        <w:t xml:space="preserve">in Section 3.73.4.3.2 for a Care Services Finder initiating the Find Matching Services [ITI-73] (Ad hoc XQuery option) transaction against a Care Services </w:t>
      </w:r>
      <w:proofErr w:type="spellStart"/>
      <w:r w:rsidRPr="0076459B">
        <w:rPr>
          <w:noProof w:val="0"/>
        </w:rPr>
        <w:t>InfoManager</w:t>
      </w:r>
      <w:proofErr w:type="spellEnd"/>
      <w:r w:rsidR="002851AE">
        <w:rPr>
          <w:noProof w:val="0"/>
        </w:rPr>
        <w:t>.</w:t>
      </w:r>
    </w:p>
    <w:p w14:paraId="7289CE09" w14:textId="649B766F" w:rsidR="003904A9" w:rsidRPr="0076459B" w:rsidRDefault="003904A9" w:rsidP="0076459B">
      <w:pPr>
        <w:pStyle w:val="BodyText"/>
        <w:numPr>
          <w:ilvl w:val="0"/>
          <w:numId w:val="100"/>
        </w:numPr>
        <w:rPr>
          <w:noProof w:val="0"/>
        </w:rPr>
      </w:pPr>
      <w:r w:rsidRPr="0076459B">
        <w:rPr>
          <w:noProof w:val="0"/>
        </w:rPr>
        <w:lastRenderedPageBreak/>
        <w:t xml:space="preserve">by the jurisdiction for a Care Services Finder initiating a Find Matching Services [ITI-73] transaction with an optional Stored </w:t>
      </w:r>
      <w:r w:rsidRPr="0076459B">
        <w:t xml:space="preserve">Query as described in Section 3.73.4.1.1.1 </w:t>
      </w:r>
      <w:r w:rsidRPr="0076459B">
        <w:rPr>
          <w:noProof w:val="0"/>
        </w:rPr>
        <w:t xml:space="preserve">against a Care Services </w:t>
      </w:r>
      <w:proofErr w:type="spellStart"/>
      <w:r w:rsidRPr="0076459B">
        <w:rPr>
          <w:noProof w:val="0"/>
        </w:rPr>
        <w:t>InfoManager</w:t>
      </w:r>
      <w:proofErr w:type="spellEnd"/>
      <w:r w:rsidR="002851AE">
        <w:rPr>
          <w:noProof w:val="0"/>
        </w:rPr>
        <w:t>.</w:t>
      </w:r>
    </w:p>
    <w:p w14:paraId="32B3B25C" w14:textId="77777777" w:rsidR="00FD6280" w:rsidRPr="007B0978" w:rsidRDefault="00FD6280" w:rsidP="00B96395">
      <w:pPr>
        <w:pStyle w:val="Heading5"/>
        <w:numPr>
          <w:ilvl w:val="0"/>
          <w:numId w:val="0"/>
        </w:numPr>
        <w:rPr>
          <w:noProof w:val="0"/>
        </w:rPr>
      </w:pPr>
      <w:bookmarkStart w:id="240" w:name="_Toc358800556"/>
      <w:bookmarkStart w:id="241" w:name="_Toc358800629"/>
      <w:bookmarkStart w:id="242" w:name="_Toc461203702"/>
      <w:r w:rsidRPr="007B0978">
        <w:rPr>
          <w:noProof w:val="0"/>
        </w:rPr>
        <w:t>3.73.4.1.2 Message Semantics</w:t>
      </w:r>
      <w:bookmarkEnd w:id="240"/>
      <w:bookmarkEnd w:id="241"/>
      <w:bookmarkEnd w:id="242"/>
    </w:p>
    <w:p w14:paraId="29268405" w14:textId="0546A5C3" w:rsidR="00FD6280" w:rsidRPr="007B0978" w:rsidRDefault="00FD6280" w:rsidP="00C66E18">
      <w:pPr>
        <w:pStyle w:val="BodyText"/>
        <w:rPr>
          <w:noProof w:val="0"/>
        </w:rPr>
      </w:pPr>
      <w:r w:rsidRPr="003171A2">
        <w:rPr>
          <w:noProof w:val="0"/>
        </w:rPr>
        <w:t xml:space="preserve">As indicated in </w:t>
      </w:r>
      <w:r w:rsidR="005E006B" w:rsidRPr="003171A2">
        <w:rPr>
          <w:noProof w:val="0"/>
        </w:rPr>
        <w:t>Figure</w:t>
      </w:r>
      <w:r w:rsidRPr="003171A2">
        <w:rPr>
          <w:noProof w:val="0"/>
        </w:rPr>
        <w:t xml:space="preserve"> 3.73.4.1.2-1, the </w:t>
      </w:r>
      <w:r w:rsidRPr="003171A2">
        <w:rPr>
          <w:rStyle w:val="XMLname"/>
          <w:noProof w:val="0"/>
        </w:rPr>
        <w:t>function</w:t>
      </w:r>
      <w:r w:rsidRPr="003171A2">
        <w:rPr>
          <w:noProof w:val="0"/>
        </w:rPr>
        <w:t xml:space="preserve"> element has a mandatory </w:t>
      </w:r>
      <w:proofErr w:type="gramStart"/>
      <w:r w:rsidRPr="003171A2">
        <w:rPr>
          <w:noProof w:val="0"/>
        </w:rPr>
        <w:t xml:space="preserve">attribute </w:t>
      </w:r>
      <w:r w:rsidR="00677D9E" w:rsidRPr="00E147BD">
        <w:rPr>
          <w:rStyle w:val="XMLname"/>
        </w:rPr>
        <w:t>@</w:t>
      </w:r>
      <w:r w:rsidR="00CC1D7A" w:rsidRPr="00E147BD">
        <w:rPr>
          <w:rStyle w:val="XMLname"/>
          <w:noProof w:val="0"/>
        </w:rPr>
        <w:t>urn</w:t>
      </w:r>
      <w:proofErr w:type="gramEnd"/>
      <w:r w:rsidR="00CC1D7A" w:rsidRPr="00A519A1">
        <w:rPr>
          <w:rStyle w:val="XMLname"/>
          <w:noProof w:val="0"/>
        </w:rPr>
        <w:t>.</w:t>
      </w:r>
      <w:r w:rsidR="00CC1D7A" w:rsidRPr="007B0978">
        <w:rPr>
          <w:rStyle w:val="CommentReference"/>
          <w:noProof w:val="0"/>
        </w:rPr>
        <w:t xml:space="preserve"> </w:t>
      </w:r>
      <w:r w:rsidR="00CC1D7A" w:rsidRPr="00A519A1">
        <w:rPr>
          <w:rStyle w:val="CommentReference"/>
          <w:noProof w:val="0"/>
          <w:sz w:val="24"/>
          <w:szCs w:val="24"/>
        </w:rPr>
        <w:t>This</w:t>
      </w:r>
      <w:r w:rsidRPr="00A519A1">
        <w:rPr>
          <w:noProof w:val="0"/>
          <w:szCs w:val="24"/>
        </w:rPr>
        <w:t xml:space="preserve"> </w:t>
      </w:r>
      <w:r w:rsidRPr="007B0978">
        <w:rPr>
          <w:noProof w:val="0"/>
        </w:rPr>
        <w:t xml:space="preserve">attribute is used to specify the stored query ID. Each of the stored queries defined in </w:t>
      </w:r>
      <w:r w:rsidR="00B27580">
        <w:rPr>
          <w:noProof w:val="0"/>
        </w:rPr>
        <w:t>S</w:t>
      </w:r>
      <w:r w:rsidRPr="007B0978">
        <w:rPr>
          <w:noProof w:val="0"/>
        </w:rPr>
        <w:t>ections 3.73.4.1.2.1 to 3.73.4.1.2.4 has been assigned a unique ID.</w:t>
      </w:r>
    </w:p>
    <w:p w14:paraId="2A876C85" w14:textId="5C82BB1A" w:rsidR="002851AE" w:rsidRPr="0076459B" w:rsidRDefault="002851AE" w:rsidP="002851AE">
      <w:pPr>
        <w:pStyle w:val="BodyText"/>
        <w:rPr>
          <w:noProof w:val="0"/>
        </w:rPr>
      </w:pPr>
      <w:r w:rsidRPr="0076459B">
        <w:rPr>
          <w:noProof w:val="0"/>
        </w:rPr>
        <w:t xml:space="preserve">The message semantics for a Find Matching Services request shall be a Stored Query.  This transaction defines four Stored Queries.  The query parameters of these </w:t>
      </w:r>
      <w:r w:rsidRPr="0076459B">
        <w:t xml:space="preserve">four Stored Queries are defined (formatted as per the XFORMS core model specification) as the content of a </w:t>
      </w:r>
      <w:r w:rsidRPr="0076459B">
        <w:rPr>
          <w:rStyle w:val="XMLname"/>
        </w:rPr>
        <w:t xml:space="preserve">csd:requestParams </w:t>
      </w:r>
      <w:r>
        <w:t>element according to the following:</w:t>
      </w:r>
    </w:p>
    <w:p w14:paraId="285B02A9" w14:textId="77777777" w:rsidR="002851AE" w:rsidRPr="0076459B" w:rsidRDefault="002851AE" w:rsidP="002851AE">
      <w:pPr>
        <w:pStyle w:val="BodyText"/>
        <w:numPr>
          <w:ilvl w:val="0"/>
          <w:numId w:val="102"/>
        </w:numPr>
        <w:rPr>
          <w:noProof w:val="0"/>
        </w:rPr>
      </w:pPr>
      <w:r w:rsidRPr="0076459B">
        <w:rPr>
          <w:noProof w:val="0"/>
        </w:rPr>
        <w:t>Organization Search – see Section 3.73.4.1.2.1</w:t>
      </w:r>
    </w:p>
    <w:p w14:paraId="4681C6CA" w14:textId="77777777" w:rsidR="002851AE" w:rsidRPr="0076459B" w:rsidRDefault="002851AE" w:rsidP="002851AE">
      <w:pPr>
        <w:pStyle w:val="BodyText"/>
        <w:numPr>
          <w:ilvl w:val="0"/>
          <w:numId w:val="102"/>
        </w:numPr>
        <w:rPr>
          <w:noProof w:val="0"/>
        </w:rPr>
      </w:pPr>
      <w:r w:rsidRPr="0076459B">
        <w:rPr>
          <w:noProof w:val="0"/>
        </w:rPr>
        <w:t>Provider Search – see Section 3.73.4.1.2.2</w:t>
      </w:r>
    </w:p>
    <w:p w14:paraId="7BB41277" w14:textId="77777777" w:rsidR="002851AE" w:rsidRPr="0076459B" w:rsidRDefault="002851AE" w:rsidP="002851AE">
      <w:pPr>
        <w:pStyle w:val="BodyText"/>
        <w:numPr>
          <w:ilvl w:val="0"/>
          <w:numId w:val="102"/>
        </w:numPr>
        <w:rPr>
          <w:noProof w:val="0"/>
        </w:rPr>
      </w:pPr>
      <w:r w:rsidRPr="0076459B">
        <w:rPr>
          <w:noProof w:val="0"/>
        </w:rPr>
        <w:t>Facility Search – see Section 3.73.4.1.2.3</w:t>
      </w:r>
    </w:p>
    <w:p w14:paraId="46354C53" w14:textId="77777777" w:rsidR="002851AE" w:rsidRPr="0076459B" w:rsidRDefault="002851AE" w:rsidP="002851AE">
      <w:pPr>
        <w:pStyle w:val="BodyText"/>
        <w:numPr>
          <w:ilvl w:val="0"/>
          <w:numId w:val="102"/>
        </w:numPr>
        <w:rPr>
          <w:noProof w:val="0"/>
        </w:rPr>
      </w:pPr>
      <w:r w:rsidRPr="0076459B">
        <w:rPr>
          <w:noProof w:val="0"/>
        </w:rPr>
        <w:t>Services Search – see Section 3.73.4.1.2.4</w:t>
      </w:r>
    </w:p>
    <w:p w14:paraId="05BDF7FA" w14:textId="77777777" w:rsidR="002851AE" w:rsidRPr="0076459B" w:rsidRDefault="002851AE" w:rsidP="002851AE">
      <w:pPr>
        <w:pStyle w:val="BodyText"/>
        <w:rPr>
          <w:noProof w:val="0"/>
        </w:rPr>
      </w:pPr>
      <w:r w:rsidRPr="0076459B">
        <w:rPr>
          <w:noProof w:val="0"/>
        </w:rPr>
        <w:t xml:space="preserve">A Care Services </w:t>
      </w:r>
      <w:proofErr w:type="spellStart"/>
      <w:r w:rsidRPr="0076459B">
        <w:rPr>
          <w:noProof w:val="0"/>
        </w:rPr>
        <w:t>InfoManager</w:t>
      </w:r>
      <w:proofErr w:type="spellEnd"/>
      <w:r w:rsidRPr="0076459B">
        <w:rPr>
          <w:noProof w:val="0"/>
        </w:rPr>
        <w:t xml:space="preserve"> shall support </w:t>
      </w:r>
      <w:proofErr w:type="gramStart"/>
      <w:r w:rsidRPr="0076459B">
        <w:rPr>
          <w:noProof w:val="0"/>
        </w:rPr>
        <w:t>all of</w:t>
      </w:r>
      <w:proofErr w:type="gramEnd"/>
      <w:r w:rsidRPr="0076459B">
        <w:rPr>
          <w:noProof w:val="0"/>
        </w:rPr>
        <w:t xml:space="preserve"> the Stored Queries.  A Service Finder shall support at least one.</w:t>
      </w:r>
    </w:p>
    <w:p w14:paraId="63DEF3E8" w14:textId="77777777" w:rsidR="002851AE" w:rsidRPr="0076459B" w:rsidRDefault="002851AE" w:rsidP="002851AE">
      <w:pPr>
        <w:pStyle w:val="BodyText"/>
        <w:rPr>
          <w:noProof w:val="0"/>
          <w:szCs w:val="24"/>
        </w:rPr>
      </w:pPr>
      <w:r w:rsidRPr="0076459B">
        <w:rPr>
          <w:noProof w:val="0"/>
        </w:rPr>
        <w:t xml:space="preserve">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noProof w:val="0"/>
          <w:sz w:val="20"/>
        </w:rPr>
        <w:t xml:space="preserve"> </w:t>
      </w:r>
      <w:r w:rsidRPr="0076459B">
        <w:rPr>
          <w:noProof w:val="0"/>
        </w:rPr>
        <w:t xml:space="preserve">XML required to define the four Stored Queries is found in ITI TF-2x: Appendix Y, Figure Y.3-1 through Y.3-4. </w:t>
      </w:r>
      <w:r w:rsidRPr="0076459B">
        <w:rPr>
          <w:noProof w:val="0"/>
          <w:szCs w:val="24"/>
        </w:rPr>
        <w:t>For a non-normative XQuery implementation, see ITI TF-2x: Appendix W.</w:t>
      </w:r>
    </w:p>
    <w:p w14:paraId="7B3FED0F" w14:textId="4176A703" w:rsidR="002851AE" w:rsidRPr="0076459B" w:rsidRDefault="002851AE" w:rsidP="00143A4D">
      <w:r w:rsidRPr="0076459B">
        <w:t xml:space="preserve">The Service Finder shall convey the Find Matching Services request using either the </w:t>
      </w:r>
      <w:r w:rsidRPr="0076459B">
        <w:rPr>
          <w:szCs w:val="24"/>
        </w:rPr>
        <w:t>HTTP POST or SOAP</w:t>
      </w:r>
      <w:r w:rsidRPr="0076459B">
        <w:t xml:space="preserve"> transport protocols as defined in Section 3.73.4.1.4.</w:t>
      </w:r>
    </w:p>
    <w:p w14:paraId="5E765A39" w14:textId="77777777" w:rsidR="002851AE" w:rsidRPr="0076459B" w:rsidRDefault="002851AE" w:rsidP="002851AE">
      <w:pPr>
        <w:pStyle w:val="BodyText"/>
        <w:rPr>
          <w:noProof w:val="0"/>
        </w:rPr>
      </w:pPr>
      <w:r w:rsidRPr="0076459B">
        <w:rPr>
          <w:noProof w:val="0"/>
        </w:rPr>
        <w:t xml:space="preserve">Example content of a </w:t>
      </w:r>
      <w:r w:rsidRPr="0076459B">
        <w:rPr>
          <w:noProof w:val="0"/>
          <w:szCs w:val="24"/>
        </w:rPr>
        <w:t>SOAP</w:t>
      </w:r>
      <w:r w:rsidRPr="0076459B">
        <w:rPr>
          <w:noProof w:val="0"/>
        </w:rPr>
        <w:t xml:space="preserve"> query request is shown in Figure 3.72.4.1.2-1 below.  The schema for the </w:t>
      </w:r>
      <w:proofErr w:type="spellStart"/>
      <w:proofErr w:type="gramStart"/>
      <w:r w:rsidRPr="0076459B">
        <w:rPr>
          <w:rFonts w:ascii="Courier New" w:hAnsi="Courier New" w:cs="Courier New"/>
          <w:noProof w:val="0"/>
          <w:sz w:val="20"/>
        </w:rPr>
        <w:t>csd:careServicesRequest</w:t>
      </w:r>
      <w:proofErr w:type="spellEnd"/>
      <w:proofErr w:type="gramEnd"/>
      <w:r w:rsidRPr="0076459B">
        <w:rPr>
          <w:rFonts w:ascii="Courier New" w:hAnsi="Courier New" w:cs="Courier New"/>
          <w:noProof w:val="0"/>
          <w:sz w:val="20"/>
        </w:rPr>
        <w:t xml:space="preserve"> </w:t>
      </w:r>
      <w:r w:rsidRPr="0076459B">
        <w:rPr>
          <w:noProof w:val="0"/>
          <w:szCs w:val="24"/>
        </w:rPr>
        <w:t>element is contained in ITI TF-2x: Appendix Y.2.</w:t>
      </w:r>
    </w:p>
    <w:p w14:paraId="2AEF00B3" w14:textId="419EF52A" w:rsidR="00FD6280" w:rsidRPr="007B0978" w:rsidRDefault="00FD6280" w:rsidP="002428CA">
      <w:pPr>
        <w:pStyle w:val="BodyText"/>
        <w:rPr>
          <w:noProof w:val="0"/>
        </w:rPr>
      </w:pPr>
      <w:r w:rsidRPr="007B0978">
        <w:rPr>
          <w:noProof w:val="0"/>
        </w:rPr>
        <w:t>An example query request is shown below.</w:t>
      </w:r>
    </w:p>
    <w:p w14:paraId="2DFAAE71" w14:textId="77777777" w:rsidR="00FD6280" w:rsidRPr="007B0978" w:rsidRDefault="00FD6280" w:rsidP="00B677FA">
      <w:pPr>
        <w:rPr>
          <w:b/>
        </w:rPr>
      </w:pPr>
      <w:r w:rsidRPr="007B0978">
        <w:rPr>
          <w:b/>
        </w:rPr>
        <w:t xml:space="preserve"> </w:t>
      </w:r>
    </w:p>
    <w:p w14:paraId="0502EF9C" w14:textId="64AF8B6B" w:rsidR="007252A3" w:rsidRPr="007B0978" w:rsidRDefault="00FD6280" w:rsidP="00B362A4">
      <w:pPr>
        <w:pStyle w:val="XMLFragment"/>
        <w:rPr>
          <w:noProof w:val="0"/>
          <w:color w:val="000096"/>
          <w:szCs w:val="24"/>
        </w:rPr>
      </w:pPr>
      <w:r w:rsidRPr="007B0978">
        <w:rPr>
          <w:noProof w:val="0"/>
          <w:color w:val="000096"/>
          <w:szCs w:val="24"/>
        </w:rPr>
        <w:t>&lt;</w:t>
      </w:r>
      <w:proofErr w:type="spellStart"/>
      <w:proofErr w:type="gramStart"/>
      <w:r w:rsidR="00690A3A">
        <w:rPr>
          <w:noProof w:val="0"/>
          <w:color w:val="000096"/>
          <w:szCs w:val="24"/>
        </w:rPr>
        <w:t>csd:</w:t>
      </w:r>
      <w:r w:rsidRPr="007B0978">
        <w:rPr>
          <w:noProof w:val="0"/>
          <w:color w:val="000096"/>
          <w:szCs w:val="24"/>
        </w:rPr>
        <w:t>careServicesRequest</w:t>
      </w:r>
      <w:proofErr w:type="spellEnd"/>
      <w:proofErr w:type="gramEnd"/>
      <w:r w:rsidR="001C0276">
        <w:rPr>
          <w:noProof w:val="0"/>
          <w:color w:val="000096"/>
          <w:szCs w:val="24"/>
        </w:rPr>
        <w:t xml:space="preserve"> </w:t>
      </w:r>
      <w:proofErr w:type="spellStart"/>
      <w:proofErr w:type="gramStart"/>
      <w:r w:rsidR="001C0276" w:rsidRPr="0076459B">
        <w:rPr>
          <w:noProof w:val="0"/>
          <w:color w:val="0099CC"/>
          <w:szCs w:val="24"/>
        </w:rPr>
        <w:t>xmlns:csd</w:t>
      </w:r>
      <w:proofErr w:type="spellEnd"/>
      <w:proofErr w:type="gramEnd"/>
      <w:r w:rsidR="001C0276" w:rsidRPr="0076459B">
        <w:rPr>
          <w:noProof w:val="0"/>
          <w:color w:val="FF8040"/>
          <w:szCs w:val="24"/>
        </w:rPr>
        <w:t>=</w:t>
      </w:r>
      <w:r w:rsidR="001C0276" w:rsidRPr="0076459B">
        <w:rPr>
          <w:noProof w:val="0"/>
          <w:color w:val="993300"/>
          <w:szCs w:val="24"/>
        </w:rPr>
        <w:t>"</w:t>
      </w:r>
      <w:proofErr w:type="gramStart"/>
      <w:r w:rsidR="001C0276" w:rsidRPr="0076459B">
        <w:rPr>
          <w:noProof w:val="0"/>
          <w:color w:val="993300"/>
          <w:szCs w:val="24"/>
        </w:rPr>
        <w:t>urn:ihe</w:t>
      </w:r>
      <w:proofErr w:type="gramEnd"/>
      <w:r w:rsidR="001C0276" w:rsidRPr="0076459B">
        <w:rPr>
          <w:noProof w:val="0"/>
          <w:color w:val="993300"/>
          <w:szCs w:val="24"/>
        </w:rPr>
        <w:t>:</w:t>
      </w:r>
      <w:proofErr w:type="gramStart"/>
      <w:r w:rsidR="001C0276" w:rsidRPr="0076459B">
        <w:rPr>
          <w:noProof w:val="0"/>
          <w:color w:val="993300"/>
          <w:szCs w:val="24"/>
        </w:rPr>
        <w:t>iti:csd</w:t>
      </w:r>
      <w:proofErr w:type="gramEnd"/>
      <w:r w:rsidR="001C0276" w:rsidRPr="0076459B">
        <w:rPr>
          <w:noProof w:val="0"/>
          <w:color w:val="993300"/>
          <w:szCs w:val="24"/>
        </w:rPr>
        <w:t>:2013"</w:t>
      </w:r>
      <w:r w:rsidR="001C0276">
        <w:rPr>
          <w:noProof w:val="0"/>
          <w:color w:val="000096"/>
          <w:szCs w:val="24"/>
        </w:rPr>
        <w:t xml:space="preserve"> </w:t>
      </w:r>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proofErr w:type="gramStart"/>
      <w:r w:rsidR="00690A3A">
        <w:rPr>
          <w:noProof w:val="0"/>
          <w:color w:val="000096"/>
          <w:szCs w:val="24"/>
        </w:rPr>
        <w:t>csd:</w:t>
      </w:r>
      <w:r w:rsidRPr="007B0978">
        <w:rPr>
          <w:noProof w:val="0"/>
          <w:color w:val="000096"/>
          <w:szCs w:val="24"/>
        </w:rPr>
        <w:t>function</w:t>
      </w:r>
      <w:proofErr w:type="spellEnd"/>
      <w:proofErr w:type="gramEnd"/>
      <w:r w:rsidRPr="007B0978">
        <w:rPr>
          <w:noProof w:val="0"/>
          <w:color w:val="F5844C"/>
          <w:szCs w:val="24"/>
        </w:rPr>
        <w:t xml:space="preserve"> </w:t>
      </w:r>
      <w:r w:rsidR="002B6B3F" w:rsidRPr="007B0978">
        <w:rPr>
          <w:noProof w:val="0"/>
          <w:color w:val="F5844C"/>
          <w:szCs w:val="24"/>
        </w:rPr>
        <w:t>urn=</w:t>
      </w:r>
      <w:r w:rsidR="002B6B3F" w:rsidRPr="00E147BD">
        <w:rPr>
          <w:noProof w:val="0"/>
          <w:color w:val="993300"/>
          <w:szCs w:val="24"/>
        </w:rPr>
        <w:t>'</w:t>
      </w:r>
      <w:proofErr w:type="gramStart"/>
      <w:r w:rsidR="002B6B3F" w:rsidRPr="00E147BD">
        <w:rPr>
          <w:noProof w:val="0"/>
          <w:color w:val="993300"/>
          <w:szCs w:val="24"/>
        </w:rPr>
        <w:t>urn:ihe</w:t>
      </w:r>
      <w:proofErr w:type="gramEnd"/>
      <w:r w:rsidR="002B6B3F" w:rsidRPr="00E147BD">
        <w:rPr>
          <w:noProof w:val="0"/>
          <w:color w:val="993300"/>
          <w:szCs w:val="24"/>
        </w:rPr>
        <w:t>:</w:t>
      </w:r>
      <w:proofErr w:type="gramStart"/>
      <w:r w:rsidR="002B6B3F" w:rsidRPr="00E147BD">
        <w:rPr>
          <w:noProof w:val="0"/>
          <w:color w:val="993300"/>
          <w:szCs w:val="24"/>
        </w:rPr>
        <w:t>iti:csd</w:t>
      </w:r>
      <w:proofErr w:type="gramEnd"/>
      <w:r w:rsidR="002B6B3F" w:rsidRPr="00E147BD">
        <w:rPr>
          <w:noProof w:val="0"/>
          <w:color w:val="993300"/>
          <w:szCs w:val="24"/>
        </w:rPr>
        <w:t>:</w:t>
      </w:r>
      <w:proofErr w:type="gramStart"/>
      <w:r w:rsidR="002B6B3F" w:rsidRPr="00E147BD">
        <w:rPr>
          <w:noProof w:val="0"/>
          <w:color w:val="993300"/>
          <w:szCs w:val="24"/>
        </w:rPr>
        <w:t>2014:stored</w:t>
      </w:r>
      <w:proofErr w:type="gramEnd"/>
      <w:r w:rsidR="002B6B3F" w:rsidRPr="00E147BD">
        <w:rPr>
          <w:noProof w:val="0"/>
          <w:color w:val="993300"/>
          <w:szCs w:val="24"/>
        </w:rPr>
        <w:t>-</w:t>
      </w:r>
      <w:proofErr w:type="gramStart"/>
      <w:r w:rsidR="002B6B3F" w:rsidRPr="00E147BD">
        <w:rPr>
          <w:noProof w:val="0"/>
          <w:color w:val="993300"/>
          <w:szCs w:val="24"/>
        </w:rPr>
        <w:t>function:facility</w:t>
      </w:r>
      <w:proofErr w:type="gramEnd"/>
      <w:r w:rsidR="002B6B3F" w:rsidRPr="00E147BD">
        <w:rPr>
          <w:noProof w:val="0"/>
          <w:color w:val="993300"/>
          <w:szCs w:val="24"/>
        </w:rPr>
        <w:t>-search</w:t>
      </w:r>
      <w:r w:rsidRPr="007B0978">
        <w:rPr>
          <w:noProof w:val="0"/>
          <w:color w:val="993300"/>
          <w:szCs w:val="24"/>
        </w:rPr>
        <w:t>'</w:t>
      </w:r>
      <w:r w:rsidRPr="007B0978">
        <w:rPr>
          <w:noProof w:val="0"/>
          <w:color w:val="000096"/>
          <w:szCs w:val="24"/>
        </w:rPr>
        <w:t>&gt;</w:t>
      </w:r>
    </w:p>
    <w:p w14:paraId="5CAEDCE2" w14:textId="13A97332" w:rsidR="007252A3" w:rsidRPr="007B0978" w:rsidRDefault="007252A3" w:rsidP="00B362A4">
      <w:pPr>
        <w:pStyle w:val="XMLFragment"/>
        <w:rPr>
          <w:noProof w:val="0"/>
          <w:color w:val="000096"/>
          <w:szCs w:val="24"/>
        </w:rPr>
      </w:pPr>
      <w:r w:rsidRPr="007B0978">
        <w:rPr>
          <w:noProof w:val="0"/>
          <w:color w:val="000096"/>
          <w:szCs w:val="24"/>
        </w:rPr>
        <w:t xml:space="preserve">      &lt;</w:t>
      </w:r>
      <w:proofErr w:type="spellStart"/>
      <w:proofErr w:type="gramStart"/>
      <w:r w:rsidR="00690A3A">
        <w:rPr>
          <w:noProof w:val="0"/>
          <w:color w:val="000096"/>
          <w:szCs w:val="24"/>
        </w:rPr>
        <w:t>csd:</w:t>
      </w:r>
      <w:r w:rsidR="009872C4" w:rsidRPr="007B0978">
        <w:rPr>
          <w:noProof w:val="0"/>
          <w:color w:val="000096"/>
          <w:szCs w:val="24"/>
        </w:rPr>
        <w:t>r</w:t>
      </w:r>
      <w:r w:rsidRPr="007B0978">
        <w:rPr>
          <w:noProof w:val="0"/>
          <w:color w:val="000096"/>
          <w:szCs w:val="24"/>
        </w:rPr>
        <w:t>equest</w:t>
      </w:r>
      <w:r w:rsidR="009872C4" w:rsidRPr="007B0978">
        <w:rPr>
          <w:noProof w:val="0"/>
          <w:color w:val="000096"/>
          <w:szCs w:val="24"/>
        </w:rPr>
        <w:t>Params</w:t>
      </w:r>
      <w:proofErr w:type="spellEnd"/>
      <w:proofErr w:type="gramEnd"/>
      <w:r w:rsidRPr="007B0978">
        <w:rPr>
          <w:noProof w:val="0"/>
          <w:color w:val="000096"/>
          <w:szCs w:val="24"/>
        </w:rPr>
        <w:t>&gt;</w:t>
      </w:r>
    </w:p>
    <w:p w14:paraId="3B5CA032" w14:textId="6F40231E" w:rsidR="007252A3" w:rsidRPr="007B0978" w:rsidRDefault="007252A3" w:rsidP="00B362A4">
      <w:pPr>
        <w:pStyle w:val="XMLFragment"/>
        <w:rPr>
          <w:noProof w:val="0"/>
          <w:color w:val="000096"/>
          <w:szCs w:val="24"/>
        </w:rPr>
      </w:pPr>
      <w:r w:rsidRPr="007B0978">
        <w:rPr>
          <w:noProof w:val="0"/>
          <w:color w:val="000096"/>
          <w:szCs w:val="24"/>
        </w:rPr>
        <w:t xml:space="preserve"> </w:t>
      </w:r>
      <w:r w:rsidR="00FD6280" w:rsidRPr="007B0978">
        <w:rPr>
          <w:noProof w:val="0"/>
          <w:color w:val="000000"/>
          <w:szCs w:val="24"/>
        </w:rPr>
        <w:t xml:space="preserve">       </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codedType</w:t>
      </w:r>
      <w:proofErr w:type="spellEnd"/>
      <w:proofErr w:type="gramEnd"/>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'OPC</w:t>
      </w:r>
      <w:r w:rsidR="009F044F" w:rsidRPr="007B0978">
        <w:rPr>
          <w:noProof w:val="0"/>
          <w:color w:val="993300"/>
          <w:szCs w:val="24"/>
        </w:rPr>
        <w:t>-example</w:t>
      </w:r>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codingSchema</w:t>
      </w:r>
      <w:proofErr w:type="spellEnd"/>
      <w:r w:rsidR="00FD6280" w:rsidRPr="007B0978">
        <w:rPr>
          <w:noProof w:val="0"/>
          <w:color w:val="FF8040"/>
          <w:szCs w:val="24"/>
        </w:rPr>
        <w:t>=</w:t>
      </w:r>
      <w:r w:rsidR="00FD6280" w:rsidRPr="007B0978">
        <w:rPr>
          <w:noProof w:val="0"/>
          <w:color w:val="993300"/>
          <w:szCs w:val="24"/>
        </w:rPr>
        <w:t>"USDVA</w:t>
      </w:r>
      <w:r w:rsidR="009F044F" w:rsidRPr="007B0978">
        <w:rPr>
          <w:noProof w:val="0"/>
          <w:color w:val="993300"/>
          <w:szCs w:val="24"/>
        </w:rPr>
        <w:t>-example</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address</w:t>
      </w:r>
      <w:proofErr w:type="spellEnd"/>
      <w:proofErr w:type="gramEnd"/>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addressLine</w:t>
      </w:r>
      <w:proofErr w:type="spellEnd"/>
      <w:proofErr w:type="gramEnd"/>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Chapel Hill</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addressLine</w:t>
      </w:r>
      <w:proofErr w:type="spellEnd"/>
      <w:proofErr w:type="gramEnd"/>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address</w:t>
      </w:r>
      <w:proofErr w:type="spellEnd"/>
      <w:proofErr w:type="gramEnd"/>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r w:rsidR="002408FF">
        <w:rPr>
          <w:noProof w:val="0"/>
          <w:color w:val="000096"/>
          <w:szCs w:val="24"/>
        </w:rPr>
        <w:t>csd:</w:t>
      </w:r>
      <w:r w:rsidR="00FD6280" w:rsidRPr="007B0978">
        <w:rPr>
          <w:noProof w:val="0"/>
          <w:color w:val="000096"/>
          <w:szCs w:val="24"/>
        </w:rPr>
        <w:t>max</w:t>
      </w:r>
      <w:proofErr w:type="spellEnd"/>
      <w:r w:rsidR="00FD6280" w:rsidRPr="007B0978">
        <w:rPr>
          <w:noProof w:val="0"/>
          <w:color w:val="000096"/>
          <w:szCs w:val="24"/>
        </w:rPr>
        <w:t>&gt;</w:t>
      </w:r>
      <w:r w:rsidR="00FD6280" w:rsidRPr="007B0978">
        <w:rPr>
          <w:noProof w:val="0"/>
          <w:color w:val="000000"/>
          <w:szCs w:val="24"/>
        </w:rPr>
        <w:t>5</w:t>
      </w:r>
      <w:r w:rsidR="00FD6280" w:rsidRPr="007B0978">
        <w:rPr>
          <w:noProof w:val="0"/>
          <w:color w:val="000096"/>
          <w:szCs w:val="24"/>
        </w:rPr>
        <w:t>&lt;/</w:t>
      </w:r>
      <w:proofErr w:type="spellStart"/>
      <w:r w:rsidR="002408FF">
        <w:rPr>
          <w:noProof w:val="0"/>
          <w:color w:val="000096"/>
          <w:szCs w:val="24"/>
        </w:rPr>
        <w:t>csd:</w:t>
      </w:r>
      <w:r w:rsidR="00FD6280" w:rsidRPr="007B0978">
        <w:rPr>
          <w:noProof w:val="0"/>
          <w:color w:val="000096"/>
          <w:szCs w:val="24"/>
        </w:rPr>
        <w:t>max</w:t>
      </w:r>
      <w:proofErr w:type="spellEnd"/>
      <w:r w:rsidR="00FD6280" w:rsidRPr="007B0978">
        <w:rPr>
          <w:noProof w:val="0"/>
          <w:color w:val="000096"/>
          <w:szCs w:val="24"/>
        </w:rPr>
        <w:t>&gt;</w:t>
      </w:r>
    </w:p>
    <w:p w14:paraId="6B7A6CB0" w14:textId="6E66C03E" w:rsidR="00FD6280" w:rsidRPr="007B0978" w:rsidRDefault="007252A3" w:rsidP="00B362A4">
      <w:pPr>
        <w:pStyle w:val="XMLFragment"/>
        <w:rPr>
          <w:noProof w:val="0"/>
          <w:color w:val="000096"/>
          <w:szCs w:val="24"/>
        </w:rPr>
      </w:pPr>
      <w:r w:rsidRPr="007B0978">
        <w:rPr>
          <w:noProof w:val="0"/>
          <w:color w:val="000096"/>
          <w:szCs w:val="24"/>
        </w:rPr>
        <w:t xml:space="preserve">      &lt;</w:t>
      </w:r>
      <w:r w:rsidR="009F044F" w:rsidRPr="007B0978">
        <w:rPr>
          <w:noProof w:val="0"/>
          <w:color w:val="000096"/>
          <w:szCs w:val="24"/>
        </w:rPr>
        <w:t>/</w:t>
      </w:r>
      <w:proofErr w:type="spellStart"/>
      <w:proofErr w:type="gramStart"/>
      <w:r w:rsidR="002408FF">
        <w:rPr>
          <w:noProof w:val="0"/>
          <w:color w:val="000096"/>
          <w:szCs w:val="24"/>
        </w:rPr>
        <w:t>csd:</w:t>
      </w:r>
      <w:r w:rsidR="009872C4" w:rsidRPr="007B0978">
        <w:rPr>
          <w:noProof w:val="0"/>
          <w:color w:val="000096"/>
          <w:szCs w:val="24"/>
        </w:rPr>
        <w:t>r</w:t>
      </w:r>
      <w:r w:rsidRPr="007B0978">
        <w:rPr>
          <w:noProof w:val="0"/>
          <w:color w:val="000096"/>
          <w:szCs w:val="24"/>
        </w:rPr>
        <w:t>equest</w:t>
      </w:r>
      <w:r w:rsidR="009872C4" w:rsidRPr="007B0978">
        <w:rPr>
          <w:noProof w:val="0"/>
          <w:color w:val="000096"/>
          <w:szCs w:val="24"/>
        </w:rPr>
        <w:t>Params</w:t>
      </w:r>
      <w:proofErr w:type="spellEnd"/>
      <w:proofErr w:type="gram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function</w:t>
      </w:r>
      <w:proofErr w:type="spellEnd"/>
      <w:proofErr w:type="gramEnd"/>
      <w:r w:rsidR="00FD6280" w:rsidRPr="007B0978">
        <w:rPr>
          <w:noProof w:val="0"/>
          <w:color w:val="000096"/>
          <w:szCs w:val="24"/>
        </w:rPr>
        <w:t>&gt;</w:t>
      </w:r>
      <w:r w:rsidR="00FD6280" w:rsidRPr="007B0978">
        <w:rPr>
          <w:noProof w:val="0"/>
          <w:color w:val="000000"/>
          <w:szCs w:val="24"/>
        </w:rPr>
        <w:br/>
      </w:r>
      <w:r w:rsidR="00FD6280" w:rsidRPr="007B0978">
        <w:rPr>
          <w:noProof w:val="0"/>
          <w:color w:val="000096"/>
          <w:szCs w:val="24"/>
        </w:rPr>
        <w:t>&lt;/</w:t>
      </w:r>
      <w:proofErr w:type="spellStart"/>
      <w:proofErr w:type="gramStart"/>
      <w:r w:rsidR="002408FF">
        <w:rPr>
          <w:noProof w:val="0"/>
          <w:color w:val="000096"/>
          <w:szCs w:val="24"/>
        </w:rPr>
        <w:t>csd:</w:t>
      </w:r>
      <w:r w:rsidR="00FD6280" w:rsidRPr="007B0978">
        <w:rPr>
          <w:noProof w:val="0"/>
          <w:color w:val="000096"/>
          <w:szCs w:val="24"/>
        </w:rPr>
        <w:t>careServicesRequest</w:t>
      </w:r>
      <w:proofErr w:type="spellEnd"/>
      <w:proofErr w:type="gramEnd"/>
      <w:r w:rsidR="00FD6280" w:rsidRPr="007B0978">
        <w:rPr>
          <w:noProof w:val="0"/>
          <w:color w:val="000096"/>
          <w:szCs w:val="24"/>
        </w:rPr>
        <w:t>&gt;</w:t>
      </w:r>
    </w:p>
    <w:p w14:paraId="52A88390" w14:textId="77777777" w:rsidR="00FD6280" w:rsidRPr="007B0978" w:rsidRDefault="00FD6280" w:rsidP="00B72340">
      <w:pPr>
        <w:pStyle w:val="FigureTitle"/>
        <w:rPr>
          <w:szCs w:val="24"/>
        </w:rPr>
      </w:pPr>
      <w:r w:rsidRPr="007B0978">
        <w:t>Figure 3.73.4.1.2-1</w:t>
      </w:r>
      <w:r w:rsidR="008B268F" w:rsidRPr="007B0978">
        <w:t>:</w:t>
      </w:r>
      <w:r w:rsidRPr="007B0978">
        <w:t xml:space="preserve"> Example Request</w:t>
      </w:r>
    </w:p>
    <w:p w14:paraId="09D30388" w14:textId="77777777" w:rsidR="00BE2692" w:rsidRPr="007B0978" w:rsidRDefault="00BE2692" w:rsidP="00B677FA">
      <w:pPr>
        <w:pStyle w:val="BodyText"/>
        <w:rPr>
          <w:noProof w:val="0"/>
          <w:lang w:eastAsia="fr-FR"/>
        </w:rPr>
      </w:pPr>
    </w:p>
    <w:p w14:paraId="47513F02" w14:textId="32ED1E6E" w:rsidR="00FD6280" w:rsidRPr="007B0978" w:rsidRDefault="00FD6280" w:rsidP="00B677FA">
      <w:pPr>
        <w:pStyle w:val="BodyText"/>
        <w:rPr>
          <w:noProof w:val="0"/>
        </w:rPr>
      </w:pPr>
      <w:r w:rsidRPr="007B0978">
        <w:rPr>
          <w:noProof w:val="0"/>
          <w:lang w:eastAsia="fr-FR"/>
        </w:rPr>
        <w:lastRenderedPageBreak/>
        <w:t>A</w:t>
      </w:r>
      <w:r w:rsidRPr="007B0978">
        <w:rPr>
          <w:noProof w:val="0"/>
        </w:rPr>
        <w:t xml:space="preserve"> Service Finder </w:t>
      </w:r>
      <w:r w:rsidR="005E006B" w:rsidRPr="007B0978">
        <w:rPr>
          <w:noProof w:val="0"/>
        </w:rPr>
        <w:t>Actor</w:t>
      </w:r>
      <w:r w:rsidRPr="007B0978">
        <w:rPr>
          <w:noProof w:val="0"/>
        </w:rPr>
        <w:t xml:space="preserve"> shall be able to issue to the Care Services </w:t>
      </w:r>
      <w:proofErr w:type="spellStart"/>
      <w:r w:rsidRPr="007B0978">
        <w:rPr>
          <w:noProof w:val="0"/>
        </w:rPr>
        <w:t>InfoManager</w:t>
      </w:r>
      <w:proofErr w:type="spellEnd"/>
      <w:r w:rsidRPr="007B0978">
        <w:rPr>
          <w:noProof w:val="0"/>
        </w:rPr>
        <w:t xml:space="preserve"> one or more of the stored queries defined in </w:t>
      </w:r>
      <w:r w:rsidR="003C44C2" w:rsidRPr="007B0978">
        <w:rPr>
          <w:noProof w:val="0"/>
        </w:rPr>
        <w:t>S</w:t>
      </w:r>
      <w:r w:rsidRPr="007B0978">
        <w:rPr>
          <w:noProof w:val="0"/>
        </w:rPr>
        <w:t>ections 3.73.4.1.2.1 to 3.73.4.1.2.4.</w:t>
      </w:r>
    </w:p>
    <w:p w14:paraId="12EB07D8" w14:textId="4DB533DB" w:rsidR="00FD6280" w:rsidRPr="007B0978" w:rsidRDefault="00FD6280" w:rsidP="00B677FA">
      <w:pPr>
        <w:pStyle w:val="BodyText"/>
        <w:rPr>
          <w:noProof w:val="0"/>
        </w:rPr>
      </w:pPr>
      <w:r w:rsidRPr="007B0978">
        <w:rPr>
          <w:noProof w:val="0"/>
        </w:rPr>
        <w:t xml:space="preserve">For </w:t>
      </w:r>
      <w:proofErr w:type="gramStart"/>
      <w:r w:rsidRPr="007B0978">
        <w:rPr>
          <w:noProof w:val="0"/>
        </w:rPr>
        <w:t>all of</w:t>
      </w:r>
      <w:proofErr w:type="gramEnd"/>
      <w:r w:rsidRPr="007B0978">
        <w:rPr>
          <w:noProof w:val="0"/>
        </w:rPr>
        <w:t xml:space="preserve"> the stored queries defined in </w:t>
      </w:r>
      <w:r w:rsidR="003C44C2" w:rsidRPr="007B0978">
        <w:rPr>
          <w:noProof w:val="0"/>
        </w:rPr>
        <w:t>S</w:t>
      </w:r>
      <w:r w:rsidRPr="007B0978">
        <w:rPr>
          <w:noProof w:val="0"/>
        </w:rPr>
        <w:t>ections 3.73.4.1.</w:t>
      </w:r>
      <w:proofErr w:type="gramStart"/>
      <w:r w:rsidRPr="007B0978">
        <w:rPr>
          <w:noProof w:val="0"/>
        </w:rPr>
        <w:t>2.1</w:t>
      </w:r>
      <w:proofErr w:type="gramEnd"/>
      <w:r w:rsidRPr="007B0978">
        <w:rPr>
          <w:noProof w:val="0"/>
        </w:rPr>
        <w:t xml:space="preserve"> to 3.73.4.1.2.4, rudimentary pagination is supported </w:t>
      </w:r>
      <w:proofErr w:type="gramStart"/>
      <w:r w:rsidRPr="007B0978">
        <w:rPr>
          <w:noProof w:val="0"/>
        </w:rPr>
        <w:t>through the use of</w:t>
      </w:r>
      <w:proofErr w:type="gramEnd"/>
      <w:r w:rsidRPr="007B0978">
        <w:rPr>
          <w:noProof w:val="0"/>
        </w:rPr>
        <w:t xml:space="preserve"> the optional </w:t>
      </w:r>
      <w:r w:rsidRPr="007B0978">
        <w:rPr>
          <w:rStyle w:val="XMLname"/>
          <w:noProof w:val="0"/>
        </w:rPr>
        <w:t>start</w:t>
      </w:r>
      <w:r w:rsidRPr="007B0978">
        <w:rPr>
          <w:noProof w:val="0"/>
        </w:rPr>
        <w:t xml:space="preserve"> and </w:t>
      </w:r>
      <w:r w:rsidRPr="007B0978">
        <w:rPr>
          <w:rStyle w:val="XMLname"/>
          <w:noProof w:val="0"/>
        </w:rPr>
        <w:t>max</w:t>
      </w:r>
      <w:r w:rsidRPr="007B0978">
        <w:rPr>
          <w:noProof w:val="0"/>
        </w:rPr>
        <w:t xml:space="preserve"> parameters. The behaviors supported by these two parameters are as follows.</w:t>
      </w:r>
    </w:p>
    <w:p w14:paraId="5D98B452" w14:textId="77777777" w:rsidR="00FD6280" w:rsidRPr="007B0978" w:rsidRDefault="00FD6280" w:rsidP="00B677FA">
      <w:pPr>
        <w:pStyle w:val="BodyText"/>
        <w:rPr>
          <w:noProof w:val="0"/>
        </w:rPr>
      </w:pPr>
      <w:r w:rsidRPr="007B0978">
        <w:rPr>
          <w:noProof w:val="0"/>
        </w:rPr>
        <w:t xml:space="preserve">The Service Finder may optionally specify the </w:t>
      </w:r>
      <w:r w:rsidRPr="007B0978">
        <w:rPr>
          <w:rStyle w:val="XMLname"/>
          <w:noProof w:val="0"/>
        </w:rPr>
        <w:t>start</w:t>
      </w:r>
      <w:r w:rsidRPr="007B0978">
        <w:rPr>
          <w:noProof w:val="0"/>
        </w:rPr>
        <w:t xml:space="preserve"> parameter to indicate the starting ordinal of the resulting query response. By default, the Care Services </w:t>
      </w:r>
      <w:proofErr w:type="spellStart"/>
      <w:r w:rsidRPr="007B0978">
        <w:rPr>
          <w:noProof w:val="0"/>
        </w:rPr>
        <w:t>InfoManager</w:t>
      </w:r>
      <w:proofErr w:type="spellEnd"/>
      <w:r w:rsidRPr="007B0978">
        <w:rPr>
          <w:noProof w:val="0"/>
        </w:rPr>
        <w:t xml:space="preserve"> begins the query response document at the first record of the query result set. To request that the response begin at record 51, however, the Service Finder would specify parameter </w:t>
      </w:r>
      <w:r w:rsidRPr="007B0978">
        <w:rPr>
          <w:rStyle w:val="XMLname"/>
          <w:noProof w:val="0"/>
        </w:rPr>
        <w:t>&lt;start&gt;51&lt;/start&gt;</w:t>
      </w:r>
      <w:r w:rsidRPr="007B0978">
        <w:rPr>
          <w:noProof w:val="0"/>
        </w:rPr>
        <w:t>.</w:t>
      </w:r>
    </w:p>
    <w:p w14:paraId="464A993C" w14:textId="77777777" w:rsidR="00FD6280" w:rsidRPr="007B0978" w:rsidRDefault="00FD6280" w:rsidP="00B677FA">
      <w:pPr>
        <w:pStyle w:val="BodyText"/>
        <w:rPr>
          <w:noProof w:val="0"/>
        </w:rPr>
      </w:pPr>
      <w:r w:rsidRPr="007B0978">
        <w:rPr>
          <w:noProof w:val="0"/>
        </w:rPr>
        <w:t xml:space="preserve">The Service Finder may optionally specify the </w:t>
      </w:r>
      <w:r w:rsidRPr="007B0978">
        <w:rPr>
          <w:rFonts w:ascii="Courier New" w:hAnsi="Courier New" w:cs="Courier New"/>
          <w:noProof w:val="0"/>
          <w:sz w:val="20"/>
        </w:rPr>
        <w:t>max</w:t>
      </w:r>
      <w:r w:rsidRPr="007B0978">
        <w:rPr>
          <w:noProof w:val="0"/>
        </w:rPr>
        <w:t xml:space="preserve"> parameter to denote the maximum number of records the Care Services </w:t>
      </w:r>
      <w:proofErr w:type="spellStart"/>
      <w:r w:rsidRPr="007B0978">
        <w:rPr>
          <w:noProof w:val="0"/>
        </w:rPr>
        <w:t>InfoManager</w:t>
      </w:r>
      <w:proofErr w:type="spellEnd"/>
      <w:r w:rsidRPr="007B0978">
        <w:rPr>
          <w:noProof w:val="0"/>
        </w:rPr>
        <w:t xml:space="preserve"> returns in a query response. By default, all records are returned in a query response. To request that the Care Services </w:t>
      </w:r>
      <w:proofErr w:type="spellStart"/>
      <w:r w:rsidRPr="007B0978">
        <w:rPr>
          <w:noProof w:val="0"/>
        </w:rPr>
        <w:t>InfoManager</w:t>
      </w:r>
      <w:proofErr w:type="spellEnd"/>
      <w:r w:rsidRPr="007B0978">
        <w:rPr>
          <w:noProof w:val="0"/>
        </w:rPr>
        <w:t xml:space="preserve"> return 50 records in the response, the Service Finder would specify parameter </w:t>
      </w:r>
      <w:r w:rsidRPr="007B0978">
        <w:rPr>
          <w:rStyle w:val="XMLname"/>
          <w:noProof w:val="0"/>
        </w:rPr>
        <w:t>&lt;max&gt;50&lt;/max&gt;</w:t>
      </w:r>
      <w:r w:rsidRPr="007B0978">
        <w:rPr>
          <w:noProof w:val="0"/>
        </w:rPr>
        <w:t xml:space="preserve">. </w:t>
      </w:r>
    </w:p>
    <w:p w14:paraId="36E57EC5" w14:textId="3B9346DB" w:rsidR="00FD6280" w:rsidRPr="007B0978" w:rsidRDefault="00FD6280" w:rsidP="002428CA">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with limited data processing capability could choose to execute multiple queries with the same search parameters, but each with appropriately defined </w:t>
      </w:r>
      <w:r w:rsidRPr="007B0978">
        <w:rPr>
          <w:rStyle w:val="XMLname"/>
          <w:noProof w:val="0"/>
        </w:rPr>
        <w:t>start</w:t>
      </w:r>
      <w:r w:rsidRPr="007B0978">
        <w:rPr>
          <w:noProof w:val="0"/>
        </w:rPr>
        <w:t xml:space="preserve"> and </w:t>
      </w:r>
      <w:r w:rsidRPr="007B0978">
        <w:rPr>
          <w:rStyle w:val="XMLname"/>
          <w:noProof w:val="0"/>
        </w:rPr>
        <w:t>max</w:t>
      </w:r>
      <w:r w:rsidRPr="007B0978">
        <w:rPr>
          <w:noProof w:val="0"/>
        </w:rPr>
        <w:t xml:space="preserve">, to support a paging behavior within its application. NOTE: if the cached data at the Care Services </w:t>
      </w:r>
      <w:proofErr w:type="spellStart"/>
      <w:r w:rsidRPr="007B0978">
        <w:rPr>
          <w:noProof w:val="0"/>
        </w:rPr>
        <w:t>InfoManager</w:t>
      </w:r>
      <w:proofErr w:type="spellEnd"/>
      <w:r w:rsidRPr="007B0978">
        <w:rPr>
          <w:noProof w:val="0"/>
        </w:rPr>
        <w:t xml:space="preserve"> has changed between subsequent requests the returned results shall reflect these changes.</w:t>
      </w:r>
    </w:p>
    <w:p w14:paraId="1D3D1B98" w14:textId="77777777" w:rsidR="00FD6280" w:rsidRPr="007B0978" w:rsidRDefault="00FD6280" w:rsidP="00E147BD">
      <w:pPr>
        <w:pStyle w:val="Heading6"/>
        <w:numPr>
          <w:ilvl w:val="0"/>
          <w:numId w:val="0"/>
        </w:numPr>
      </w:pPr>
      <w:bookmarkStart w:id="243" w:name="_Toc461203703"/>
      <w:r w:rsidRPr="007B0978">
        <w:t>3.73.4.1.2.1 Organization Search</w:t>
      </w:r>
      <w:bookmarkEnd w:id="243"/>
    </w:p>
    <w:p w14:paraId="4C584965" w14:textId="27B19A6F" w:rsidR="00FD6280" w:rsidRPr="007B0978" w:rsidRDefault="00FD6280" w:rsidP="00EB4AA7">
      <w:pPr>
        <w:pStyle w:val="BodyText"/>
        <w:rPr>
          <w:noProof w:val="0"/>
        </w:rPr>
      </w:pPr>
      <w:r w:rsidRPr="007B0978">
        <w:rPr>
          <w:noProof w:val="0"/>
        </w:rPr>
        <w:t xml:space="preserve">The </w:t>
      </w:r>
      <w:proofErr w:type="spellStart"/>
      <w:r w:rsidRPr="007B0978">
        <w:rPr>
          <w:noProof w:val="0"/>
        </w:rPr>
        <w:t>careServicesFunction</w:t>
      </w:r>
      <w:proofErr w:type="spellEnd"/>
      <w:r w:rsidRPr="007B0978">
        <w:rPr>
          <w:noProof w:val="0"/>
        </w:rPr>
        <w:t xml:space="preserve"> XML required to</w:t>
      </w:r>
      <w:r w:rsidR="00203491" w:rsidRPr="007B0978">
        <w:rPr>
          <w:noProof w:val="0"/>
        </w:rPr>
        <w:t xml:space="preserve"> define the Organization Search </w:t>
      </w:r>
      <w:proofErr w:type="spellStart"/>
      <w:r w:rsidRPr="007B0978">
        <w:rPr>
          <w:noProof w:val="0"/>
        </w:rPr>
        <w:t>careServicesFunction</w:t>
      </w:r>
      <w:proofErr w:type="spellEnd"/>
      <w:r w:rsidRPr="007B0978">
        <w:rPr>
          <w:noProof w:val="0"/>
        </w:rPr>
        <w:t xml:space="preserve"> can be found in </w:t>
      </w:r>
      <w:r w:rsidR="00331DEB" w:rsidRPr="007B0978">
        <w:rPr>
          <w:noProof w:val="0"/>
        </w:rPr>
        <w:t>ITI TF-2x:</w:t>
      </w:r>
      <w:r w:rsidR="002A63C8">
        <w:rPr>
          <w:noProof w:val="0"/>
        </w:rPr>
        <w:t xml:space="preserve"> </w:t>
      </w:r>
      <w:r w:rsidR="00647A09" w:rsidRPr="007B0978">
        <w:rPr>
          <w:noProof w:val="0"/>
        </w:rPr>
        <w:t xml:space="preserve">Appendix Y, </w:t>
      </w:r>
      <w:r w:rsidR="005E006B" w:rsidRPr="007B0978">
        <w:rPr>
          <w:noProof w:val="0"/>
        </w:rPr>
        <w:t>Figure</w:t>
      </w:r>
      <w:r w:rsidRPr="007B0978">
        <w:rPr>
          <w:noProof w:val="0"/>
        </w:rPr>
        <w:t xml:space="preserve"> Y.3-1.</w:t>
      </w:r>
      <w:r w:rsidR="00A10122" w:rsidRPr="007B0978">
        <w:rPr>
          <w:noProof w:val="0"/>
        </w:rPr>
        <w:t xml:space="preserve"> </w:t>
      </w:r>
      <w:r w:rsidR="00203491" w:rsidRPr="007B0978">
        <w:rPr>
          <w:noProof w:val="0"/>
          <w:szCs w:val="24"/>
        </w:rPr>
        <w:t>For a non-normative XQuery implementation of the organization search, see ITI TF-2x: Appendix W.</w:t>
      </w:r>
    </w:p>
    <w:p w14:paraId="720483DA" w14:textId="77777777" w:rsidR="00FD6280" w:rsidRPr="007B0978" w:rsidRDefault="00FD6280" w:rsidP="00980F20">
      <w:pPr>
        <w:rPr>
          <w:b/>
        </w:rPr>
      </w:pPr>
      <w:r w:rsidRPr="007B0978">
        <w:rPr>
          <w:b/>
        </w:rPr>
        <w:t>Description</w:t>
      </w:r>
    </w:p>
    <w:p w14:paraId="32432C12" w14:textId="77777777" w:rsidR="00FD6280" w:rsidRPr="007B0978" w:rsidRDefault="00FD6280" w:rsidP="00980F20">
      <w:pPr>
        <w:pStyle w:val="NormalWeb"/>
      </w:pPr>
      <w:r w:rsidRPr="007B0978">
        <w:t xml:space="preserve">Performs a search for all organizations by name, type, address or ID. </w:t>
      </w:r>
    </w:p>
    <w:p w14:paraId="55FE7B57" w14:textId="77777777" w:rsidR="00FD6280" w:rsidRPr="007B0978" w:rsidRDefault="00FD6280" w:rsidP="00980F20">
      <w:pPr>
        <w:pStyle w:val="NormalWeb"/>
      </w:pPr>
      <w:r w:rsidRPr="007B0978">
        <w:t xml:space="preserve">The result set consists of all organizations matching the </w:t>
      </w:r>
      <w:r w:rsidRPr="007B0978">
        <w:rPr>
          <w:i/>
          <w:iCs/>
        </w:rPr>
        <w:t>search parameters</w:t>
      </w:r>
      <w:r w:rsidRPr="007B0978">
        <w:t xml:space="preserve"> (</w:t>
      </w:r>
      <w:r w:rsidRPr="007B0978">
        <w:rPr>
          <w:rStyle w:val="XMLname"/>
        </w:rPr>
        <w:t>id</w:t>
      </w:r>
      <w:r w:rsidRPr="007B0978">
        <w:t>,</w:t>
      </w:r>
      <w:r w:rsidRPr="007B0978">
        <w:rPr>
          <w:rStyle w:val="XMLname"/>
        </w:rPr>
        <w:t xml:space="preserve"> </w:t>
      </w:r>
      <w:proofErr w:type="spellStart"/>
      <w:r w:rsidRPr="007B0978">
        <w:rPr>
          <w:rStyle w:val="XMLname"/>
        </w:rPr>
        <w:t>primaryName</w:t>
      </w:r>
      <w:proofErr w:type="spellEnd"/>
      <w:r w:rsidRPr="007B0978">
        <w:t xml:space="preserve">, </w:t>
      </w:r>
      <w:r w:rsidRPr="007B0978">
        <w:rPr>
          <w:rStyle w:val="XMLname"/>
        </w:rPr>
        <w:t>name</w:t>
      </w:r>
      <w:r w:rsidRPr="007B0978">
        <w:t xml:space="preserve">, </w:t>
      </w:r>
      <w:proofErr w:type="spellStart"/>
      <w:r w:rsidRPr="007B0978">
        <w:rPr>
          <w:rStyle w:val="XMLname"/>
        </w:rPr>
        <w:t>codedType</w:t>
      </w:r>
      <w:proofErr w:type="spellEnd"/>
      <w:r w:rsidRPr="007B0978">
        <w:t xml:space="preserve"> and </w:t>
      </w:r>
      <w:r w:rsidRPr="007B0978">
        <w:rPr>
          <w:rStyle w:val="XMLname"/>
        </w:rPr>
        <w:t>address</w:t>
      </w:r>
      <w:r w:rsidRPr="007B0978">
        <w:t xml:space="preserve">). </w:t>
      </w:r>
    </w:p>
    <w:p w14:paraId="1ECE996A" w14:textId="77777777" w:rsidR="00FD6280" w:rsidRPr="007B0978" w:rsidRDefault="00FD6280" w:rsidP="00980F20">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proofErr w:type="gramStart"/>
      <w:r w:rsidRPr="007B0978">
        <w:rPr>
          <w:rStyle w:val="XMLname"/>
        </w:rPr>
        <w:t>record/@</w:t>
      </w:r>
      <w:proofErr w:type="gramEnd"/>
      <w:r w:rsidRPr="007B0978">
        <w:rPr>
          <w:rStyle w:val="XMLname"/>
        </w:rPr>
        <w:t>status</w:t>
      </w:r>
      <w:r w:rsidRPr="007B0978">
        <w:t xml:space="preserve"> and </w:t>
      </w:r>
      <w:proofErr w:type="gramStart"/>
      <w:r w:rsidRPr="007B0978">
        <w:rPr>
          <w:rStyle w:val="XMLname"/>
        </w:rPr>
        <w:t>record/@</w:t>
      </w:r>
      <w:proofErr w:type="gramEnd"/>
      <w:r w:rsidRPr="007B0978">
        <w:rPr>
          <w:rStyle w:val="XMLname"/>
        </w:rPr>
        <w:t>updated</w:t>
      </w:r>
      <w:r w:rsidRPr="007B0978">
        <w:t xml:space="preserve">). An ordering of the result set is not specified. </w:t>
      </w:r>
    </w:p>
    <w:p w14:paraId="76E0450E" w14:textId="35BF67BF" w:rsidR="00FD6280" w:rsidRPr="007B0978" w:rsidRDefault="00FD6280" w:rsidP="00980F20">
      <w:pPr>
        <w:pStyle w:val="NormalWeb"/>
      </w:pPr>
      <w:r w:rsidRPr="007B0978">
        <w:rPr>
          <w:rStyle w:val="attribute"/>
        </w:rPr>
        <w:t>Content-Type: text/xml</w:t>
      </w:r>
      <w:r w:rsidRPr="007B0978">
        <w:br/>
      </w:r>
      <w:r w:rsidR="00951C70" w:rsidRPr="007B0978">
        <w:rPr>
          <w:rStyle w:val="attribute"/>
        </w:rPr>
        <w:t xml:space="preserve">URN: </w:t>
      </w:r>
      <w:proofErr w:type="gramStart"/>
      <w:r w:rsidR="00951C70" w:rsidRPr="007B0978">
        <w:rPr>
          <w:rStyle w:val="attribute"/>
        </w:rPr>
        <w:t>urn:ihe</w:t>
      </w:r>
      <w:proofErr w:type="gramEnd"/>
      <w:r w:rsidR="00951C70" w:rsidRPr="007B0978">
        <w:rPr>
          <w:rStyle w:val="attribute"/>
        </w:rPr>
        <w:t>:</w:t>
      </w:r>
      <w:proofErr w:type="gramStart"/>
      <w:r w:rsidR="00951C70" w:rsidRPr="007B0978">
        <w:rPr>
          <w:rStyle w:val="attribute"/>
        </w:rPr>
        <w:t>iti:csd</w:t>
      </w:r>
      <w:proofErr w:type="gramEnd"/>
      <w:r w:rsidR="00951C70" w:rsidRPr="007B0978">
        <w:rPr>
          <w:rStyle w:val="attribute"/>
        </w:rPr>
        <w:t>:</w:t>
      </w:r>
      <w:proofErr w:type="gramStart"/>
      <w:r w:rsidR="00951C70" w:rsidRPr="007B0978">
        <w:rPr>
          <w:rStyle w:val="attribute"/>
        </w:rPr>
        <w:t>2014:stored</w:t>
      </w:r>
      <w:proofErr w:type="gramEnd"/>
      <w:r w:rsidR="00951C70" w:rsidRPr="007B0978">
        <w:rPr>
          <w:rStyle w:val="attribute"/>
        </w:rPr>
        <w:t>-</w:t>
      </w:r>
      <w:proofErr w:type="gramStart"/>
      <w:r w:rsidR="00951C70" w:rsidRPr="007B0978">
        <w:rPr>
          <w:rStyle w:val="attribute"/>
        </w:rPr>
        <w:t>function:organization</w:t>
      </w:r>
      <w:proofErr w:type="gramEnd"/>
      <w:r w:rsidR="00951C70" w:rsidRPr="007B0978">
        <w:rPr>
          <w:rStyle w:val="attribute"/>
        </w:rPr>
        <w:t>-search</w:t>
      </w:r>
    </w:p>
    <w:p w14:paraId="14C62A37" w14:textId="77777777" w:rsidR="00FD6280" w:rsidRPr="007B0978" w:rsidRDefault="00FD6280" w:rsidP="00980F20">
      <w:pPr>
        <w:rPr>
          <w:b/>
        </w:rPr>
      </w:pPr>
      <w:r w:rsidRPr="007B0978">
        <w:rPr>
          <w:b/>
        </w:rPr>
        <w:t>Response</w:t>
      </w:r>
    </w:p>
    <w:p w14:paraId="114E4AD6" w14:textId="77777777" w:rsidR="00FD6280" w:rsidRPr="007B0978" w:rsidRDefault="00FD6280" w:rsidP="00980F20">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proofErr w:type="spellStart"/>
      <w:proofErr w:type="gramStart"/>
      <w:r w:rsidRPr="007B0978">
        <w:rPr>
          <w:rStyle w:val="XMLname"/>
        </w:rPr>
        <w:t>organizationDirectory</w:t>
      </w:r>
      <w:proofErr w:type="spellEnd"/>
      <w:proofErr w:type="gramEnd"/>
      <w:r w:rsidRPr="007B0978">
        <w:t xml:space="preserve"> element and consists of the full content of the </w:t>
      </w:r>
      <w:r w:rsidRPr="007B0978">
        <w:rPr>
          <w:rStyle w:val="XMLname"/>
        </w:rPr>
        <w:t>organization</w:t>
      </w:r>
      <w:r w:rsidRPr="007B0978">
        <w:t xml:space="preserve"> elements of matching organizations as maintained by the Care Services </w:t>
      </w:r>
      <w:proofErr w:type="spellStart"/>
      <w:r w:rsidRPr="007B0978">
        <w:t>InfoManager</w:t>
      </w:r>
      <w:proofErr w:type="spellEnd"/>
      <w:r w:rsidRPr="007B0978">
        <w:t xml:space="preserve">. </w:t>
      </w:r>
    </w:p>
    <w:p w14:paraId="0399B8D5" w14:textId="77777777" w:rsidR="00FD6280" w:rsidRPr="007B0978" w:rsidRDefault="00FD6280" w:rsidP="00980F20">
      <w:pPr>
        <w:rPr>
          <w:b/>
        </w:rPr>
      </w:pPr>
      <w:r w:rsidRPr="007B0978">
        <w:rPr>
          <w:b/>
        </w:rPr>
        <w:t>Parameters</w:t>
      </w:r>
    </w:p>
    <w:p w14:paraId="3B5462A0" w14:textId="750BF41B" w:rsidR="00FD6280" w:rsidRPr="007B0978" w:rsidRDefault="00FD6280" w:rsidP="00980F20">
      <w:r w:rsidRPr="007B0978">
        <w:lastRenderedPageBreak/>
        <w:t xml:space="preserve">Query Parameters are defined (formatted as per the XFORMS core model specification) as the content of following </w:t>
      </w:r>
      <w:r w:rsidR="008C2ADD" w:rsidRPr="007B0978">
        <w:t xml:space="preserve">elements relative to the </w:t>
      </w:r>
      <w:proofErr w:type="spellStart"/>
      <w:r w:rsidR="008C2ADD" w:rsidRPr="007B0978">
        <w:rPr>
          <w:rStyle w:val="XMLname"/>
        </w:rPr>
        <w:t>requestParams</w:t>
      </w:r>
      <w:proofErr w:type="spellEnd"/>
      <w:r w:rsidR="008C2ADD" w:rsidRPr="007B0978">
        <w:t xml:space="preserve"> child element of </w:t>
      </w:r>
      <w:r w:rsidR="008C2ADD" w:rsidRPr="007B0978">
        <w:rPr>
          <w:rStyle w:val="XMLname"/>
        </w:rPr>
        <w:t>function:</w:t>
      </w:r>
      <w:r w:rsidRPr="007B0978">
        <w:t xml:space="preserve"> </w:t>
      </w:r>
    </w:p>
    <w:p w14:paraId="2F586426" w14:textId="7878A464" w:rsidR="00E816FD" w:rsidRPr="007B0978" w:rsidRDefault="00FD6280" w:rsidP="006E5C45">
      <w:pPr>
        <w:pStyle w:val="ListBullet2"/>
      </w:pPr>
      <w:r w:rsidRPr="007B0978">
        <w:rPr>
          <w:rStyle w:val="XMLname"/>
        </w:rPr>
        <w:t>id</w:t>
      </w:r>
      <w:r w:rsidRPr="007B0978">
        <w:t xml:space="preserve"> </w:t>
      </w:r>
      <w:proofErr w:type="spellStart"/>
      <w:proofErr w:type="gramStart"/>
      <w:r w:rsidRPr="007B0978">
        <w:rPr>
          <w:i/>
          <w:iCs/>
        </w:rPr>
        <w:t>csd:uniqueID</w:t>
      </w:r>
      <w:proofErr w:type="spellEnd"/>
      <w:proofErr w:type="gramEnd"/>
      <w:r w:rsidRPr="007B0978">
        <w:t xml:space="preserve">: (optional) If present and </w:t>
      </w:r>
      <w:proofErr w:type="gramStart"/>
      <w:r w:rsidRPr="007B0978">
        <w:t xml:space="preserve">the </w:t>
      </w:r>
      <w:r w:rsidR="000961F0" w:rsidRPr="00E147BD">
        <w:rPr>
          <w:rStyle w:val="XMLname"/>
        </w:rPr>
        <w:t>@</w:t>
      </w:r>
      <w:proofErr w:type="gramEnd"/>
      <w:r w:rsidR="000961F0" w:rsidRPr="00E147BD">
        <w:rPr>
          <w:rStyle w:val="XMLname"/>
        </w:rPr>
        <w:t>entityID</w:t>
      </w:r>
      <w:r w:rsidR="000961F0" w:rsidRPr="007B0978">
        <w:t xml:space="preserve"> </w:t>
      </w:r>
      <w:r w:rsidRPr="007B0978">
        <w:t>attribute contains a non-empty value, it is a</w:t>
      </w:r>
      <w:r w:rsidR="00EB6324" w:rsidRPr="007B0978">
        <w:t>n</w:t>
      </w:r>
      <w:r w:rsidRPr="007B0978">
        <w:t xml:space="preserve"> ID which uniquely identifies an organization. This is an exact match. </w:t>
      </w:r>
    </w:p>
    <w:p w14:paraId="7C71C508" w14:textId="5CCDFF49" w:rsidR="00BB3F4E" w:rsidRPr="007B0978" w:rsidRDefault="00BB3F4E" w:rsidP="00BB3F4E">
      <w:pPr>
        <w:pStyle w:val="ListBullet2"/>
        <w:rPr>
          <w:rFonts w:ascii="Courier New" w:hAnsi="Courier New" w:cs="Courier New"/>
        </w:rPr>
      </w:pPr>
      <w:proofErr w:type="spellStart"/>
      <w:r w:rsidRPr="007B0978">
        <w:rPr>
          <w:rStyle w:val="XMLname"/>
        </w:rPr>
        <w:t>otherID</w:t>
      </w:r>
      <w:proofErr w:type="spellEnd"/>
      <w:r w:rsidRPr="007B0978">
        <w:rPr>
          <w:rStyle w:val="XMLname"/>
        </w:rPr>
        <w:t xml:space="preserve"> </w:t>
      </w:r>
      <w:proofErr w:type="spellStart"/>
      <w:proofErr w:type="gramStart"/>
      <w:r w:rsidRPr="007B0978">
        <w:rPr>
          <w:i/>
        </w:rPr>
        <w:t>csd:otherID</w:t>
      </w:r>
      <w:proofErr w:type="spellEnd"/>
      <w:proofErr w:type="gramEnd"/>
      <w:r w:rsidRPr="007B0978">
        <w:t xml:space="preserve">: (optional) If present and </w:t>
      </w:r>
      <w:proofErr w:type="gramStart"/>
      <w:r w:rsidRPr="007B0978">
        <w:rPr>
          <w:rStyle w:val="XMLname"/>
        </w:rPr>
        <w:t>the @</w:t>
      </w:r>
      <w:proofErr w:type="gramEnd"/>
      <w:r w:rsidRPr="007B0978">
        <w:rPr>
          <w:rStyle w:val="XMLname"/>
        </w:rPr>
        <w:t>assigningAuthorityName</w:t>
      </w:r>
      <w:r w:rsidRPr="007B0978">
        <w:t xml:space="preserve"> attribute contains a non-empty value, then the result set is restricted to only those organizations which have </w:t>
      </w:r>
      <w:proofErr w:type="gramStart"/>
      <w:r w:rsidRPr="007B0978">
        <w:t>a</w:t>
      </w:r>
      <w:proofErr w:type="gramEnd"/>
      <w:r w:rsidRPr="007B0978">
        <w:t xml:space="preserve"> </w:t>
      </w:r>
      <w:proofErr w:type="spellStart"/>
      <w:r w:rsidRPr="007B0978">
        <w:rPr>
          <w:rStyle w:val="XMLname"/>
        </w:rPr>
        <w:t>otherID</w:t>
      </w:r>
      <w:proofErr w:type="spellEnd"/>
      <w:r w:rsidRPr="007B0978">
        <w:t xml:space="preserve"> with the </w:t>
      </w:r>
      <w:proofErr w:type="gramStart"/>
      <w:r w:rsidRPr="007B0978">
        <w:t xml:space="preserve">given </w:t>
      </w:r>
      <w:r w:rsidRPr="007B0978">
        <w:rPr>
          <w:rStyle w:val="XMLname"/>
        </w:rPr>
        <w:t>@</w:t>
      </w:r>
      <w:proofErr w:type="gramEnd"/>
      <w:r w:rsidRPr="007B0978">
        <w:rPr>
          <w:rStyle w:val="XMLname"/>
        </w:rPr>
        <w:t>assigningAuthorityName</w:t>
      </w:r>
      <w:r w:rsidRPr="007B0978">
        <w:t xml:space="preserve"> </w:t>
      </w:r>
      <w:proofErr w:type="gramStart"/>
      <w:r w:rsidRPr="007B0978">
        <w:t xml:space="preserve">and </w:t>
      </w:r>
      <w:r w:rsidRPr="007B0978">
        <w:rPr>
          <w:rStyle w:val="XMLname"/>
        </w:rPr>
        <w:t>@</w:t>
      </w:r>
      <w:proofErr w:type="gramEnd"/>
      <w:r w:rsidRPr="007B0978">
        <w:rPr>
          <w:rStyle w:val="XMLname"/>
        </w:rPr>
        <w:t>code</w:t>
      </w:r>
    </w:p>
    <w:p w14:paraId="6D06DF57" w14:textId="3877F23F" w:rsidR="00E816FD" w:rsidRPr="007B0978" w:rsidRDefault="00FD6280" w:rsidP="006E5C45">
      <w:pPr>
        <w:pStyle w:val="ListBullet2"/>
      </w:pPr>
      <w:proofErr w:type="spellStart"/>
      <w:r w:rsidRPr="007B0978">
        <w:rPr>
          <w:rStyle w:val="XMLname"/>
        </w:rPr>
        <w:t>primaryName</w:t>
      </w:r>
      <w:proofErr w:type="spell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then the result set </w:t>
      </w:r>
      <w:r w:rsidR="00C066D9">
        <w:t>shall</w:t>
      </w:r>
      <w:r w:rsidR="00C066D9" w:rsidRPr="007B0978">
        <w:t xml:space="preserve"> </w:t>
      </w:r>
      <w:r w:rsidRPr="007B0978">
        <w:t xml:space="preserve">be restricted to those organizations whose </w:t>
      </w:r>
      <w:proofErr w:type="spellStart"/>
      <w:r w:rsidRPr="007B0978">
        <w:rPr>
          <w:rStyle w:val="XMLname"/>
        </w:rPr>
        <w:t>primaryName</w:t>
      </w:r>
      <w:proofErr w:type="spellEnd"/>
      <w:r w:rsidRPr="007B0978">
        <w:t xml:space="preserve"> contains this value. Case insensitive. </w:t>
      </w:r>
    </w:p>
    <w:p w14:paraId="3BB30F22" w14:textId="6C953240" w:rsidR="00E816FD" w:rsidRPr="007B0978" w:rsidRDefault="00FD6280" w:rsidP="006E5C45">
      <w:pPr>
        <w:pStyle w:val="ListBullet2"/>
      </w:pPr>
      <w:r w:rsidRPr="007B0978">
        <w:rPr>
          <w:rStyle w:val="XMLname"/>
        </w:rPr>
        <w:t>name</w:t>
      </w:r>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then the result set </w:t>
      </w:r>
      <w:r w:rsidR="00C066D9">
        <w:t>shall</w:t>
      </w:r>
      <w:r w:rsidR="00C066D9" w:rsidRPr="007B0978">
        <w:t xml:space="preserve"> </w:t>
      </w:r>
      <w:r w:rsidRPr="007B0978">
        <w:t xml:space="preserve">be restricted to those organizations which have a </w:t>
      </w:r>
      <w:proofErr w:type="spellStart"/>
      <w:r w:rsidRPr="007B0978">
        <w:rPr>
          <w:rStyle w:val="XMLname"/>
        </w:rPr>
        <w:t>primaryName</w:t>
      </w:r>
      <w:proofErr w:type="spellEnd"/>
      <w:r w:rsidRPr="007B0978">
        <w:t xml:space="preserve"> or </w:t>
      </w:r>
      <w:proofErr w:type="spellStart"/>
      <w:r w:rsidRPr="007B0978">
        <w:rPr>
          <w:rStyle w:val="XMLname"/>
        </w:rPr>
        <w:t>otherName</w:t>
      </w:r>
      <w:proofErr w:type="spellEnd"/>
      <w:r w:rsidRPr="007B0978">
        <w:t xml:space="preserve"> element containing this value. Case insensitive. </w:t>
      </w:r>
    </w:p>
    <w:p w14:paraId="5F584F03" w14:textId="32B5B983" w:rsidR="00E816FD" w:rsidRPr="007B0978" w:rsidRDefault="00FD6280" w:rsidP="006E5C45">
      <w:pPr>
        <w:pStyle w:val="ListBullet2"/>
      </w:pPr>
      <w:proofErr w:type="spellStart"/>
      <w:r w:rsidRPr="007B0978">
        <w:rPr>
          <w:rStyle w:val="XMLname"/>
        </w:rPr>
        <w:t>codedType</w:t>
      </w:r>
      <w:proofErr w:type="spellEnd"/>
      <w:r w:rsidRPr="007B0978">
        <w:t xml:space="preserve"> </w:t>
      </w:r>
      <w:proofErr w:type="spellStart"/>
      <w:proofErr w:type="gramStart"/>
      <w:r w:rsidRPr="007B0978">
        <w:rPr>
          <w:i/>
          <w:iCs/>
        </w:rPr>
        <w:t>csd:codedtype</w:t>
      </w:r>
      <w:proofErr w:type="spellEnd"/>
      <w:proofErr w:type="gramEnd"/>
      <w:r w:rsidRPr="007B0978">
        <w:t xml:space="preserve">: If present and contains a non-empty value the result set </w:t>
      </w:r>
      <w:r w:rsidR="00C066D9">
        <w:t>shall</w:t>
      </w:r>
      <w:r w:rsidR="00C066D9" w:rsidRPr="007B0978">
        <w:t xml:space="preserve"> </w:t>
      </w:r>
      <w:r w:rsidRPr="007B0978">
        <w:t xml:space="preserve">be restricted to those organizations whose </w:t>
      </w:r>
      <w:proofErr w:type="spellStart"/>
      <w:proofErr w:type="gramStart"/>
      <w:r w:rsidRPr="007B0978">
        <w:rPr>
          <w:rStyle w:val="XMLname"/>
        </w:rPr>
        <w:t>codedType</w:t>
      </w:r>
      <w:proofErr w:type="spellEnd"/>
      <w:r w:rsidRPr="007B0978">
        <w:rPr>
          <w:rStyle w:val="XMLname"/>
        </w:rPr>
        <w:t>/@</w:t>
      </w:r>
      <w:proofErr w:type="gramEnd"/>
      <w:r w:rsidRPr="007B0978">
        <w:rPr>
          <w:rStyle w:val="XMLname"/>
        </w:rPr>
        <w:t>code</w:t>
      </w:r>
      <w:r w:rsidRPr="007B0978">
        <w:t xml:space="preserve"> equals this value for the coding schema specified by </w:t>
      </w:r>
      <w:proofErr w:type="gramStart"/>
      <w:r w:rsidRPr="007B0978">
        <w:t xml:space="preserve">the </w:t>
      </w:r>
      <w:r w:rsidRPr="007B0978">
        <w:rPr>
          <w:rStyle w:val="XMLname"/>
        </w:rPr>
        <w:t>@</w:t>
      </w:r>
      <w:proofErr w:type="gramEnd"/>
      <w:r w:rsidRPr="007B0978">
        <w:rPr>
          <w:rStyle w:val="XMLname"/>
        </w:rPr>
        <w:t xml:space="preserve">codingSchema </w:t>
      </w:r>
      <w:r w:rsidRPr="007B0978">
        <w:t xml:space="preserve">attribute. Case insensitive. </w:t>
      </w:r>
    </w:p>
    <w:p w14:paraId="59DC00C0" w14:textId="009A9E9A" w:rsidR="00E816FD" w:rsidRPr="007B0978" w:rsidRDefault="00FD6280" w:rsidP="006E5C45">
      <w:pPr>
        <w:pStyle w:val="ListBullet2"/>
      </w:pPr>
      <w:r w:rsidRPr="007B0978">
        <w:rPr>
          <w:rStyle w:val="XMLname"/>
        </w:rPr>
        <w:t>address</w:t>
      </w:r>
      <w:r w:rsidRPr="007B0978">
        <w:t xml:space="preserve"> </w:t>
      </w:r>
      <w:proofErr w:type="spellStart"/>
      <w:proofErr w:type="gramStart"/>
      <w:r w:rsidRPr="007B0978">
        <w:rPr>
          <w:i/>
          <w:iCs/>
        </w:rPr>
        <w:t>csd:address</w:t>
      </w:r>
      <w:proofErr w:type="spellEnd"/>
      <w:proofErr w:type="gramEnd"/>
      <w:r w:rsidRPr="007B0978">
        <w:t xml:space="preserve">: (optional) </w:t>
      </w:r>
      <w:proofErr w:type="gramStart"/>
      <w:r w:rsidRPr="007B0978">
        <w:t xml:space="preserve">Contains </w:t>
      </w:r>
      <w:r w:rsidR="00C066D9">
        <w:t xml:space="preserve"> any</w:t>
      </w:r>
      <w:proofErr w:type="gramEnd"/>
      <w:r w:rsidR="00C066D9">
        <w:t xml:space="preserve"> </w:t>
      </w:r>
      <w:r w:rsidRPr="007B0978">
        <w:t xml:space="preserve">number of </w:t>
      </w:r>
      <w:proofErr w:type="gramStart"/>
      <w:r w:rsidRPr="007B0978">
        <w:t>child</w:t>
      </w:r>
      <w:proofErr w:type="gramEnd"/>
      <w:r w:rsidRPr="007B0978">
        <w:t xml:space="preserve"> </w:t>
      </w:r>
      <w:proofErr w:type="spellStart"/>
      <w:r w:rsidRPr="007B0978">
        <w:rPr>
          <w:rStyle w:val="XMLname"/>
        </w:rPr>
        <w:t>addressLine</w:t>
      </w:r>
      <w:proofErr w:type="spellEnd"/>
      <w:r w:rsidRPr="007B0978">
        <w:t xml:space="preserve"> elements as follows: </w:t>
      </w:r>
    </w:p>
    <w:p w14:paraId="6815BDB5" w14:textId="46C31C6A" w:rsidR="00E816FD" w:rsidRPr="007B0978" w:rsidRDefault="00FD6280" w:rsidP="006E5C45">
      <w:pPr>
        <w:pStyle w:val="ListBullet3"/>
      </w:pPr>
      <w:r w:rsidRPr="007B0978">
        <w:t xml:space="preserve">Text content </w:t>
      </w:r>
      <w:proofErr w:type="spellStart"/>
      <w:proofErr w:type="gramStart"/>
      <w:r w:rsidRPr="007B0978">
        <w:rPr>
          <w:i/>
          <w:iCs/>
        </w:rPr>
        <w:t>xs:string</w:t>
      </w:r>
      <w:proofErr w:type="spellEnd"/>
      <w:proofErr w:type="gramEnd"/>
      <w:r w:rsidRPr="007B0978">
        <w:t xml:space="preserve">: (optional) If present and contains a non-empty value, then the results set </w:t>
      </w:r>
      <w:r w:rsidR="00C066D9">
        <w:t>shall</w:t>
      </w:r>
      <w:r w:rsidR="00C066D9" w:rsidRPr="007B0978">
        <w:t xml:space="preserve"> </w:t>
      </w:r>
      <w:r w:rsidRPr="007B0978">
        <w:t xml:space="preserve">be restricted to those organizations whose have an </w:t>
      </w:r>
      <w:proofErr w:type="spellStart"/>
      <w:r w:rsidRPr="007B0978">
        <w:rPr>
          <w:rStyle w:val="XMLname"/>
        </w:rPr>
        <w:t>addressLine</w:t>
      </w:r>
      <w:proofErr w:type="spellEnd"/>
      <w:r w:rsidRPr="007B0978">
        <w:t xml:space="preserve"> with </w:t>
      </w:r>
      <w:proofErr w:type="gramStart"/>
      <w:r w:rsidRPr="007B0978">
        <w:t xml:space="preserve">specified </w:t>
      </w:r>
      <w:r w:rsidRPr="007B0978">
        <w:rPr>
          <w:rStyle w:val="XMLname"/>
        </w:rPr>
        <w:t>@</w:t>
      </w:r>
      <w:proofErr w:type="gramEnd"/>
      <w:r w:rsidRPr="007B0978">
        <w:rPr>
          <w:rStyle w:val="XMLname"/>
        </w:rPr>
        <w:t>component</w:t>
      </w:r>
      <w:r w:rsidRPr="007B0978">
        <w:t xml:space="preserve"> containing this value exactly. Case insensitive. </w:t>
      </w:r>
    </w:p>
    <w:p w14:paraId="251BC18A" w14:textId="77777777" w:rsidR="00E816FD" w:rsidRDefault="00FD6280" w:rsidP="006E5C45">
      <w:pPr>
        <w:pStyle w:val="ListBullet3"/>
      </w:pPr>
      <w:proofErr w:type="gramStart"/>
      <w:r w:rsidRPr="007B0978">
        <w:rPr>
          <w:rStyle w:val="XMLname"/>
        </w:rPr>
        <w:t>@component</w:t>
      </w:r>
      <w:proofErr w:type="gramEnd"/>
      <w:r w:rsidRPr="007B0978">
        <w:t xml:space="preserve"> </w:t>
      </w:r>
      <w:proofErr w:type="spellStart"/>
      <w:proofErr w:type="gramStart"/>
      <w:r w:rsidRPr="007B0978">
        <w:rPr>
          <w:i/>
          <w:iCs/>
        </w:rPr>
        <w:t>xs:string</w:t>
      </w:r>
      <w:proofErr w:type="spellEnd"/>
      <w:proofErr w:type="gramEnd"/>
      <w:r w:rsidRPr="007B0978">
        <w:t xml:space="preserve"> : (Required attribute) The component of the address we are searching. Case insensitive. </w:t>
      </w:r>
    </w:p>
    <w:p w14:paraId="558A6AF7" w14:textId="77777777" w:rsidR="007743B8" w:rsidRPr="007743B8" w:rsidRDefault="007743B8" w:rsidP="0076459B">
      <w:pPr>
        <w:pStyle w:val="ListBullet3"/>
        <w:tabs>
          <w:tab w:val="clear" w:pos="1080"/>
          <w:tab w:val="num" w:pos="720"/>
        </w:tabs>
        <w:ind w:left="720"/>
      </w:pPr>
      <w:r w:rsidRPr="0076459B">
        <w:rPr>
          <w:rStyle w:val="XMLname"/>
        </w:rPr>
        <w:t>parent</w:t>
      </w:r>
      <w:r w:rsidRPr="007743B8">
        <w:t xml:space="preserve"> </w:t>
      </w:r>
      <w:proofErr w:type="spellStart"/>
      <w:proofErr w:type="gramStart"/>
      <w:r w:rsidRPr="007743B8">
        <w:rPr>
          <w:i/>
          <w:iCs/>
        </w:rPr>
        <w:t>csd:organization</w:t>
      </w:r>
      <w:proofErr w:type="spellEnd"/>
      <w:proofErr w:type="gramEnd"/>
      <w:r w:rsidRPr="007743B8">
        <w:t xml:space="preserve">: (optional) The parent organization of the organization.   If present and has </w:t>
      </w:r>
      <w:proofErr w:type="gramStart"/>
      <w:r w:rsidRPr="007743B8">
        <w:t xml:space="preserve">an </w:t>
      </w:r>
      <w:r w:rsidRPr="007743B8">
        <w:rPr>
          <w:rFonts w:ascii="Courier New" w:hAnsi="Courier New" w:cs="Courier New"/>
          <w:sz w:val="20"/>
        </w:rPr>
        <w:t>@</w:t>
      </w:r>
      <w:proofErr w:type="gramEnd"/>
      <w:r w:rsidRPr="007743B8">
        <w:rPr>
          <w:rFonts w:ascii="Courier New" w:hAnsi="Courier New" w:cs="Courier New"/>
          <w:sz w:val="20"/>
        </w:rPr>
        <w:t xml:space="preserve">entityID </w:t>
      </w:r>
      <w:r w:rsidRPr="007743B8">
        <w:t xml:space="preserve">attribute, then the result set shall be restricted to those organizations whose parent organization is the one referenced </w:t>
      </w:r>
      <w:proofErr w:type="gramStart"/>
      <w:r w:rsidRPr="007743B8">
        <w:t xml:space="preserve">by </w:t>
      </w:r>
      <w:r w:rsidRPr="007743B8">
        <w:rPr>
          <w:rFonts w:ascii="Courier New" w:hAnsi="Courier New" w:cs="Courier New"/>
          <w:sz w:val="20"/>
        </w:rPr>
        <w:t>@</w:t>
      </w:r>
      <w:proofErr w:type="gramEnd"/>
      <w:r w:rsidRPr="007743B8">
        <w:rPr>
          <w:rFonts w:ascii="Courier New" w:hAnsi="Courier New" w:cs="Courier New"/>
          <w:sz w:val="20"/>
        </w:rPr>
        <w:t xml:space="preserve">entityID. </w:t>
      </w:r>
    </w:p>
    <w:p w14:paraId="34DC9D7B" w14:textId="77777777" w:rsidR="00E816FD" w:rsidRPr="007B0978" w:rsidRDefault="00FD6280" w:rsidP="006E5C45">
      <w:pPr>
        <w:pStyle w:val="ListBullet2"/>
      </w:pPr>
      <w:r w:rsidRPr="007B0978">
        <w:rPr>
          <w:rStyle w:val="XMLname"/>
        </w:rPr>
        <w:t>start</w:t>
      </w:r>
      <w:r w:rsidRPr="007B0978">
        <w:t xml:space="preserve"> </w:t>
      </w:r>
      <w:proofErr w:type="spellStart"/>
      <w:r w:rsidRPr="007B0978">
        <w:rPr>
          <w:i/>
          <w:iCs/>
        </w:rPr>
        <w:t>xs:int</w:t>
      </w:r>
      <w:proofErr w:type="spellEnd"/>
      <w:r w:rsidRPr="007B0978">
        <w:t xml:space="preserve">: (optional) The starting index for results returned. Defaults to 1, which indexes the first organization matching the search parameters </w:t>
      </w:r>
    </w:p>
    <w:p w14:paraId="0E924311" w14:textId="77777777" w:rsidR="00E816FD" w:rsidRPr="007B0978" w:rsidRDefault="00FD6280" w:rsidP="006E5C45">
      <w:pPr>
        <w:pStyle w:val="ListBullet2"/>
      </w:pPr>
      <w:r w:rsidRPr="007B0978">
        <w:rPr>
          <w:rStyle w:val="XMLname"/>
        </w:rPr>
        <w:t>max</w:t>
      </w:r>
      <w:r w:rsidRPr="007B0978">
        <w:t xml:space="preserve"> </w:t>
      </w:r>
      <w:proofErr w:type="spellStart"/>
      <w:r w:rsidRPr="007B0978">
        <w:rPr>
          <w:i/>
          <w:iCs/>
        </w:rPr>
        <w:t>xs:int</w:t>
      </w:r>
      <w:proofErr w:type="spellEnd"/>
      <w:r w:rsidRPr="007B0978">
        <w:t xml:space="preserve">: (optional) The maximum number of results returned. A value of less than zero implies no maximum. </w:t>
      </w:r>
    </w:p>
    <w:p w14:paraId="1C238C50" w14:textId="77777777" w:rsidR="00E816FD" w:rsidRPr="007B0978" w:rsidRDefault="00FD6280" w:rsidP="006E5C45">
      <w:pPr>
        <w:pStyle w:val="ListBullet2"/>
      </w:pPr>
      <w:r w:rsidRPr="007B0978">
        <w:rPr>
          <w:rStyle w:val="XMLname"/>
        </w:rPr>
        <w:t>record</w:t>
      </w:r>
      <w:r w:rsidRPr="007B0978">
        <w:t xml:space="preserve"> </w:t>
      </w:r>
      <w:proofErr w:type="spellStart"/>
      <w:proofErr w:type="gramStart"/>
      <w:r w:rsidRPr="007B0978">
        <w:rPr>
          <w:i/>
          <w:iCs/>
        </w:rPr>
        <w:t>csd:record</w:t>
      </w:r>
      <w:proofErr w:type="spellEnd"/>
      <w:proofErr w:type="gramEnd"/>
      <w:r w:rsidRPr="007B0978">
        <w:rPr>
          <w:i/>
          <w:iCs/>
        </w:rPr>
        <w:t xml:space="preserve"> </w:t>
      </w:r>
      <w:r w:rsidRPr="007B0978">
        <w:t xml:space="preserve">: (optional) A child element to limit results according to </w:t>
      </w:r>
    </w:p>
    <w:p w14:paraId="1ACAA830" w14:textId="4625D744" w:rsidR="00E816FD" w:rsidRPr="007B0978" w:rsidRDefault="00FD6280" w:rsidP="006E5C45">
      <w:pPr>
        <w:pStyle w:val="ListBullet3"/>
      </w:pPr>
      <w:proofErr w:type="gramStart"/>
      <w:r w:rsidRPr="007B0978">
        <w:rPr>
          <w:rStyle w:val="XMLname"/>
        </w:rPr>
        <w:t>@status</w:t>
      </w:r>
      <w:proofErr w:type="gram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 result set </w:t>
      </w:r>
      <w:r w:rsidR="00C066D9">
        <w:t>shall</w:t>
      </w:r>
      <w:r w:rsidR="00C066D9" w:rsidRPr="007B0978">
        <w:t xml:space="preserve"> </w:t>
      </w:r>
      <w:r w:rsidRPr="007B0978">
        <w:t xml:space="preserve">be restricted to those organizations whose </w:t>
      </w:r>
      <w:proofErr w:type="gramStart"/>
      <w:r w:rsidRPr="007B0978">
        <w:rPr>
          <w:rStyle w:val="XMLname"/>
        </w:rPr>
        <w:t>record/@</w:t>
      </w:r>
      <w:proofErr w:type="gramEnd"/>
      <w:r w:rsidRPr="007B0978">
        <w:rPr>
          <w:rStyle w:val="XMLname"/>
        </w:rPr>
        <w:t>status</w:t>
      </w:r>
      <w:r w:rsidRPr="007B0978">
        <w:t xml:space="preserve"> equals this value. Case insensitive. </w:t>
      </w:r>
    </w:p>
    <w:p w14:paraId="6BA30C15" w14:textId="34C018F5" w:rsidR="00E816FD" w:rsidRPr="007B0978" w:rsidRDefault="00FD6280" w:rsidP="006E5C45">
      <w:pPr>
        <w:pStyle w:val="ListBullet3"/>
      </w:pPr>
      <w:proofErr w:type="gramStart"/>
      <w:r w:rsidRPr="007B0978">
        <w:rPr>
          <w:rStyle w:val="XMLname"/>
        </w:rPr>
        <w:lastRenderedPageBreak/>
        <w:t>@updated</w:t>
      </w:r>
      <w:proofErr w:type="gramEnd"/>
      <w:r w:rsidRPr="007B0978">
        <w:t xml:space="preserve"> </w:t>
      </w:r>
      <w:proofErr w:type="spellStart"/>
      <w:proofErr w:type="gramStart"/>
      <w:r w:rsidRPr="007B0978">
        <w:rPr>
          <w:i/>
          <w:iCs/>
        </w:rPr>
        <w:t>xs:dateTime</w:t>
      </w:r>
      <w:proofErr w:type="spellEnd"/>
      <w:proofErr w:type="gramEnd"/>
      <w:r w:rsidRPr="007B0978">
        <w:t xml:space="preserve">: (optional) If present and contains a non-empty value, the result set </w:t>
      </w:r>
      <w:r w:rsidR="00C066D9">
        <w:t>shall</w:t>
      </w:r>
      <w:r w:rsidR="00C066D9" w:rsidRPr="007B0978">
        <w:t xml:space="preserve"> </w:t>
      </w:r>
      <w:r w:rsidRPr="007B0978">
        <w:t>be restricted to those organizations whose</w:t>
      </w:r>
      <w:r w:rsidRPr="007B0978">
        <w:rPr>
          <w:rStyle w:val="XMLname"/>
        </w:rPr>
        <w:t xml:space="preserve"> </w:t>
      </w:r>
      <w:proofErr w:type="gramStart"/>
      <w:r w:rsidRPr="007B0978">
        <w:rPr>
          <w:rStyle w:val="XMLname"/>
        </w:rPr>
        <w:t>record/@</w:t>
      </w:r>
      <w:proofErr w:type="gramEnd"/>
      <w:r w:rsidRPr="007B0978">
        <w:rPr>
          <w:rStyle w:val="XMLname"/>
        </w:rPr>
        <w:t>updated</w:t>
      </w:r>
      <w:r w:rsidRPr="007B0978">
        <w:t xml:space="preserve"> is at least the given value. </w:t>
      </w:r>
    </w:p>
    <w:p w14:paraId="691368E1" w14:textId="77777777" w:rsidR="00FD6280" w:rsidRPr="007B0978" w:rsidRDefault="00FD6280" w:rsidP="00B72340"/>
    <w:p w14:paraId="28AB6545" w14:textId="6143FECB" w:rsidR="009872C4" w:rsidRPr="007B0978" w:rsidRDefault="00FD6280" w:rsidP="00980F20">
      <w:pPr>
        <w:pStyle w:val="XMLFragment"/>
        <w:rPr>
          <w:noProof w:val="0"/>
          <w:color w:val="000096"/>
          <w:szCs w:val="24"/>
        </w:rPr>
      </w:pPr>
      <w:r w:rsidRPr="007B0978">
        <w:rPr>
          <w:noProof w:val="0"/>
          <w:color w:val="000096"/>
          <w:szCs w:val="24"/>
        </w:rPr>
        <w:t>&lt;</w:t>
      </w:r>
      <w:proofErr w:type="spellStart"/>
      <w:r w:rsidRPr="007B0978">
        <w:rPr>
          <w:noProof w:val="0"/>
          <w:color w:val="000096"/>
          <w:szCs w:val="24"/>
        </w:rPr>
        <w:t>careServicesRequest</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3F7D68" w:rsidRPr="00E147BD">
        <w:rPr>
          <w:noProof w:val="0"/>
          <w:color w:val="F5844C"/>
          <w:szCs w:val="24"/>
        </w:rPr>
        <w:t>urn=</w:t>
      </w:r>
      <w:r w:rsidR="003F7D68" w:rsidRPr="00E147BD">
        <w:rPr>
          <w:noProof w:val="0"/>
          <w:color w:val="993300"/>
          <w:szCs w:val="24"/>
        </w:rPr>
        <w:t>'</w:t>
      </w:r>
      <w:proofErr w:type="gramStart"/>
      <w:r w:rsidR="003F7D68" w:rsidRPr="00E147BD">
        <w:rPr>
          <w:noProof w:val="0"/>
          <w:color w:val="993300"/>
          <w:szCs w:val="24"/>
        </w:rPr>
        <w:t>urn:ihe</w:t>
      </w:r>
      <w:proofErr w:type="gramEnd"/>
      <w:r w:rsidR="003F7D68" w:rsidRPr="00E147BD">
        <w:rPr>
          <w:noProof w:val="0"/>
          <w:color w:val="993300"/>
          <w:szCs w:val="24"/>
        </w:rPr>
        <w:t>:</w:t>
      </w:r>
      <w:proofErr w:type="gramStart"/>
      <w:r w:rsidR="003F7D68" w:rsidRPr="00E147BD">
        <w:rPr>
          <w:noProof w:val="0"/>
          <w:color w:val="993300"/>
          <w:szCs w:val="24"/>
        </w:rPr>
        <w:t>iti:csd</w:t>
      </w:r>
      <w:proofErr w:type="gramEnd"/>
      <w:r w:rsidR="003F7D68" w:rsidRPr="00E147BD">
        <w:rPr>
          <w:noProof w:val="0"/>
          <w:color w:val="993300"/>
          <w:szCs w:val="24"/>
        </w:rPr>
        <w:t>:</w:t>
      </w:r>
      <w:proofErr w:type="gramStart"/>
      <w:r w:rsidR="003F7D68" w:rsidRPr="00E147BD">
        <w:rPr>
          <w:noProof w:val="0"/>
          <w:color w:val="993300"/>
          <w:szCs w:val="24"/>
        </w:rPr>
        <w:t>2014:stored</w:t>
      </w:r>
      <w:proofErr w:type="gramEnd"/>
      <w:r w:rsidR="003F7D68" w:rsidRPr="00E147BD">
        <w:rPr>
          <w:noProof w:val="0"/>
          <w:color w:val="993300"/>
          <w:szCs w:val="24"/>
        </w:rPr>
        <w:t>-</w:t>
      </w:r>
      <w:proofErr w:type="gramStart"/>
      <w:r w:rsidR="003F7D68" w:rsidRPr="00E147BD">
        <w:rPr>
          <w:noProof w:val="0"/>
          <w:color w:val="993300"/>
          <w:szCs w:val="24"/>
        </w:rPr>
        <w:t>function:organization</w:t>
      </w:r>
      <w:proofErr w:type="gramEnd"/>
      <w:r w:rsidR="003F7D68" w:rsidRPr="00E147BD">
        <w:rPr>
          <w:noProof w:val="0"/>
          <w:color w:val="993300"/>
          <w:szCs w:val="24"/>
        </w:rPr>
        <w:t>-search'</w:t>
      </w:r>
      <w:r w:rsidRPr="007B0978">
        <w:rPr>
          <w:noProof w:val="0"/>
          <w:color w:val="000096"/>
          <w:szCs w:val="24"/>
        </w:rPr>
        <w:t>&gt;</w:t>
      </w:r>
    </w:p>
    <w:p w14:paraId="5258C043" w14:textId="77777777" w:rsidR="009872C4" w:rsidRPr="007B0978" w:rsidRDefault="009872C4" w:rsidP="00980F20">
      <w:pPr>
        <w:pStyle w:val="XMLFragment"/>
        <w:rPr>
          <w:noProof w:val="0"/>
          <w:color w:val="000096"/>
          <w:szCs w:val="24"/>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codedType</w:t>
      </w:r>
      <w:proofErr w:type="spellEnd"/>
      <w:r w:rsidR="00FD6280" w:rsidRPr="007B0978">
        <w:rPr>
          <w:noProof w:val="0"/>
          <w:color w:val="F5844C"/>
          <w:szCs w:val="24"/>
        </w:rPr>
        <w:t xml:space="preserve"> </w:t>
      </w:r>
      <w:proofErr w:type="spellStart"/>
      <w:r w:rsidR="00FD6280" w:rsidRPr="007B0978">
        <w:rPr>
          <w:noProof w:val="0"/>
          <w:color w:val="F5844C"/>
          <w:szCs w:val="24"/>
        </w:rPr>
        <w:t>codingSchema</w:t>
      </w:r>
      <w:proofErr w:type="spellEnd"/>
      <w:r w:rsidR="00FD6280" w:rsidRPr="007B0978">
        <w:rPr>
          <w:noProof w:val="0"/>
          <w:color w:val="FF8040"/>
          <w:szCs w:val="24"/>
        </w:rPr>
        <w:t>=</w:t>
      </w:r>
      <w:r w:rsidR="00FD6280" w:rsidRPr="007B0978">
        <w:rPr>
          <w:noProof w:val="0"/>
          <w:color w:val="993300"/>
          <w:szCs w:val="24"/>
        </w:rPr>
        <w:t>"moh.gov.rw"</w:t>
      </w:r>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"FBO"</w:t>
      </w:r>
      <w:r w:rsidR="00FD6280" w:rsidRPr="007B0978">
        <w:rPr>
          <w:noProof w:val="0"/>
          <w:color w:val="F5844C"/>
          <w:szCs w:val="24"/>
        </w:rPr>
        <w:t xml:space="preserve"> </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Kigali</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31D4AD06" w14:textId="77777777" w:rsidR="00FD6280" w:rsidRPr="007B0978" w:rsidRDefault="009872C4" w:rsidP="00980F20">
      <w:pPr>
        <w:pStyle w:val="XMLFragment"/>
        <w:rPr>
          <w:noProof w:val="0"/>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w:t>
      </w:r>
      <w:proofErr w:type="spellStart"/>
      <w:r w:rsidR="00FD6280" w:rsidRPr="007B0978">
        <w:rPr>
          <w:noProof w:val="0"/>
          <w:color w:val="000096"/>
          <w:szCs w:val="24"/>
        </w:rPr>
        <w:t>careServicesRequest</w:t>
      </w:r>
      <w:proofErr w:type="spellEnd"/>
      <w:r w:rsidR="00FD6280" w:rsidRPr="007B0978">
        <w:rPr>
          <w:noProof w:val="0"/>
          <w:color w:val="000096"/>
          <w:szCs w:val="24"/>
        </w:rPr>
        <w:t>&gt;</w:t>
      </w:r>
      <w:r w:rsidR="00FD6280" w:rsidRPr="007B0978">
        <w:rPr>
          <w:noProof w:val="0"/>
          <w:color w:val="000000"/>
          <w:szCs w:val="24"/>
        </w:rPr>
        <w:t xml:space="preserve">         </w:t>
      </w:r>
    </w:p>
    <w:p w14:paraId="46FE7B1F" w14:textId="26A50D32" w:rsidR="00FD6280" w:rsidRPr="007B0978" w:rsidRDefault="00FD6280" w:rsidP="00B72340">
      <w:pPr>
        <w:pStyle w:val="FigureTitle"/>
      </w:pPr>
      <w:r w:rsidRPr="007B0978">
        <w:t>Figure 3.73.4.1.2.1-1</w:t>
      </w:r>
      <w:r w:rsidR="008B268F" w:rsidRPr="007B0978">
        <w:t>:</w:t>
      </w:r>
      <w:r w:rsidRPr="007B0978">
        <w:t xml:space="preserve"> Example </w:t>
      </w:r>
      <w:proofErr w:type="spellStart"/>
      <w:r w:rsidRPr="007B0978">
        <w:t>careServicesRequest</w:t>
      </w:r>
      <w:proofErr w:type="spellEnd"/>
    </w:p>
    <w:p w14:paraId="326D2505" w14:textId="77777777" w:rsidR="00BE2692" w:rsidRPr="007B0978" w:rsidRDefault="00BE2692" w:rsidP="00AE7FE0">
      <w:pPr>
        <w:pStyle w:val="BodyText"/>
        <w:rPr>
          <w:noProof w:val="0"/>
        </w:rPr>
      </w:pPr>
    </w:p>
    <w:p w14:paraId="40DBC67A" w14:textId="77777777" w:rsidR="00FD6280" w:rsidRPr="007B0978" w:rsidRDefault="00FD6280" w:rsidP="00E147BD">
      <w:pPr>
        <w:pStyle w:val="Heading6"/>
        <w:numPr>
          <w:ilvl w:val="0"/>
          <w:numId w:val="0"/>
        </w:numPr>
      </w:pPr>
      <w:bookmarkStart w:id="244" w:name="_Toc461203704"/>
      <w:r w:rsidRPr="007B0978">
        <w:t>3.73.4.1.2.2 Provider Search</w:t>
      </w:r>
      <w:bookmarkEnd w:id="244"/>
    </w:p>
    <w:p w14:paraId="4A59FF3A" w14:textId="7A08BEC3" w:rsidR="00FD6280" w:rsidRPr="007B0978" w:rsidRDefault="00FD6280" w:rsidP="00EB4AA7">
      <w:pPr>
        <w:pStyle w:val="BodyText"/>
        <w:rPr>
          <w:noProof w:val="0"/>
        </w:rPr>
      </w:pPr>
      <w:r w:rsidRPr="007B0978">
        <w:rPr>
          <w:noProof w:val="0"/>
        </w:rPr>
        <w:t xml:space="preserve">The </w:t>
      </w:r>
      <w:proofErr w:type="spellStart"/>
      <w:r w:rsidRPr="007B0978">
        <w:rPr>
          <w:noProof w:val="0"/>
        </w:rPr>
        <w:t>careServicesFunction</w:t>
      </w:r>
      <w:proofErr w:type="spellEnd"/>
      <w:r w:rsidRPr="007B0978">
        <w:rPr>
          <w:noProof w:val="0"/>
        </w:rPr>
        <w:t xml:space="preserve"> XML required to define the Provider Search </w:t>
      </w:r>
      <w:proofErr w:type="spellStart"/>
      <w:r w:rsidRPr="007B0978">
        <w:rPr>
          <w:noProof w:val="0"/>
        </w:rPr>
        <w:t>careServicesFunction</w:t>
      </w:r>
      <w:proofErr w:type="spellEnd"/>
      <w:r w:rsidRPr="007B0978">
        <w:rPr>
          <w:noProof w:val="0"/>
        </w:rPr>
        <w:t xml:space="preserve"> can be found in</w:t>
      </w:r>
      <w:r w:rsidR="00647A09" w:rsidRPr="007B0978">
        <w:rPr>
          <w:noProof w:val="0"/>
        </w:rPr>
        <w:t xml:space="preserve"> </w:t>
      </w:r>
      <w:r w:rsidR="00541737" w:rsidRPr="007B0978">
        <w:rPr>
          <w:noProof w:val="0"/>
        </w:rPr>
        <w:t>ITI TF-2x:</w:t>
      </w:r>
      <w:r w:rsidR="00D505D7" w:rsidRPr="007B0978">
        <w:rPr>
          <w:noProof w:val="0"/>
        </w:rPr>
        <w:t xml:space="preserve"> A</w:t>
      </w:r>
      <w:r w:rsidR="00647A09" w:rsidRPr="007B0978">
        <w:rPr>
          <w:noProof w:val="0"/>
        </w:rPr>
        <w:t>ppendix Y,</w:t>
      </w:r>
      <w:r w:rsidRPr="007B0978">
        <w:rPr>
          <w:noProof w:val="0"/>
        </w:rPr>
        <w:t xml:space="preserve"> </w:t>
      </w:r>
      <w:r w:rsidR="005E006B" w:rsidRPr="007B0978">
        <w:rPr>
          <w:noProof w:val="0"/>
        </w:rPr>
        <w:t>F</w:t>
      </w:r>
      <w:r w:rsidRPr="007B0978">
        <w:rPr>
          <w:noProof w:val="0"/>
        </w:rPr>
        <w:t>igure Y.3-2</w:t>
      </w:r>
      <w:r w:rsidR="005E006B"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provider</w:t>
      </w:r>
      <w:r w:rsidR="00203491" w:rsidRPr="007B0978">
        <w:rPr>
          <w:noProof w:val="0"/>
          <w:szCs w:val="24"/>
        </w:rPr>
        <w:t xml:space="preserve"> search, see ITI TF-2x: Appendix W.</w:t>
      </w:r>
    </w:p>
    <w:p w14:paraId="79A123CA" w14:textId="77777777" w:rsidR="00FD6280" w:rsidRPr="007B0978" w:rsidRDefault="00FD6280" w:rsidP="009D35B2">
      <w:pPr>
        <w:rPr>
          <w:b/>
        </w:rPr>
      </w:pPr>
      <w:r w:rsidRPr="007B0978">
        <w:rPr>
          <w:b/>
        </w:rPr>
        <w:t>Description</w:t>
      </w:r>
    </w:p>
    <w:p w14:paraId="35E706C7" w14:textId="77777777" w:rsidR="00FD6280" w:rsidRPr="007B0978" w:rsidRDefault="00FD6280" w:rsidP="009D35B2">
      <w:pPr>
        <w:pStyle w:val="NormalWeb"/>
      </w:pPr>
      <w:r w:rsidRPr="007B0978">
        <w:t xml:space="preserve">Performs a search for all providers by name, type, address or ID. </w:t>
      </w:r>
    </w:p>
    <w:p w14:paraId="7AFBC6A6" w14:textId="211A802A" w:rsidR="00FD6280" w:rsidRPr="007B0978" w:rsidRDefault="00FD6280" w:rsidP="009D35B2">
      <w:pPr>
        <w:pStyle w:val="NormalWeb"/>
      </w:pPr>
      <w:r w:rsidRPr="007B0978">
        <w:t xml:space="preserve">The result set consists of all providers matching the </w:t>
      </w:r>
      <w:r w:rsidRPr="007B0978">
        <w:rPr>
          <w:i/>
          <w:iCs/>
        </w:rPr>
        <w:t>search parameters</w:t>
      </w:r>
      <w:r w:rsidRPr="007B0978">
        <w:t xml:space="preserve"> (</w:t>
      </w:r>
      <w:r w:rsidRPr="007B0978">
        <w:rPr>
          <w:rStyle w:val="XMLname"/>
        </w:rPr>
        <w:t>id</w:t>
      </w:r>
      <w:r w:rsidRPr="007B0978">
        <w:t xml:space="preserve">, </w:t>
      </w:r>
      <w:proofErr w:type="spellStart"/>
      <w:r w:rsidRPr="007B0978">
        <w:rPr>
          <w:rStyle w:val="XMLname"/>
        </w:rPr>
        <w:t>otherID</w:t>
      </w:r>
      <w:proofErr w:type="spellEnd"/>
      <w:r w:rsidRPr="007B0978">
        <w:t xml:space="preserve">, </w:t>
      </w:r>
      <w:proofErr w:type="spellStart"/>
      <w:r w:rsidRPr="007B0978">
        <w:rPr>
          <w:rStyle w:val="XMLname"/>
        </w:rPr>
        <w:t>commonName</w:t>
      </w:r>
      <w:proofErr w:type="spellEnd"/>
      <w:r w:rsidRPr="007B0978">
        <w:t xml:space="preserve">, </w:t>
      </w:r>
      <w:proofErr w:type="spellStart"/>
      <w:r w:rsidRPr="007B0978">
        <w:rPr>
          <w:rStyle w:val="XMLname"/>
        </w:rPr>
        <w:t>codedType</w:t>
      </w:r>
      <w:proofErr w:type="spellEnd"/>
      <w:r w:rsidRPr="007B0978">
        <w:t xml:space="preserve"> and </w:t>
      </w:r>
      <w:r w:rsidRPr="007B0978">
        <w:rPr>
          <w:rStyle w:val="XMLname"/>
        </w:rPr>
        <w:t>address</w:t>
      </w:r>
      <w:r w:rsidRPr="007B0978">
        <w:t xml:space="preserve">). </w:t>
      </w:r>
    </w:p>
    <w:p w14:paraId="2800BDA6" w14:textId="77777777" w:rsidR="00FD6280" w:rsidRPr="007B0978" w:rsidRDefault="00FD6280" w:rsidP="009D35B2">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proofErr w:type="gramStart"/>
      <w:r w:rsidRPr="007B0978">
        <w:rPr>
          <w:rStyle w:val="XMLname"/>
        </w:rPr>
        <w:t>record/@</w:t>
      </w:r>
      <w:proofErr w:type="gramEnd"/>
      <w:r w:rsidRPr="007B0978">
        <w:rPr>
          <w:rStyle w:val="XMLname"/>
        </w:rPr>
        <w:t>status</w:t>
      </w:r>
      <w:r w:rsidRPr="007B0978">
        <w:t xml:space="preserve"> and </w:t>
      </w:r>
      <w:proofErr w:type="gramStart"/>
      <w:r w:rsidRPr="007B0978">
        <w:rPr>
          <w:rStyle w:val="XMLname"/>
        </w:rPr>
        <w:t>record/@</w:t>
      </w:r>
      <w:proofErr w:type="gramEnd"/>
      <w:r w:rsidRPr="007B0978">
        <w:rPr>
          <w:rStyle w:val="XMLname"/>
        </w:rPr>
        <w:t>updated</w:t>
      </w:r>
      <w:r w:rsidRPr="007B0978">
        <w:t xml:space="preserve">). An ordering of the result set is not specified. </w:t>
      </w:r>
    </w:p>
    <w:p w14:paraId="3F786026" w14:textId="089294BB" w:rsidR="00FD6280" w:rsidRPr="007B0978" w:rsidRDefault="00FD6280" w:rsidP="009D35B2">
      <w:pPr>
        <w:pStyle w:val="NormalWeb"/>
      </w:pPr>
      <w:r w:rsidRPr="007B0978">
        <w:rPr>
          <w:rStyle w:val="attribute"/>
        </w:rPr>
        <w:t>Content-Type: text/xml</w:t>
      </w:r>
      <w:r w:rsidRPr="007B0978">
        <w:br/>
      </w:r>
      <w:r w:rsidR="00D52100" w:rsidRPr="007B0978">
        <w:rPr>
          <w:rStyle w:val="attribute"/>
        </w:rPr>
        <w:t xml:space="preserve">URN: </w:t>
      </w:r>
      <w:proofErr w:type="gramStart"/>
      <w:r w:rsidR="00D52100" w:rsidRPr="007B0978">
        <w:rPr>
          <w:rStyle w:val="attribute"/>
        </w:rPr>
        <w:t>urn:ihe</w:t>
      </w:r>
      <w:proofErr w:type="gramEnd"/>
      <w:r w:rsidR="00D52100" w:rsidRPr="007B0978">
        <w:rPr>
          <w:rStyle w:val="attribute"/>
        </w:rPr>
        <w:t>:</w:t>
      </w:r>
      <w:proofErr w:type="gramStart"/>
      <w:r w:rsidR="00D52100" w:rsidRPr="007B0978">
        <w:rPr>
          <w:rStyle w:val="attribute"/>
        </w:rPr>
        <w:t>iti:csd</w:t>
      </w:r>
      <w:proofErr w:type="gramEnd"/>
      <w:r w:rsidR="00D52100" w:rsidRPr="007B0978">
        <w:rPr>
          <w:rStyle w:val="attribute"/>
        </w:rPr>
        <w:t>:</w:t>
      </w:r>
      <w:proofErr w:type="gramStart"/>
      <w:r w:rsidR="00D52100" w:rsidRPr="007B0978">
        <w:rPr>
          <w:rStyle w:val="attribute"/>
        </w:rPr>
        <w:t>2014:stored</w:t>
      </w:r>
      <w:proofErr w:type="gramEnd"/>
      <w:r w:rsidR="00D52100" w:rsidRPr="007B0978">
        <w:rPr>
          <w:rStyle w:val="attribute"/>
        </w:rPr>
        <w:t>-</w:t>
      </w:r>
      <w:proofErr w:type="gramStart"/>
      <w:r w:rsidR="00D52100" w:rsidRPr="007B0978">
        <w:rPr>
          <w:rStyle w:val="attribute"/>
        </w:rPr>
        <w:t>function:provider</w:t>
      </w:r>
      <w:proofErr w:type="gramEnd"/>
      <w:r w:rsidR="00D52100" w:rsidRPr="007B0978">
        <w:rPr>
          <w:rStyle w:val="attribute"/>
        </w:rPr>
        <w:t>-search</w:t>
      </w:r>
    </w:p>
    <w:p w14:paraId="080D594A" w14:textId="77777777" w:rsidR="00FD6280" w:rsidRPr="007B0978" w:rsidRDefault="00FD6280" w:rsidP="009D35B2">
      <w:pPr>
        <w:rPr>
          <w:b/>
        </w:rPr>
      </w:pPr>
      <w:r w:rsidRPr="007B0978">
        <w:rPr>
          <w:b/>
        </w:rPr>
        <w:t>Response</w:t>
      </w:r>
    </w:p>
    <w:p w14:paraId="03272A4D" w14:textId="77777777" w:rsidR="00FD6280" w:rsidRPr="007B0978" w:rsidRDefault="00FD6280" w:rsidP="009D35B2">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proofErr w:type="spellStart"/>
      <w:proofErr w:type="gramStart"/>
      <w:r w:rsidRPr="007B0978">
        <w:rPr>
          <w:rStyle w:val="XMLname"/>
        </w:rPr>
        <w:t>providerDirectory</w:t>
      </w:r>
      <w:proofErr w:type="spellEnd"/>
      <w:proofErr w:type="gramEnd"/>
      <w:r w:rsidRPr="007B0978">
        <w:t xml:space="preserve"> element and consists of the full content of the </w:t>
      </w:r>
      <w:r w:rsidRPr="007B0978">
        <w:rPr>
          <w:rStyle w:val="XMLname"/>
        </w:rPr>
        <w:t>provider</w:t>
      </w:r>
      <w:r w:rsidRPr="007B0978">
        <w:t xml:space="preserve"> elements of matching providers as maintained by the Care Services </w:t>
      </w:r>
      <w:proofErr w:type="spellStart"/>
      <w:r w:rsidRPr="007B0978">
        <w:t>InfoManager</w:t>
      </w:r>
      <w:proofErr w:type="spellEnd"/>
      <w:r w:rsidRPr="007B0978">
        <w:t xml:space="preserve">. </w:t>
      </w:r>
    </w:p>
    <w:p w14:paraId="108E8B37" w14:textId="77777777" w:rsidR="00FD6280" w:rsidRPr="007B0978" w:rsidRDefault="00FD6280" w:rsidP="009D35B2">
      <w:pPr>
        <w:rPr>
          <w:b/>
        </w:rPr>
      </w:pPr>
      <w:r w:rsidRPr="007B0978">
        <w:rPr>
          <w:b/>
        </w:rPr>
        <w:t>Parameters</w:t>
      </w:r>
    </w:p>
    <w:p w14:paraId="477F7C26" w14:textId="7A607B62" w:rsidR="00E816FD" w:rsidRPr="007B0978" w:rsidRDefault="00FD6280" w:rsidP="006E5C45">
      <w:pPr>
        <w:pStyle w:val="BodyText"/>
        <w:rPr>
          <w:noProof w:val="0"/>
        </w:rPr>
      </w:pPr>
      <w:r w:rsidRPr="007B0978">
        <w:rPr>
          <w:noProof w:val="0"/>
        </w:rPr>
        <w:t>Query Parameters are defined (formatted as per the XFORMS core model specification) as the content of following</w:t>
      </w:r>
      <w:r w:rsidR="008C2ADD" w:rsidRPr="007B0978">
        <w:rPr>
          <w:noProof w:val="0"/>
        </w:rPr>
        <w:t xml:space="preserve"> elements relative to the </w:t>
      </w:r>
      <w:proofErr w:type="spellStart"/>
      <w:r w:rsidR="008C2ADD" w:rsidRPr="007B0978">
        <w:rPr>
          <w:rStyle w:val="XMLname"/>
          <w:noProof w:val="0"/>
        </w:rPr>
        <w:t>requestParams</w:t>
      </w:r>
      <w:proofErr w:type="spellEnd"/>
      <w:r w:rsidR="008C2ADD" w:rsidRPr="007B0978">
        <w:rPr>
          <w:noProof w:val="0"/>
        </w:rPr>
        <w:t xml:space="preserve"> child element of </w:t>
      </w:r>
      <w:r w:rsidR="008C2ADD" w:rsidRPr="007B0978">
        <w:rPr>
          <w:rStyle w:val="XMLname"/>
          <w:noProof w:val="0"/>
        </w:rPr>
        <w:t>function:</w:t>
      </w:r>
    </w:p>
    <w:p w14:paraId="00CA8D02" w14:textId="25175E58" w:rsidR="00E816FD" w:rsidRPr="007B0978" w:rsidRDefault="00FD6280" w:rsidP="006E5C45">
      <w:pPr>
        <w:pStyle w:val="ListBullet2"/>
      </w:pPr>
      <w:r w:rsidRPr="007B0978">
        <w:rPr>
          <w:rStyle w:val="XMLname"/>
        </w:rPr>
        <w:t>id</w:t>
      </w:r>
      <w:r w:rsidRPr="007B0978">
        <w:t xml:space="preserve"> </w:t>
      </w:r>
      <w:proofErr w:type="spellStart"/>
      <w:proofErr w:type="gramStart"/>
      <w:r w:rsidRPr="007B0978">
        <w:rPr>
          <w:i/>
          <w:iCs/>
        </w:rPr>
        <w:t>csd:uniqueID</w:t>
      </w:r>
      <w:proofErr w:type="spellEnd"/>
      <w:proofErr w:type="gramEnd"/>
      <w:r w:rsidRPr="007B0978">
        <w:t xml:space="preserve">: (optional) If present and </w:t>
      </w:r>
      <w:proofErr w:type="gramStart"/>
      <w:r w:rsidRPr="007B0978">
        <w:t xml:space="preserve">the </w:t>
      </w:r>
      <w:r w:rsidR="00436711" w:rsidRPr="00E147BD">
        <w:rPr>
          <w:rStyle w:val="XMLname"/>
        </w:rPr>
        <w:t>@</w:t>
      </w:r>
      <w:proofErr w:type="gramEnd"/>
      <w:r w:rsidR="00436711" w:rsidRPr="00E147BD">
        <w:rPr>
          <w:rStyle w:val="XMLname"/>
        </w:rPr>
        <w:t>entityID</w:t>
      </w:r>
      <w:r w:rsidR="00436711" w:rsidRPr="007B0978">
        <w:t xml:space="preserve"> </w:t>
      </w:r>
      <w:r w:rsidRPr="007B0978">
        <w:t>attribute contains a non-empty value, it is a</w:t>
      </w:r>
      <w:r w:rsidR="00EB6324" w:rsidRPr="007B0978">
        <w:t>n</w:t>
      </w:r>
      <w:r w:rsidRPr="007B0978">
        <w:t xml:space="preserve"> ID which uniquely identifies a provider. This is an exact match. </w:t>
      </w:r>
    </w:p>
    <w:p w14:paraId="759038F9" w14:textId="257207B4" w:rsidR="00E816FD" w:rsidRPr="007B0978" w:rsidRDefault="00FD6280" w:rsidP="006E5C45">
      <w:pPr>
        <w:pStyle w:val="ListBullet2"/>
      </w:pPr>
      <w:proofErr w:type="spellStart"/>
      <w:r w:rsidRPr="007B0978">
        <w:rPr>
          <w:rStyle w:val="XMLname"/>
        </w:rPr>
        <w:lastRenderedPageBreak/>
        <w:t>otherID</w:t>
      </w:r>
      <w:proofErr w:type="spellEnd"/>
      <w:r w:rsidRPr="007B0978">
        <w:t xml:space="preserve"> </w:t>
      </w:r>
      <w:proofErr w:type="spellStart"/>
      <w:proofErr w:type="gramStart"/>
      <w:r w:rsidRPr="007B0978">
        <w:rPr>
          <w:i/>
          <w:iCs/>
        </w:rPr>
        <w:t>csd:otherID</w:t>
      </w:r>
      <w:proofErr w:type="spellEnd"/>
      <w:proofErr w:type="gramEnd"/>
      <w:r w:rsidRPr="007B0978">
        <w:t xml:space="preserve">: (optional) If present and the </w:t>
      </w:r>
      <w:r w:rsidRPr="007B0978">
        <w:rPr>
          <w:rStyle w:val="XMLname"/>
        </w:rPr>
        <w:t>@assigningAuthorityName</w:t>
      </w:r>
      <w:r w:rsidRPr="007B0978">
        <w:t xml:space="preserve"> attribute contains a non-empty value, then the result set is restricted to only those providers which have </w:t>
      </w:r>
      <w:proofErr w:type="gramStart"/>
      <w:r w:rsidRPr="007B0978">
        <w:t>a</w:t>
      </w:r>
      <w:proofErr w:type="gramEnd"/>
      <w:r w:rsidRPr="007B0978">
        <w:t xml:space="preserve"> </w:t>
      </w:r>
      <w:proofErr w:type="spellStart"/>
      <w:r w:rsidRPr="007B0978">
        <w:rPr>
          <w:rStyle w:val="XMLname"/>
        </w:rPr>
        <w:t>otherID</w:t>
      </w:r>
      <w:proofErr w:type="spellEnd"/>
      <w:r w:rsidRPr="007B0978">
        <w:t xml:space="preserve"> with the given </w:t>
      </w:r>
      <w:r w:rsidRPr="007B0978">
        <w:rPr>
          <w:rStyle w:val="XMLname"/>
        </w:rPr>
        <w:t>@assig</w:t>
      </w:r>
      <w:r w:rsidR="00EB6324" w:rsidRPr="007B0978">
        <w:rPr>
          <w:rStyle w:val="XMLname"/>
        </w:rPr>
        <w:t>n</w:t>
      </w:r>
      <w:r w:rsidRPr="007B0978">
        <w:rPr>
          <w:rStyle w:val="XMLname"/>
        </w:rPr>
        <w:t>ingAuthorityName</w:t>
      </w:r>
      <w:r w:rsidRPr="007B0978">
        <w:t xml:space="preserve"> and </w:t>
      </w:r>
      <w:r w:rsidRPr="007B0978">
        <w:rPr>
          <w:rStyle w:val="XMLname"/>
        </w:rPr>
        <w:t>@code</w:t>
      </w:r>
      <w:r w:rsidRPr="007B0978">
        <w:t xml:space="preserve"> </w:t>
      </w:r>
    </w:p>
    <w:p w14:paraId="38E6B1F4" w14:textId="488A2CE5" w:rsidR="00E816FD" w:rsidRPr="007B0978" w:rsidRDefault="00FD6280" w:rsidP="006E5C45">
      <w:pPr>
        <w:pStyle w:val="ListBullet2"/>
      </w:pPr>
      <w:proofErr w:type="spellStart"/>
      <w:r w:rsidRPr="007B0978">
        <w:rPr>
          <w:rStyle w:val="XMLname"/>
        </w:rPr>
        <w:t>commonName</w:t>
      </w:r>
      <w:proofErr w:type="spell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then the result set </w:t>
      </w:r>
      <w:r w:rsidR="00C066D9">
        <w:t>shall</w:t>
      </w:r>
      <w:r w:rsidR="00C066D9" w:rsidRPr="007B0978">
        <w:t xml:space="preserve"> </w:t>
      </w:r>
      <w:r w:rsidRPr="007B0978">
        <w:t xml:space="preserve">be restricted to those providers which have a </w:t>
      </w:r>
      <w:r w:rsidRPr="007B0978">
        <w:rPr>
          <w:rStyle w:val="XMLname"/>
        </w:rPr>
        <w:t>demographic/name/</w:t>
      </w:r>
      <w:proofErr w:type="spellStart"/>
      <w:r w:rsidRPr="007B0978">
        <w:rPr>
          <w:rStyle w:val="XMLname"/>
        </w:rPr>
        <w:t>commonName</w:t>
      </w:r>
      <w:proofErr w:type="spellEnd"/>
      <w:r w:rsidRPr="007B0978">
        <w:t xml:space="preserve"> this value. Case insensitive. </w:t>
      </w:r>
    </w:p>
    <w:p w14:paraId="18A5230F" w14:textId="77777777" w:rsidR="00CB4B92" w:rsidRPr="007B0978" w:rsidRDefault="00CB4B92" w:rsidP="00CB4B92">
      <w:pPr>
        <w:pStyle w:val="ListBullet2"/>
        <w:rPr>
          <w:rFonts w:ascii="Times" w:hAnsi="Times" w:cs="Times"/>
        </w:rPr>
      </w:pPr>
      <w:r w:rsidRPr="007B0978">
        <w:rPr>
          <w:rStyle w:val="XMLname"/>
        </w:rPr>
        <w:t>organizations</w:t>
      </w:r>
      <w:r w:rsidRPr="007B0978">
        <w:t xml:space="preserve"> </w:t>
      </w:r>
      <w:r w:rsidRPr="007B0978">
        <w:rPr>
          <w:rFonts w:ascii="Times" w:hAnsi="Times" w:cs="Times"/>
          <w:i/>
          <w:iCs/>
        </w:rPr>
        <w:t>element</w:t>
      </w:r>
      <w:r w:rsidRPr="007B0978">
        <w:t xml:space="preserve"> (optional) </w:t>
      </w:r>
    </w:p>
    <w:p w14:paraId="123EB47E" w14:textId="0DCCE401" w:rsidR="00CB4B92" w:rsidRPr="007B0978" w:rsidRDefault="00CB4B92" w:rsidP="00F97321">
      <w:pPr>
        <w:pStyle w:val="ListBullet2"/>
        <w:tabs>
          <w:tab w:val="clear" w:pos="720"/>
          <w:tab w:val="num" w:pos="1080"/>
        </w:tabs>
        <w:ind w:left="1080"/>
        <w:rPr>
          <w:rFonts w:ascii="Times" w:hAnsi="Times" w:cs="Times"/>
        </w:rPr>
      </w:pPr>
      <w:r w:rsidRPr="007B0978">
        <w:rPr>
          <w:rStyle w:val="XMLname"/>
        </w:rPr>
        <w:t>organization</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w:t>
      </w:r>
      <w:proofErr w:type="gramStart"/>
      <w:r w:rsidRPr="007B0978">
        <w:t xml:space="preserve">) </w:t>
      </w:r>
      <w:r w:rsidR="005E006B" w:rsidRPr="007B0978">
        <w:t>.</w:t>
      </w:r>
      <w:proofErr w:type="gramEnd"/>
      <w:r w:rsidR="005E006B" w:rsidRPr="007B0978">
        <w:t xml:space="preserve"> </w:t>
      </w:r>
      <w:r w:rsidRPr="007B0978">
        <w:t xml:space="preserve">Any </w:t>
      </w:r>
      <w:r w:rsidRPr="007B0978">
        <w:rPr>
          <w:rStyle w:val="XMLname"/>
        </w:rPr>
        <w:t>organization</w:t>
      </w:r>
      <w:r w:rsidRPr="007B0978">
        <w:t xml:space="preserve"> child element of </w:t>
      </w:r>
      <w:r w:rsidRPr="007B0978">
        <w:rPr>
          <w:rStyle w:val="XMLname"/>
        </w:rPr>
        <w:t>organizations</w:t>
      </w:r>
      <w:r w:rsidRPr="007B0978">
        <w:rPr>
          <w:rFonts w:ascii="Courier New" w:hAnsi="Courier New" w:cs="Courier New"/>
        </w:rPr>
        <w:t xml:space="preserve"> </w:t>
      </w:r>
      <w:r w:rsidRPr="007B0978">
        <w:t xml:space="preserve">has </w:t>
      </w:r>
      <w:proofErr w:type="gramStart"/>
      <w:r w:rsidRPr="007B0978">
        <w:t xml:space="preserve">an </w:t>
      </w:r>
      <w:r w:rsidR="00664B1F" w:rsidRPr="00E147BD">
        <w:rPr>
          <w:rStyle w:val="XMLname"/>
        </w:rPr>
        <w:t>@</w:t>
      </w:r>
      <w:proofErr w:type="gramEnd"/>
      <w:r w:rsidR="00664B1F" w:rsidRPr="00E147BD">
        <w:rPr>
          <w:rStyle w:val="XMLname"/>
        </w:rPr>
        <w:t>entityID</w:t>
      </w:r>
      <w:r w:rsidR="00664B1F" w:rsidRPr="007B0978">
        <w:t xml:space="preserve"> </w:t>
      </w:r>
      <w:r w:rsidRPr="007B0978">
        <w:t>attribute</w:t>
      </w:r>
      <w:r w:rsidR="005E006B" w:rsidRPr="007B0978">
        <w:t xml:space="preserve">. </w:t>
      </w:r>
      <w:r w:rsidRPr="007B0978">
        <w:t xml:space="preserve">If the set </w:t>
      </w:r>
      <w:r w:rsidRPr="007B0978">
        <w:rPr>
          <w:rStyle w:val="XMLname"/>
        </w:rPr>
        <w:t>organizations/</w:t>
      </w:r>
      <w:proofErr w:type="gramStart"/>
      <w:r w:rsidRPr="007B0978">
        <w:rPr>
          <w:rStyle w:val="XMLname"/>
        </w:rPr>
        <w:t>organization/</w:t>
      </w:r>
      <w:r w:rsidR="007039B7" w:rsidRPr="007B0978">
        <w:rPr>
          <w:rStyle w:val="XMLname"/>
        </w:rPr>
        <w:t>@</w:t>
      </w:r>
      <w:proofErr w:type="gramEnd"/>
      <w:r w:rsidR="007039B7" w:rsidRPr="007B0978">
        <w:rPr>
          <w:rStyle w:val="XMLname"/>
        </w:rPr>
        <w:t>entityID</w:t>
      </w:r>
      <w:r w:rsidRPr="007B0978">
        <w:t xml:space="preserve"> in the request is non-empty, then the provider result set shall be further restricted to those providers such that there is a non-empty intersection between this set and the provider’s attribute set </w:t>
      </w:r>
      <w:r w:rsidRPr="007B0978">
        <w:rPr>
          <w:rStyle w:val="XMLname"/>
        </w:rPr>
        <w:t>organizations/</w:t>
      </w:r>
      <w:proofErr w:type="gramStart"/>
      <w:r w:rsidRPr="007B0978">
        <w:rPr>
          <w:rStyle w:val="XMLname"/>
        </w:rPr>
        <w:t>organization/</w:t>
      </w:r>
      <w:r w:rsidR="006623EF" w:rsidRPr="007B0978">
        <w:rPr>
          <w:rStyle w:val="XMLname"/>
        </w:rPr>
        <w:t>@</w:t>
      </w:r>
      <w:proofErr w:type="gramEnd"/>
      <w:r w:rsidR="006623EF" w:rsidRPr="007B0978">
        <w:rPr>
          <w:rStyle w:val="XMLname"/>
        </w:rPr>
        <w:t>entityID</w:t>
      </w:r>
      <w:r w:rsidRPr="007B0978">
        <w:rPr>
          <w:rStyle w:val="XMLname"/>
        </w:rPr>
        <w:t>.</w:t>
      </w:r>
    </w:p>
    <w:p w14:paraId="0A9F088A" w14:textId="3C8B2844" w:rsidR="00CB4B92" w:rsidRPr="007B0978" w:rsidRDefault="00B72168" w:rsidP="00CB4B92">
      <w:pPr>
        <w:pStyle w:val="ListBullet2"/>
        <w:rPr>
          <w:rFonts w:ascii="Times" w:hAnsi="Times" w:cs="Times"/>
        </w:rPr>
      </w:pPr>
      <w:r w:rsidRPr="007B0978">
        <w:rPr>
          <w:rStyle w:val="XMLname"/>
        </w:rPr>
        <w:t>f</w:t>
      </w:r>
      <w:r w:rsidR="00CB4B92" w:rsidRPr="007B0978">
        <w:rPr>
          <w:rStyle w:val="XMLname"/>
        </w:rPr>
        <w:t>acilities</w:t>
      </w:r>
      <w:r w:rsidR="00F97321" w:rsidRPr="007B0978">
        <w:rPr>
          <w:rFonts w:ascii="Courier New" w:hAnsi="Courier New" w:cs="Courier New"/>
        </w:rPr>
        <w:t xml:space="preserve"> </w:t>
      </w:r>
      <w:r w:rsidR="00CB4B92" w:rsidRPr="007B0978">
        <w:rPr>
          <w:rFonts w:ascii="Times" w:hAnsi="Times" w:cs="Times"/>
          <w:i/>
          <w:iCs/>
        </w:rPr>
        <w:t>element</w:t>
      </w:r>
      <w:r w:rsidR="00CB4B92" w:rsidRPr="007B0978">
        <w:t xml:space="preserve"> (optional) </w:t>
      </w:r>
    </w:p>
    <w:p w14:paraId="1217438B" w14:textId="208BE88A" w:rsidR="00CB4B92" w:rsidRPr="007B0978" w:rsidRDefault="00CB4B92" w:rsidP="00F97321">
      <w:pPr>
        <w:pStyle w:val="ListBullet2"/>
        <w:tabs>
          <w:tab w:val="clear" w:pos="720"/>
          <w:tab w:val="num" w:pos="1080"/>
        </w:tabs>
        <w:ind w:left="1080"/>
        <w:rPr>
          <w:rFonts w:ascii="Times" w:hAnsi="Times" w:cs="Times"/>
        </w:rPr>
      </w:pPr>
      <w:r w:rsidRPr="007B0978">
        <w:rPr>
          <w:rStyle w:val="XMLname"/>
        </w:rPr>
        <w:t>facility</w:t>
      </w:r>
      <w:r w:rsidR="00F97321"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w:t>
      </w:r>
      <w:proofErr w:type="gramStart"/>
      <w:r w:rsidRPr="007B0978">
        <w:t xml:space="preserve">) </w:t>
      </w:r>
      <w:r w:rsidR="005E006B" w:rsidRPr="007B0978">
        <w:t>.</w:t>
      </w:r>
      <w:proofErr w:type="gramEnd"/>
      <w:r w:rsidR="005E006B" w:rsidRPr="007B0978">
        <w:t xml:space="preserve"> </w:t>
      </w:r>
      <w:r w:rsidRPr="007B0978">
        <w:t xml:space="preserve">Any </w:t>
      </w:r>
      <w:r w:rsidRPr="007B0978">
        <w:rPr>
          <w:rStyle w:val="XMLname"/>
        </w:rPr>
        <w:t>facility</w:t>
      </w:r>
      <w:r w:rsidRPr="007B0978">
        <w:t xml:space="preserve"> child element of </w:t>
      </w:r>
      <w:r w:rsidRPr="007B0978">
        <w:rPr>
          <w:rStyle w:val="XMLname"/>
        </w:rPr>
        <w:t>facilities</w:t>
      </w:r>
      <w:r w:rsidRPr="007B0978">
        <w:rPr>
          <w:rFonts w:ascii="Courier New" w:hAnsi="Courier New" w:cs="Courier New"/>
        </w:rPr>
        <w:t xml:space="preserve"> </w:t>
      </w:r>
      <w:r w:rsidRPr="007B0978">
        <w:t xml:space="preserve">has </w:t>
      </w:r>
      <w:proofErr w:type="gramStart"/>
      <w:r w:rsidRPr="007B0978">
        <w:t xml:space="preserve">an </w:t>
      </w:r>
      <w:r w:rsidR="00DC29E2" w:rsidRPr="007B0978">
        <w:rPr>
          <w:rStyle w:val="XMLname"/>
        </w:rPr>
        <w:t>@</w:t>
      </w:r>
      <w:proofErr w:type="gramEnd"/>
      <w:r w:rsidR="00DC29E2" w:rsidRPr="007B0978">
        <w:rPr>
          <w:rStyle w:val="XMLname"/>
        </w:rPr>
        <w:t>entityID</w:t>
      </w:r>
      <w:r w:rsidRPr="007B0978">
        <w:t xml:space="preserve"> attribute</w:t>
      </w:r>
      <w:r w:rsidR="005E006B" w:rsidRPr="007B0978">
        <w:t xml:space="preserve">. </w:t>
      </w:r>
      <w:r w:rsidRPr="007B0978">
        <w:t xml:space="preserve">If the set </w:t>
      </w:r>
      <w:r w:rsidRPr="007B0978">
        <w:rPr>
          <w:rStyle w:val="XMLname"/>
        </w:rPr>
        <w:t>facilities/</w:t>
      </w:r>
      <w:proofErr w:type="gramStart"/>
      <w:r w:rsidRPr="007B0978">
        <w:rPr>
          <w:rStyle w:val="XMLname"/>
        </w:rPr>
        <w:t>facility/</w:t>
      </w:r>
      <w:r w:rsidR="00DC29E2" w:rsidRPr="007B0978">
        <w:rPr>
          <w:rStyle w:val="XMLname"/>
        </w:rPr>
        <w:t>@</w:t>
      </w:r>
      <w:proofErr w:type="gramEnd"/>
      <w:r w:rsidR="00DC29E2" w:rsidRPr="007B0978">
        <w:rPr>
          <w:rStyle w:val="XMLname"/>
        </w:rPr>
        <w:t>entityID</w:t>
      </w:r>
      <w:r w:rsidRPr="007B0978">
        <w:t xml:space="preserve"> is non-empty, then the provider result set shall be further restricted to those providers such that there is a non-empty intersection between this set and the provider’s attribute set </w:t>
      </w:r>
      <w:r w:rsidRPr="007B0978">
        <w:rPr>
          <w:rStyle w:val="XMLname"/>
        </w:rPr>
        <w:t>facilities/</w:t>
      </w:r>
      <w:proofErr w:type="gramStart"/>
      <w:r w:rsidRPr="007B0978">
        <w:rPr>
          <w:rStyle w:val="XMLname"/>
        </w:rPr>
        <w:t>facility/</w:t>
      </w:r>
      <w:r w:rsidR="00DC29E2" w:rsidRPr="007B0978">
        <w:rPr>
          <w:rStyle w:val="XMLname"/>
        </w:rPr>
        <w:t>@</w:t>
      </w:r>
      <w:proofErr w:type="gramEnd"/>
      <w:r w:rsidR="00DC29E2" w:rsidRPr="007B0978">
        <w:rPr>
          <w:rStyle w:val="XMLname"/>
        </w:rPr>
        <w:t>entityID</w:t>
      </w:r>
      <w:r w:rsidRPr="007B0978">
        <w:t xml:space="preserve">. </w:t>
      </w:r>
    </w:p>
    <w:p w14:paraId="3A51DD63" w14:textId="517FE587" w:rsidR="00CB4B92" w:rsidRPr="007B0978" w:rsidRDefault="00CB4B92" w:rsidP="00F97321">
      <w:pPr>
        <w:pStyle w:val="ListBullet2"/>
        <w:tabs>
          <w:tab w:val="clear" w:pos="720"/>
          <w:tab w:val="num" w:pos="1440"/>
        </w:tabs>
        <w:ind w:left="1440"/>
        <w:rPr>
          <w:rFonts w:ascii="Times" w:hAnsi="Times" w:cs="Times"/>
        </w:rPr>
      </w:pPr>
      <w:r w:rsidRPr="007B0978">
        <w:rPr>
          <w:rStyle w:val="XMLname"/>
        </w:rPr>
        <w:t>service</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 Any </w:t>
      </w:r>
      <w:r w:rsidRPr="007B0978">
        <w:rPr>
          <w:rStyle w:val="XMLname"/>
        </w:rPr>
        <w:t>service</w:t>
      </w:r>
      <w:r w:rsidRPr="007B0978">
        <w:t xml:space="preserve"> child element of </w:t>
      </w:r>
      <w:r w:rsidRPr="007B0978">
        <w:rPr>
          <w:rStyle w:val="XMLname"/>
        </w:rPr>
        <w:t>facility</w:t>
      </w:r>
      <w:r w:rsidRPr="007B0978">
        <w:rPr>
          <w:rFonts w:ascii="Courier New" w:hAnsi="Courier New" w:cs="Courier New"/>
        </w:rPr>
        <w:t xml:space="preserve"> </w:t>
      </w:r>
      <w:r w:rsidRPr="007B0978">
        <w:t xml:space="preserve">has </w:t>
      </w:r>
      <w:proofErr w:type="gramStart"/>
      <w:r w:rsidRPr="007B0978">
        <w:t xml:space="preserve">an </w:t>
      </w:r>
      <w:r w:rsidRPr="007B0978">
        <w:rPr>
          <w:rStyle w:val="XMLname"/>
        </w:rPr>
        <w:t>@</w:t>
      </w:r>
      <w:proofErr w:type="gramEnd"/>
      <w:r w:rsidR="00517996" w:rsidRPr="007B0978">
        <w:rPr>
          <w:rStyle w:val="XMLname"/>
        </w:rPr>
        <w:t>entityID</w:t>
      </w:r>
      <w:r w:rsidRPr="007B0978">
        <w:t xml:space="preserve"> attribute</w:t>
      </w:r>
      <w:r w:rsidR="005E006B" w:rsidRPr="007B0978">
        <w:t xml:space="preserve">. </w:t>
      </w:r>
      <w:r w:rsidRPr="007B0978">
        <w:t xml:space="preserve">If, for any of the </w:t>
      </w:r>
      <w:r w:rsidRPr="007B0978">
        <w:rPr>
          <w:rStyle w:val="XMLname"/>
        </w:rPr>
        <w:t>facilities/facility</w:t>
      </w:r>
      <w:r w:rsidRPr="007B0978">
        <w:t xml:space="preserve"> elements, the </w:t>
      </w:r>
      <w:proofErr w:type="gramStart"/>
      <w:r w:rsidRPr="007B0978">
        <w:t>set</w:t>
      </w:r>
      <w:r w:rsidR="00F97321" w:rsidRPr="007B0978">
        <w:t xml:space="preserve"> </w:t>
      </w:r>
      <w:r w:rsidRPr="007B0978">
        <w:rPr>
          <w:rStyle w:val="XMLname"/>
        </w:rPr>
        <w:t>.</w:t>
      </w:r>
      <w:proofErr w:type="gramEnd"/>
      <w:r w:rsidRPr="007B0978">
        <w:rPr>
          <w:rStyle w:val="XMLname"/>
        </w:rPr>
        <w:t>/</w:t>
      </w:r>
      <w:proofErr w:type="gramStart"/>
      <w:r w:rsidRPr="007B0978">
        <w:rPr>
          <w:rStyle w:val="XMLname"/>
        </w:rPr>
        <w:t>service/</w:t>
      </w:r>
      <w:r w:rsidR="00517996" w:rsidRPr="007B0978">
        <w:rPr>
          <w:rStyle w:val="XMLname"/>
        </w:rPr>
        <w:t>@</w:t>
      </w:r>
      <w:proofErr w:type="gramEnd"/>
      <w:r w:rsidR="00517996" w:rsidRPr="007B0978">
        <w:rPr>
          <w:rStyle w:val="XMLname"/>
        </w:rPr>
        <w:t>entityID</w:t>
      </w:r>
      <w:r w:rsidRPr="007B0978">
        <w:t xml:space="preserve"> is non-empty, then the provider result set shall further be restricted to those providers such that the provider’s attribute </w:t>
      </w:r>
      <w:proofErr w:type="gramStart"/>
      <w:r w:rsidRPr="007B0978">
        <w:t xml:space="preserve">set </w:t>
      </w:r>
      <w:r w:rsidRPr="007B0978">
        <w:rPr>
          <w:rStyle w:val="XMLname"/>
        </w:rPr>
        <w:t>.</w:t>
      </w:r>
      <w:proofErr w:type="gramEnd"/>
      <w:r w:rsidRPr="007B0978">
        <w:rPr>
          <w:rStyle w:val="XMLname"/>
        </w:rPr>
        <w:t>/</w:t>
      </w:r>
      <w:proofErr w:type="gramStart"/>
      <w:r w:rsidRPr="007B0978">
        <w:rPr>
          <w:rStyle w:val="XMLname"/>
        </w:rPr>
        <w:t>service/</w:t>
      </w:r>
      <w:r w:rsidR="00517996" w:rsidRPr="007B0978">
        <w:rPr>
          <w:rStyle w:val="XMLname"/>
        </w:rPr>
        <w:t>@</w:t>
      </w:r>
      <w:proofErr w:type="gramEnd"/>
      <w:r w:rsidR="00517996" w:rsidRPr="007B0978">
        <w:rPr>
          <w:rStyle w:val="XMLname"/>
        </w:rPr>
        <w:t>entityID</w:t>
      </w:r>
      <w:r w:rsidRPr="007B0978">
        <w:rPr>
          <w:rFonts w:ascii="Courier New" w:hAnsi="Courier New" w:cs="Courier New"/>
        </w:rPr>
        <w:t xml:space="preserve"> </w:t>
      </w:r>
      <w:r w:rsidRPr="007B0978">
        <w:t xml:space="preserve">has a non-empty intersection with the corresponding </w:t>
      </w:r>
      <w:r w:rsidRPr="007B0978">
        <w:rPr>
          <w:rStyle w:val="XMLname"/>
        </w:rPr>
        <w:t>facilities/facility</w:t>
      </w:r>
      <w:r w:rsidRPr="007B0978">
        <w:rPr>
          <w:rFonts w:ascii="Courier New" w:hAnsi="Courier New" w:cs="Courier New"/>
        </w:rPr>
        <w:t xml:space="preserve"> </w:t>
      </w:r>
      <w:r w:rsidRPr="007B0978">
        <w:t>element</w:t>
      </w:r>
      <w:r w:rsidRPr="007B0978">
        <w:rPr>
          <w:rFonts w:ascii="Courier New" w:hAnsi="Courier New" w:cs="Courier New"/>
        </w:rPr>
        <w:t>.</w:t>
      </w:r>
    </w:p>
    <w:p w14:paraId="0545A8A6" w14:textId="77E92860" w:rsidR="00E816FD" w:rsidRPr="007B0978" w:rsidRDefault="00FD6280" w:rsidP="006E5C45">
      <w:pPr>
        <w:pStyle w:val="ListBullet2"/>
      </w:pPr>
      <w:proofErr w:type="spellStart"/>
      <w:r w:rsidRPr="007B0978">
        <w:rPr>
          <w:rStyle w:val="XMLname"/>
        </w:rPr>
        <w:t>codedType</w:t>
      </w:r>
      <w:proofErr w:type="spellEnd"/>
      <w:r w:rsidRPr="007B0978">
        <w:t xml:space="preserve"> </w:t>
      </w:r>
      <w:proofErr w:type="spellStart"/>
      <w:proofErr w:type="gramStart"/>
      <w:r w:rsidRPr="007B0978">
        <w:rPr>
          <w:i/>
          <w:iCs/>
        </w:rPr>
        <w:t>csd:codedtype</w:t>
      </w:r>
      <w:proofErr w:type="spellEnd"/>
      <w:proofErr w:type="gramEnd"/>
      <w:r w:rsidRPr="007B0978">
        <w:t xml:space="preserve">: If present and contains a non-empty value the result set </w:t>
      </w:r>
      <w:r w:rsidR="00C066D9">
        <w:t>shall</w:t>
      </w:r>
      <w:r w:rsidR="00C066D9" w:rsidRPr="007B0978">
        <w:t xml:space="preserve"> </w:t>
      </w:r>
      <w:r w:rsidRPr="007B0978">
        <w:t xml:space="preserve">be restricted to those providers whose </w:t>
      </w:r>
      <w:proofErr w:type="spellStart"/>
      <w:proofErr w:type="gramStart"/>
      <w:r w:rsidRPr="007B0978">
        <w:rPr>
          <w:rStyle w:val="XMLname"/>
        </w:rPr>
        <w:t>codeType</w:t>
      </w:r>
      <w:proofErr w:type="spellEnd"/>
      <w:r w:rsidRPr="007B0978">
        <w:rPr>
          <w:rStyle w:val="XMLname"/>
        </w:rPr>
        <w:t>/@</w:t>
      </w:r>
      <w:proofErr w:type="gramEnd"/>
      <w:r w:rsidRPr="007B0978">
        <w:rPr>
          <w:rStyle w:val="XMLname"/>
        </w:rPr>
        <w:t>code</w:t>
      </w:r>
      <w:r w:rsidRPr="007B0978">
        <w:t xml:space="preserve"> equals </w:t>
      </w:r>
      <w:r w:rsidR="009F044F" w:rsidRPr="007B0978">
        <w:t>this value for the coding scheme</w:t>
      </w:r>
      <w:r w:rsidRPr="007B0978">
        <w:t xml:space="preserve"> specified by </w:t>
      </w:r>
      <w:proofErr w:type="gramStart"/>
      <w:r w:rsidRPr="007B0978">
        <w:t xml:space="preserve">the </w:t>
      </w:r>
      <w:r w:rsidRPr="007B0978">
        <w:rPr>
          <w:rStyle w:val="XMLname"/>
        </w:rPr>
        <w:t>@</w:t>
      </w:r>
      <w:proofErr w:type="gramEnd"/>
      <w:r w:rsidRPr="007B0978">
        <w:rPr>
          <w:rStyle w:val="XMLname"/>
        </w:rPr>
        <w:t>codingSchem</w:t>
      </w:r>
      <w:r w:rsidR="009F044F" w:rsidRPr="007B0978">
        <w:rPr>
          <w:rStyle w:val="XMLname"/>
        </w:rPr>
        <w:t>e</w:t>
      </w:r>
      <w:r w:rsidRPr="007B0978">
        <w:t xml:space="preserve"> attribute. Case insensitive. </w:t>
      </w:r>
    </w:p>
    <w:p w14:paraId="5C6394F6" w14:textId="77777777" w:rsidR="00E816FD" w:rsidRPr="007B0978" w:rsidRDefault="00FD6280" w:rsidP="006E5C45">
      <w:pPr>
        <w:pStyle w:val="ListBullet2"/>
      </w:pPr>
      <w:r w:rsidRPr="007B0978">
        <w:rPr>
          <w:rStyle w:val="XMLname"/>
        </w:rPr>
        <w:t>address</w:t>
      </w:r>
      <w:r w:rsidRPr="007B0978">
        <w:t xml:space="preserve"> </w:t>
      </w:r>
      <w:proofErr w:type="spellStart"/>
      <w:proofErr w:type="gramStart"/>
      <w:r w:rsidRPr="007B0978">
        <w:rPr>
          <w:i/>
          <w:iCs/>
        </w:rPr>
        <w:t>csd:address</w:t>
      </w:r>
      <w:proofErr w:type="spellEnd"/>
      <w:proofErr w:type="gramEnd"/>
      <w:r w:rsidRPr="007B0978">
        <w:t xml:space="preserve">: (optional) Contains of any-number of </w:t>
      </w:r>
      <w:proofErr w:type="gramStart"/>
      <w:r w:rsidRPr="007B0978">
        <w:t>child</w:t>
      </w:r>
      <w:proofErr w:type="gramEnd"/>
      <w:r w:rsidRPr="007B0978">
        <w:t xml:space="preserve"> </w:t>
      </w:r>
      <w:proofErr w:type="spellStart"/>
      <w:r w:rsidRPr="007B0978">
        <w:rPr>
          <w:rStyle w:val="XMLname"/>
        </w:rPr>
        <w:t>addressLine</w:t>
      </w:r>
      <w:proofErr w:type="spellEnd"/>
      <w:r w:rsidRPr="007B0978">
        <w:t xml:space="preserve"> elements as follows: </w:t>
      </w:r>
    </w:p>
    <w:p w14:paraId="73568518" w14:textId="46BEED40" w:rsidR="00E816FD" w:rsidRPr="007B0978" w:rsidRDefault="00FD6280" w:rsidP="006E5C45">
      <w:pPr>
        <w:pStyle w:val="ListBullet3"/>
      </w:pPr>
      <w:r w:rsidRPr="007B0978">
        <w:t xml:space="preserve">Text content </w:t>
      </w:r>
      <w:proofErr w:type="spellStart"/>
      <w:proofErr w:type="gramStart"/>
      <w:r w:rsidRPr="007B0978">
        <w:rPr>
          <w:i/>
          <w:iCs/>
        </w:rPr>
        <w:t>xs:string</w:t>
      </w:r>
      <w:proofErr w:type="spellEnd"/>
      <w:proofErr w:type="gramEnd"/>
      <w:r w:rsidRPr="007B0978">
        <w:t xml:space="preserve">: (optional) If present and contains a non-empty value, then the results set </w:t>
      </w:r>
      <w:r w:rsidR="00C066D9">
        <w:t>shall</w:t>
      </w:r>
      <w:r w:rsidR="00C066D9" w:rsidRPr="007B0978">
        <w:t xml:space="preserve"> </w:t>
      </w:r>
      <w:r w:rsidRPr="007B0978">
        <w:t xml:space="preserve">be restricted to those providers whose have an </w:t>
      </w:r>
      <w:proofErr w:type="spellStart"/>
      <w:r w:rsidRPr="007B0978">
        <w:rPr>
          <w:rStyle w:val="XMLname"/>
        </w:rPr>
        <w:t>addressLine</w:t>
      </w:r>
      <w:proofErr w:type="spellEnd"/>
      <w:r w:rsidRPr="007B0978">
        <w:t xml:space="preserve"> with </w:t>
      </w:r>
      <w:proofErr w:type="gramStart"/>
      <w:r w:rsidRPr="007B0978">
        <w:t xml:space="preserve">specified </w:t>
      </w:r>
      <w:r w:rsidRPr="007B0978">
        <w:rPr>
          <w:rStyle w:val="XMLname"/>
        </w:rPr>
        <w:t>@</w:t>
      </w:r>
      <w:proofErr w:type="gramEnd"/>
      <w:r w:rsidRPr="007B0978">
        <w:rPr>
          <w:rStyle w:val="XMLname"/>
        </w:rPr>
        <w:t>component</w:t>
      </w:r>
      <w:r w:rsidRPr="007B0978">
        <w:t xml:space="preserve"> containing this value exactly. Case insensitive. </w:t>
      </w:r>
    </w:p>
    <w:p w14:paraId="593CE0DB" w14:textId="77777777" w:rsidR="00E816FD" w:rsidRPr="007B0978" w:rsidRDefault="00FD6280" w:rsidP="006E5C45">
      <w:pPr>
        <w:pStyle w:val="ListBullet3"/>
      </w:pPr>
      <w:proofErr w:type="gramStart"/>
      <w:r w:rsidRPr="007B0978">
        <w:rPr>
          <w:rStyle w:val="XMLname"/>
        </w:rPr>
        <w:t>@component</w:t>
      </w:r>
      <w:proofErr w:type="gramEnd"/>
      <w:r w:rsidRPr="007B0978">
        <w:t xml:space="preserve"> </w:t>
      </w:r>
      <w:proofErr w:type="spellStart"/>
      <w:proofErr w:type="gramStart"/>
      <w:r w:rsidRPr="007B0978">
        <w:rPr>
          <w:i/>
          <w:iCs/>
        </w:rPr>
        <w:t>xs:string</w:t>
      </w:r>
      <w:proofErr w:type="spellEnd"/>
      <w:proofErr w:type="gramEnd"/>
      <w:r w:rsidRPr="007B0978">
        <w:t xml:space="preserve"> : (Required attribute) The component of the address we are searching. Case insensitive. </w:t>
      </w:r>
    </w:p>
    <w:p w14:paraId="0F8B0435" w14:textId="77777777" w:rsidR="00E816FD" w:rsidRPr="007B0978" w:rsidRDefault="00FD6280" w:rsidP="006E5C45">
      <w:pPr>
        <w:pStyle w:val="ListBullet2"/>
      </w:pPr>
      <w:r w:rsidRPr="007B0978">
        <w:rPr>
          <w:rStyle w:val="XMLname"/>
        </w:rPr>
        <w:t>start</w:t>
      </w:r>
      <w:r w:rsidRPr="007B0978">
        <w:t xml:space="preserve"> </w:t>
      </w:r>
      <w:proofErr w:type="spellStart"/>
      <w:r w:rsidRPr="007B0978">
        <w:rPr>
          <w:i/>
          <w:iCs/>
        </w:rPr>
        <w:t>xs:int</w:t>
      </w:r>
      <w:proofErr w:type="spellEnd"/>
      <w:r w:rsidRPr="007B0978">
        <w:t xml:space="preserve">: (optional) The starting index for results returned. Defaults to 1, which indexes the first provider matching the search parameters </w:t>
      </w:r>
    </w:p>
    <w:p w14:paraId="632D2624" w14:textId="77777777" w:rsidR="00E816FD" w:rsidRPr="007B0978" w:rsidRDefault="00FD6280" w:rsidP="006E5C45">
      <w:pPr>
        <w:pStyle w:val="ListBullet2"/>
      </w:pPr>
      <w:r w:rsidRPr="007B0978">
        <w:rPr>
          <w:rStyle w:val="XMLname"/>
        </w:rPr>
        <w:lastRenderedPageBreak/>
        <w:t>max</w:t>
      </w:r>
      <w:r w:rsidRPr="007B0978">
        <w:t xml:space="preserve"> </w:t>
      </w:r>
      <w:proofErr w:type="spellStart"/>
      <w:r w:rsidRPr="007B0978">
        <w:rPr>
          <w:i/>
          <w:iCs/>
        </w:rPr>
        <w:t>xs:int</w:t>
      </w:r>
      <w:proofErr w:type="spellEnd"/>
      <w:r w:rsidRPr="007B0978">
        <w:t xml:space="preserve">: (optional) The maximum number of results returned. A value of less than zero implies no maximum. </w:t>
      </w:r>
    </w:p>
    <w:p w14:paraId="561D1875" w14:textId="77777777" w:rsidR="00E816FD" w:rsidRPr="007B0978" w:rsidRDefault="00FD6280" w:rsidP="006E5C45">
      <w:pPr>
        <w:pStyle w:val="ListBullet2"/>
      </w:pPr>
      <w:r w:rsidRPr="007B0978">
        <w:rPr>
          <w:rStyle w:val="XMLname"/>
        </w:rPr>
        <w:t>record</w:t>
      </w:r>
      <w:r w:rsidRPr="007B0978">
        <w:t xml:space="preserve"> </w:t>
      </w:r>
      <w:proofErr w:type="spellStart"/>
      <w:proofErr w:type="gramStart"/>
      <w:r w:rsidRPr="007B0978">
        <w:rPr>
          <w:i/>
          <w:iCs/>
        </w:rPr>
        <w:t>csd:record</w:t>
      </w:r>
      <w:proofErr w:type="spellEnd"/>
      <w:proofErr w:type="gramEnd"/>
      <w:r w:rsidRPr="007B0978">
        <w:rPr>
          <w:i/>
          <w:iCs/>
        </w:rPr>
        <w:t xml:space="preserve"> </w:t>
      </w:r>
      <w:r w:rsidRPr="007B0978">
        <w:t xml:space="preserve">: (optional) A child element to limit results according to </w:t>
      </w:r>
    </w:p>
    <w:p w14:paraId="35401121" w14:textId="25A08C30" w:rsidR="00E816FD" w:rsidRPr="007B0978" w:rsidRDefault="00FD6280" w:rsidP="006E5C45">
      <w:pPr>
        <w:pStyle w:val="ListBullet3"/>
      </w:pPr>
      <w:proofErr w:type="gramStart"/>
      <w:r w:rsidRPr="007B0978">
        <w:rPr>
          <w:rStyle w:val="XMLname"/>
        </w:rPr>
        <w:t>@status</w:t>
      </w:r>
      <w:proofErr w:type="gram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 result set </w:t>
      </w:r>
      <w:r w:rsidR="00C066D9">
        <w:t>shall</w:t>
      </w:r>
      <w:r w:rsidR="00C066D9" w:rsidRPr="007B0978">
        <w:t xml:space="preserve"> </w:t>
      </w:r>
      <w:r w:rsidRPr="007B0978">
        <w:t xml:space="preserve">be restricted to those providers whose </w:t>
      </w:r>
      <w:proofErr w:type="gramStart"/>
      <w:r w:rsidRPr="007B0978">
        <w:rPr>
          <w:rStyle w:val="XMLname"/>
        </w:rPr>
        <w:t>record/@</w:t>
      </w:r>
      <w:proofErr w:type="gramEnd"/>
      <w:r w:rsidRPr="007B0978">
        <w:rPr>
          <w:rStyle w:val="XMLname"/>
        </w:rPr>
        <w:t>status</w:t>
      </w:r>
      <w:r w:rsidRPr="007B0978">
        <w:t xml:space="preserve"> equals this value. Case insensitive. </w:t>
      </w:r>
    </w:p>
    <w:p w14:paraId="75DDE38B" w14:textId="1B2EE269" w:rsidR="00E816FD" w:rsidRPr="007B0978" w:rsidRDefault="00FD6280" w:rsidP="006E5C45">
      <w:pPr>
        <w:pStyle w:val="ListBullet3"/>
      </w:pPr>
      <w:proofErr w:type="gramStart"/>
      <w:r w:rsidRPr="007B0978">
        <w:rPr>
          <w:rStyle w:val="XMLname"/>
        </w:rPr>
        <w:t>@updated</w:t>
      </w:r>
      <w:proofErr w:type="gramEnd"/>
      <w:r w:rsidRPr="007B0978">
        <w:t xml:space="preserve"> </w:t>
      </w:r>
      <w:proofErr w:type="spellStart"/>
      <w:proofErr w:type="gramStart"/>
      <w:r w:rsidRPr="007B0978">
        <w:rPr>
          <w:i/>
          <w:iCs/>
        </w:rPr>
        <w:t>xs:dateTime</w:t>
      </w:r>
      <w:proofErr w:type="spellEnd"/>
      <w:proofErr w:type="gramEnd"/>
      <w:r w:rsidRPr="007B0978">
        <w:t xml:space="preserve">: (optional) If present and contains a non-empty value, the result set </w:t>
      </w:r>
      <w:r w:rsidR="008044FD">
        <w:t>shall</w:t>
      </w:r>
      <w:r w:rsidR="008044FD" w:rsidRPr="007B0978">
        <w:t xml:space="preserve"> </w:t>
      </w:r>
      <w:r w:rsidRPr="007B0978">
        <w:t xml:space="preserve">be restricted to those providers whose </w:t>
      </w:r>
      <w:proofErr w:type="gramStart"/>
      <w:r w:rsidRPr="007B0978">
        <w:rPr>
          <w:rStyle w:val="XMLname"/>
        </w:rPr>
        <w:t>record/@</w:t>
      </w:r>
      <w:proofErr w:type="gramEnd"/>
      <w:r w:rsidRPr="007B0978">
        <w:rPr>
          <w:rStyle w:val="XMLname"/>
        </w:rPr>
        <w:t>updated</w:t>
      </w:r>
      <w:r w:rsidRPr="007B0978">
        <w:t xml:space="preserve"> is at least the given value. </w:t>
      </w:r>
    </w:p>
    <w:p w14:paraId="5C6F536A" w14:textId="77777777" w:rsidR="00FD6280" w:rsidRPr="007B0978" w:rsidRDefault="00FD6280" w:rsidP="009D35B2">
      <w:pPr>
        <w:rPr>
          <w:b/>
        </w:rPr>
      </w:pPr>
      <w:r w:rsidRPr="007B0978">
        <w:rPr>
          <w:b/>
        </w:rPr>
        <w:t xml:space="preserve"> </w:t>
      </w:r>
    </w:p>
    <w:p w14:paraId="35DFF688" w14:textId="218DF624" w:rsidR="009872C4" w:rsidRPr="007B0978" w:rsidRDefault="00FD6280" w:rsidP="009D35B2">
      <w:pPr>
        <w:pStyle w:val="XMLFragment"/>
        <w:rPr>
          <w:noProof w:val="0"/>
          <w:color w:val="000096"/>
          <w:szCs w:val="24"/>
        </w:rPr>
      </w:pPr>
      <w:r w:rsidRPr="007B0978">
        <w:rPr>
          <w:noProof w:val="0"/>
        </w:rPr>
        <w:t xml:space="preserve"> </w:t>
      </w:r>
      <w:r w:rsidRPr="007B0978">
        <w:rPr>
          <w:noProof w:val="0"/>
          <w:color w:val="000096"/>
          <w:szCs w:val="24"/>
        </w:rPr>
        <w:t>&lt;</w:t>
      </w:r>
      <w:proofErr w:type="spellStart"/>
      <w:r w:rsidRPr="007B0978">
        <w:rPr>
          <w:noProof w:val="0"/>
          <w:color w:val="000096"/>
          <w:szCs w:val="24"/>
        </w:rPr>
        <w:t>careServicesRequest</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6E10A8" w:rsidRPr="00E147BD">
        <w:rPr>
          <w:noProof w:val="0"/>
          <w:color w:val="F5844C"/>
          <w:szCs w:val="24"/>
        </w:rPr>
        <w:t>urn=</w:t>
      </w:r>
      <w:r w:rsidR="006E10A8" w:rsidRPr="00E147BD">
        <w:rPr>
          <w:noProof w:val="0"/>
          <w:color w:val="993300"/>
          <w:szCs w:val="24"/>
        </w:rPr>
        <w:t>'</w:t>
      </w:r>
      <w:proofErr w:type="gramStart"/>
      <w:r w:rsidR="006E10A8" w:rsidRPr="00E147BD">
        <w:rPr>
          <w:noProof w:val="0"/>
          <w:color w:val="993300"/>
          <w:szCs w:val="24"/>
        </w:rPr>
        <w:t>urn:ihe</w:t>
      </w:r>
      <w:proofErr w:type="gramEnd"/>
      <w:r w:rsidR="006E10A8" w:rsidRPr="00E147BD">
        <w:rPr>
          <w:noProof w:val="0"/>
          <w:color w:val="993300"/>
          <w:szCs w:val="24"/>
        </w:rPr>
        <w:t>:</w:t>
      </w:r>
      <w:proofErr w:type="gramStart"/>
      <w:r w:rsidR="006E10A8" w:rsidRPr="00E147BD">
        <w:rPr>
          <w:noProof w:val="0"/>
          <w:color w:val="993300"/>
          <w:szCs w:val="24"/>
        </w:rPr>
        <w:t>iti:csd</w:t>
      </w:r>
      <w:proofErr w:type="gramEnd"/>
      <w:r w:rsidR="006E10A8" w:rsidRPr="00E147BD">
        <w:rPr>
          <w:noProof w:val="0"/>
          <w:color w:val="993300"/>
          <w:szCs w:val="24"/>
        </w:rPr>
        <w:t>:</w:t>
      </w:r>
      <w:proofErr w:type="gramStart"/>
      <w:r w:rsidR="006E10A8" w:rsidRPr="00E147BD">
        <w:rPr>
          <w:noProof w:val="0"/>
          <w:color w:val="993300"/>
          <w:szCs w:val="24"/>
        </w:rPr>
        <w:t>2014:stored</w:t>
      </w:r>
      <w:proofErr w:type="gramEnd"/>
      <w:r w:rsidR="006E10A8" w:rsidRPr="00E147BD">
        <w:rPr>
          <w:noProof w:val="0"/>
          <w:color w:val="993300"/>
          <w:szCs w:val="24"/>
        </w:rPr>
        <w:t>-</w:t>
      </w:r>
      <w:proofErr w:type="gramStart"/>
      <w:r w:rsidR="006E10A8" w:rsidRPr="00E147BD">
        <w:rPr>
          <w:noProof w:val="0"/>
          <w:color w:val="993300"/>
          <w:szCs w:val="24"/>
        </w:rPr>
        <w:t>function:provider</w:t>
      </w:r>
      <w:proofErr w:type="gramEnd"/>
      <w:r w:rsidR="006E10A8" w:rsidRPr="00E147BD">
        <w:rPr>
          <w:noProof w:val="0"/>
          <w:color w:val="993300"/>
          <w:szCs w:val="24"/>
        </w:rPr>
        <w:t>-search</w:t>
      </w:r>
      <w:r w:rsidR="006E10A8" w:rsidRPr="007B0978">
        <w:rPr>
          <w:noProof w:val="0"/>
          <w:color w:val="993300"/>
          <w:szCs w:val="24"/>
        </w:rPr>
        <w:t>'</w:t>
      </w:r>
      <w:r w:rsidRPr="007B0978">
        <w:rPr>
          <w:noProof w:val="0"/>
          <w:color w:val="000096"/>
          <w:szCs w:val="24"/>
        </w:rPr>
        <w:t>&gt;</w:t>
      </w:r>
    </w:p>
    <w:p w14:paraId="6C017DE5" w14:textId="0088EB81" w:rsidR="009872C4" w:rsidRPr="007B0978" w:rsidRDefault="009872C4" w:rsidP="009D35B2">
      <w:pPr>
        <w:pStyle w:val="XMLFragment"/>
        <w:rPr>
          <w:noProof w:val="0"/>
          <w:color w:val="000096"/>
          <w:szCs w:val="24"/>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codedType</w:t>
      </w:r>
      <w:proofErr w:type="spellEnd"/>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"2221"</w:t>
      </w:r>
      <w:r w:rsidR="00FD6280" w:rsidRPr="007B0978">
        <w:rPr>
          <w:noProof w:val="0"/>
          <w:color w:val="F5844C"/>
          <w:szCs w:val="24"/>
        </w:rPr>
        <w:t xml:space="preserve"> </w:t>
      </w:r>
      <w:proofErr w:type="spellStart"/>
      <w:r w:rsidR="00FD6280" w:rsidRPr="007B0978">
        <w:rPr>
          <w:noProof w:val="0"/>
          <w:color w:val="F5844C"/>
          <w:szCs w:val="24"/>
        </w:rPr>
        <w:t>codingSchem</w:t>
      </w:r>
      <w:r w:rsidR="009F044F" w:rsidRPr="007B0978">
        <w:rPr>
          <w:noProof w:val="0"/>
          <w:color w:val="F5844C"/>
          <w:szCs w:val="24"/>
        </w:rPr>
        <w:t>e</w:t>
      </w:r>
      <w:proofErr w:type="spellEnd"/>
      <w:r w:rsidR="00FD6280" w:rsidRPr="007B0978">
        <w:rPr>
          <w:noProof w:val="0"/>
          <w:color w:val="FF8040"/>
          <w:szCs w:val="24"/>
        </w:rPr>
        <w:t>=</w:t>
      </w:r>
      <w:r w:rsidR="00FD6280" w:rsidRPr="007B0978">
        <w:rPr>
          <w:noProof w:val="0"/>
          <w:color w:val="993300"/>
          <w:szCs w:val="24"/>
        </w:rPr>
        <w:t>"ISCO-08"</w:t>
      </w:r>
      <w:r w:rsidR="00FD6280" w:rsidRPr="007B0978">
        <w:rPr>
          <w:noProof w:val="0"/>
          <w:color w:val="F5844C"/>
          <w:szCs w:val="24"/>
        </w:rPr>
        <w:t xml:space="preserve"> </w:t>
      </w:r>
      <w:r w:rsidR="008C2ADD" w:rsidRPr="007B0978">
        <w:rPr>
          <w:noProof w:val="0"/>
          <w:color w:val="F5844C"/>
          <w:szCs w:val="24"/>
        </w:rPr>
        <w:t>/</w:t>
      </w:r>
      <w:r w:rsidR="008C2ADD" w:rsidRPr="007B0978">
        <w:rPr>
          <w:noProof w:val="0"/>
          <w:color w:val="000096"/>
          <w:szCs w:val="24"/>
        </w:rPr>
        <w:t>&gt;</w:t>
      </w:r>
      <w:r w:rsidR="00FD6280" w:rsidRPr="007B0978">
        <w:rPr>
          <w:noProof w:val="0"/>
          <w:color w:val="000000"/>
          <w:szCs w:val="24"/>
        </w:rPr>
        <w:br/>
      </w:r>
      <w:r w:rsidR="00FD6280" w:rsidRPr="007B0978">
        <w:rPr>
          <w:noProof w:val="0"/>
          <w:color w:val="F5844C"/>
          <w:szCs w:val="24"/>
        </w:rP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Kigali</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1047A6C4" w14:textId="77777777" w:rsidR="00FD6280" w:rsidRPr="007B0978" w:rsidRDefault="009872C4" w:rsidP="009D35B2">
      <w:pPr>
        <w:pStyle w:val="XMLFragment"/>
        <w:rPr>
          <w:noProof w:val="0"/>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w:t>
      </w:r>
      <w:proofErr w:type="spellStart"/>
      <w:r w:rsidR="00FD6280" w:rsidRPr="007B0978">
        <w:rPr>
          <w:noProof w:val="0"/>
          <w:color w:val="000096"/>
          <w:szCs w:val="24"/>
        </w:rPr>
        <w:t>careServicesRequest</w:t>
      </w:r>
      <w:proofErr w:type="spellEnd"/>
      <w:r w:rsidR="00FD6280" w:rsidRPr="007B0978">
        <w:rPr>
          <w:noProof w:val="0"/>
          <w:color w:val="000096"/>
          <w:szCs w:val="24"/>
        </w:rPr>
        <w:t>&gt;</w:t>
      </w:r>
      <w:r w:rsidR="00FD6280" w:rsidRPr="007B0978">
        <w:rPr>
          <w:noProof w:val="0"/>
          <w:color w:val="000000"/>
          <w:szCs w:val="24"/>
        </w:rPr>
        <w:t xml:space="preserve">  </w:t>
      </w:r>
    </w:p>
    <w:p w14:paraId="27D56853" w14:textId="77777777" w:rsidR="00FD6280" w:rsidRPr="007B0978" w:rsidRDefault="00FD6280" w:rsidP="00B72340">
      <w:pPr>
        <w:pStyle w:val="FigureTitle"/>
      </w:pPr>
      <w:r w:rsidRPr="007B0978">
        <w:t>Figure 3.73.4.1.2.2-1</w:t>
      </w:r>
      <w:r w:rsidR="008B268F" w:rsidRPr="007B0978">
        <w:t>:</w:t>
      </w:r>
      <w:r w:rsidRPr="007B0978">
        <w:t xml:space="preserve"> Example Provider Search Request      </w:t>
      </w:r>
    </w:p>
    <w:p w14:paraId="0AE42981" w14:textId="4194820F" w:rsidR="00FD6280" w:rsidRPr="007B0978" w:rsidRDefault="00FD6280" w:rsidP="00AE7FE0">
      <w:pPr>
        <w:pStyle w:val="BodyText"/>
        <w:rPr>
          <w:noProof w:val="0"/>
        </w:rPr>
      </w:pPr>
    </w:p>
    <w:p w14:paraId="6E18ECBD" w14:textId="77777777" w:rsidR="00FD6280" w:rsidRPr="007B0978" w:rsidRDefault="00FD6280" w:rsidP="00E147BD">
      <w:pPr>
        <w:pStyle w:val="Heading6"/>
        <w:numPr>
          <w:ilvl w:val="0"/>
          <w:numId w:val="0"/>
        </w:numPr>
      </w:pPr>
      <w:bookmarkStart w:id="245" w:name="_Toc461203705"/>
      <w:r w:rsidRPr="007B0978">
        <w:t>3.73.4.1.2.3 Facility Search</w:t>
      </w:r>
      <w:bookmarkEnd w:id="245"/>
    </w:p>
    <w:p w14:paraId="4D3EF550" w14:textId="7D6A9700" w:rsidR="00FD6280" w:rsidRPr="007B0978" w:rsidRDefault="00FD6280" w:rsidP="00EB4AA7">
      <w:pPr>
        <w:pStyle w:val="BodyText"/>
        <w:rPr>
          <w:noProof w:val="0"/>
        </w:rPr>
      </w:pPr>
      <w:r w:rsidRPr="007B0978">
        <w:rPr>
          <w:noProof w:val="0"/>
        </w:rPr>
        <w:t xml:space="preserve">The </w:t>
      </w:r>
      <w:proofErr w:type="spellStart"/>
      <w:r w:rsidRPr="007B0978">
        <w:rPr>
          <w:noProof w:val="0"/>
        </w:rPr>
        <w:t>careServicesFunction</w:t>
      </w:r>
      <w:proofErr w:type="spellEnd"/>
      <w:r w:rsidRPr="007B0978">
        <w:rPr>
          <w:noProof w:val="0"/>
        </w:rPr>
        <w:t xml:space="preserve"> XML required to define the Facility Search </w:t>
      </w:r>
      <w:proofErr w:type="spellStart"/>
      <w:r w:rsidRPr="007B0978">
        <w:rPr>
          <w:noProof w:val="0"/>
        </w:rPr>
        <w:t>careServicesFunction</w:t>
      </w:r>
      <w:proofErr w:type="spellEnd"/>
      <w:r w:rsidRPr="007B0978">
        <w:rPr>
          <w:noProof w:val="0"/>
        </w:rPr>
        <w:t xml:space="preserve"> can be found in</w:t>
      </w:r>
      <w:r w:rsidR="00647A09" w:rsidRPr="007B0978">
        <w:rPr>
          <w:noProof w:val="0"/>
        </w:rPr>
        <w:t xml:space="preserve"> </w:t>
      </w:r>
      <w:r w:rsidR="00541737" w:rsidRPr="007B0978">
        <w:rPr>
          <w:noProof w:val="0"/>
        </w:rPr>
        <w:t>ITI TF-2x:</w:t>
      </w:r>
      <w:r w:rsidR="002A63C8">
        <w:rPr>
          <w:noProof w:val="0"/>
        </w:rPr>
        <w:t xml:space="preserve"> </w:t>
      </w:r>
      <w:r w:rsidR="00647A09" w:rsidRPr="007B0978">
        <w:rPr>
          <w:noProof w:val="0"/>
        </w:rPr>
        <w:t>Appendix Y,</w:t>
      </w:r>
      <w:r w:rsidRPr="007B0978">
        <w:rPr>
          <w:noProof w:val="0"/>
        </w:rPr>
        <w:t xml:space="preserve"> </w:t>
      </w:r>
      <w:r w:rsidR="005E006B" w:rsidRPr="007B0978">
        <w:rPr>
          <w:noProof w:val="0"/>
        </w:rPr>
        <w:t>F</w:t>
      </w:r>
      <w:r w:rsidRPr="007B0978">
        <w:rPr>
          <w:noProof w:val="0"/>
        </w:rPr>
        <w:t>igure Y.3-3.</w:t>
      </w:r>
      <w:r w:rsidR="00203491"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facility</w:t>
      </w:r>
      <w:r w:rsidR="00203491" w:rsidRPr="007B0978">
        <w:rPr>
          <w:noProof w:val="0"/>
          <w:szCs w:val="24"/>
        </w:rPr>
        <w:t xml:space="preserve"> search, see ITI TF-2x: Appendix W.</w:t>
      </w:r>
    </w:p>
    <w:p w14:paraId="0355D236" w14:textId="77777777" w:rsidR="00FD6280" w:rsidRPr="007B0978" w:rsidRDefault="00FD6280" w:rsidP="005E30A9">
      <w:pPr>
        <w:rPr>
          <w:b/>
        </w:rPr>
      </w:pPr>
      <w:r w:rsidRPr="007B0978">
        <w:rPr>
          <w:b/>
        </w:rPr>
        <w:t>Description</w:t>
      </w:r>
    </w:p>
    <w:p w14:paraId="0E6E146C" w14:textId="77777777" w:rsidR="00FD6280" w:rsidRPr="007B0978" w:rsidRDefault="00FD6280" w:rsidP="005E30A9">
      <w:pPr>
        <w:pStyle w:val="NormalWeb"/>
      </w:pPr>
      <w:r w:rsidRPr="007B0978">
        <w:t xml:space="preserve">Performs a search for all facilities by name, type, address or ID. </w:t>
      </w:r>
    </w:p>
    <w:p w14:paraId="30122C8E" w14:textId="55C2A46F" w:rsidR="00FD6280" w:rsidRPr="007B0978" w:rsidRDefault="00FD6280" w:rsidP="005E30A9">
      <w:pPr>
        <w:pStyle w:val="NormalWeb"/>
      </w:pPr>
      <w:r w:rsidRPr="007B0978">
        <w:t xml:space="preserve">The result set consists of all facilities matching the </w:t>
      </w:r>
      <w:r w:rsidRPr="007B0978">
        <w:rPr>
          <w:i/>
          <w:iCs/>
        </w:rPr>
        <w:t>search parameters</w:t>
      </w:r>
      <w:r w:rsidRPr="007B0978">
        <w:t xml:space="preserve"> (</w:t>
      </w:r>
      <w:r w:rsidRPr="007B0978">
        <w:rPr>
          <w:rStyle w:val="XMLname"/>
        </w:rPr>
        <w:t>id</w:t>
      </w:r>
      <w:r w:rsidRPr="007B0978">
        <w:t xml:space="preserve">, </w:t>
      </w:r>
      <w:proofErr w:type="spellStart"/>
      <w:r w:rsidRPr="007B0978">
        <w:rPr>
          <w:rStyle w:val="XMLname"/>
        </w:rPr>
        <w:t>primaryName</w:t>
      </w:r>
      <w:proofErr w:type="spellEnd"/>
      <w:r w:rsidRPr="007B0978">
        <w:t xml:space="preserve">, </w:t>
      </w:r>
      <w:r w:rsidRPr="007B0978">
        <w:rPr>
          <w:rStyle w:val="XMLname"/>
        </w:rPr>
        <w:t>name</w:t>
      </w:r>
      <w:r w:rsidRPr="007B0978">
        <w:t xml:space="preserve">, </w:t>
      </w:r>
      <w:proofErr w:type="spellStart"/>
      <w:r w:rsidRPr="007B0978">
        <w:rPr>
          <w:rStyle w:val="XMLname"/>
        </w:rPr>
        <w:t>codedType</w:t>
      </w:r>
      <w:proofErr w:type="spellEnd"/>
      <w:r w:rsidRPr="007B0978">
        <w:t xml:space="preserve"> and </w:t>
      </w:r>
      <w:r w:rsidRPr="007B0978">
        <w:rPr>
          <w:rStyle w:val="XMLname"/>
        </w:rPr>
        <w:t>address</w:t>
      </w:r>
      <w:r w:rsidRPr="007B0978">
        <w:t xml:space="preserve">). </w:t>
      </w:r>
    </w:p>
    <w:p w14:paraId="44441BB4" w14:textId="77777777" w:rsidR="00FD6280" w:rsidRPr="007B0978" w:rsidRDefault="00FD6280" w:rsidP="005E30A9">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proofErr w:type="gramStart"/>
      <w:r w:rsidRPr="007B0978">
        <w:rPr>
          <w:rStyle w:val="XMLname"/>
        </w:rPr>
        <w:t>record/@</w:t>
      </w:r>
      <w:proofErr w:type="gramEnd"/>
      <w:r w:rsidRPr="007B0978">
        <w:rPr>
          <w:rStyle w:val="XMLname"/>
        </w:rPr>
        <w:t>status</w:t>
      </w:r>
      <w:r w:rsidRPr="007B0978">
        <w:t xml:space="preserve"> and </w:t>
      </w:r>
      <w:proofErr w:type="gramStart"/>
      <w:r w:rsidRPr="007B0978">
        <w:rPr>
          <w:rStyle w:val="XMLname"/>
        </w:rPr>
        <w:t>record/@</w:t>
      </w:r>
      <w:proofErr w:type="gramEnd"/>
      <w:r w:rsidRPr="007B0978">
        <w:rPr>
          <w:rStyle w:val="XMLname"/>
        </w:rPr>
        <w:t>updated</w:t>
      </w:r>
      <w:r w:rsidRPr="007B0978">
        <w:t xml:space="preserve">). An ordering of the result set is not specified. </w:t>
      </w:r>
    </w:p>
    <w:p w14:paraId="03E7933F" w14:textId="272B0766" w:rsidR="00FD6280" w:rsidRPr="007B0978" w:rsidRDefault="00FD6280" w:rsidP="005E30A9">
      <w:pPr>
        <w:pStyle w:val="NormalWeb"/>
      </w:pPr>
      <w:r w:rsidRPr="007B0978">
        <w:rPr>
          <w:rStyle w:val="attribute"/>
        </w:rPr>
        <w:t>Content-Type: text/xml</w:t>
      </w:r>
      <w:r w:rsidRPr="007B0978">
        <w:br/>
      </w:r>
      <w:r w:rsidR="00E87EC6" w:rsidRPr="007B0978">
        <w:rPr>
          <w:rStyle w:val="attribute"/>
        </w:rPr>
        <w:t xml:space="preserve">URN: </w:t>
      </w:r>
      <w:proofErr w:type="gramStart"/>
      <w:r w:rsidR="00E87EC6" w:rsidRPr="007B0978">
        <w:rPr>
          <w:rStyle w:val="attribute"/>
        </w:rPr>
        <w:t>urn:ihe</w:t>
      </w:r>
      <w:proofErr w:type="gramEnd"/>
      <w:r w:rsidR="00E87EC6" w:rsidRPr="007B0978">
        <w:rPr>
          <w:rStyle w:val="attribute"/>
        </w:rPr>
        <w:t>:</w:t>
      </w:r>
      <w:proofErr w:type="gramStart"/>
      <w:r w:rsidR="00E87EC6" w:rsidRPr="007B0978">
        <w:rPr>
          <w:rStyle w:val="attribute"/>
        </w:rPr>
        <w:t>iti:csd</w:t>
      </w:r>
      <w:proofErr w:type="gramEnd"/>
      <w:r w:rsidR="00E87EC6" w:rsidRPr="007B0978">
        <w:rPr>
          <w:rStyle w:val="attribute"/>
        </w:rPr>
        <w:t>:</w:t>
      </w:r>
      <w:proofErr w:type="gramStart"/>
      <w:r w:rsidR="00E87EC6" w:rsidRPr="007B0978">
        <w:rPr>
          <w:rStyle w:val="attribute"/>
        </w:rPr>
        <w:t>2014:stored</w:t>
      </w:r>
      <w:proofErr w:type="gramEnd"/>
      <w:r w:rsidR="00E87EC6" w:rsidRPr="007B0978">
        <w:rPr>
          <w:rStyle w:val="attribute"/>
        </w:rPr>
        <w:t>-</w:t>
      </w:r>
      <w:proofErr w:type="gramStart"/>
      <w:r w:rsidR="00E87EC6" w:rsidRPr="007B0978">
        <w:rPr>
          <w:rStyle w:val="attribute"/>
        </w:rPr>
        <w:t>function:facility</w:t>
      </w:r>
      <w:proofErr w:type="gramEnd"/>
      <w:r w:rsidR="00E87EC6" w:rsidRPr="007B0978">
        <w:rPr>
          <w:rStyle w:val="attribute"/>
        </w:rPr>
        <w:t>-search</w:t>
      </w:r>
    </w:p>
    <w:p w14:paraId="66089CF8" w14:textId="77777777" w:rsidR="00FD6280" w:rsidRPr="007B0978" w:rsidRDefault="00FD6280" w:rsidP="005E30A9">
      <w:pPr>
        <w:rPr>
          <w:b/>
        </w:rPr>
      </w:pPr>
      <w:r w:rsidRPr="007B0978">
        <w:rPr>
          <w:b/>
        </w:rPr>
        <w:t>Response</w:t>
      </w:r>
    </w:p>
    <w:p w14:paraId="737AC210" w14:textId="77777777" w:rsidR="00FD6280" w:rsidRPr="007B0978" w:rsidRDefault="00FD6280" w:rsidP="005E30A9">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proofErr w:type="spellStart"/>
      <w:proofErr w:type="gramStart"/>
      <w:r w:rsidRPr="007B0978">
        <w:rPr>
          <w:rStyle w:val="XMLname"/>
        </w:rPr>
        <w:t>facilityDirectory</w:t>
      </w:r>
      <w:proofErr w:type="spellEnd"/>
      <w:proofErr w:type="gramEnd"/>
      <w:r w:rsidRPr="007B0978">
        <w:t xml:space="preserve"> element and consists of the full content of the </w:t>
      </w:r>
      <w:r w:rsidRPr="007B0978">
        <w:rPr>
          <w:rStyle w:val="XMLname"/>
        </w:rPr>
        <w:t>facility</w:t>
      </w:r>
      <w:r w:rsidRPr="007B0978">
        <w:t xml:space="preserve"> elements of matching </w:t>
      </w:r>
      <w:proofErr w:type="gramStart"/>
      <w:r w:rsidRPr="007B0978">
        <w:t>facilities as</w:t>
      </w:r>
      <w:proofErr w:type="gramEnd"/>
      <w:r w:rsidRPr="007B0978">
        <w:t xml:space="preserve"> maintained by the Care Services </w:t>
      </w:r>
      <w:proofErr w:type="spellStart"/>
      <w:r w:rsidRPr="007B0978">
        <w:t>InfoManager</w:t>
      </w:r>
      <w:proofErr w:type="spellEnd"/>
      <w:r w:rsidRPr="007B0978">
        <w:t xml:space="preserve">. </w:t>
      </w:r>
    </w:p>
    <w:p w14:paraId="4773D633" w14:textId="77777777" w:rsidR="00FD6280" w:rsidRPr="007B0978" w:rsidRDefault="00FD6280" w:rsidP="005E30A9">
      <w:pPr>
        <w:rPr>
          <w:b/>
        </w:rPr>
      </w:pPr>
      <w:r w:rsidRPr="007B0978">
        <w:rPr>
          <w:b/>
        </w:rPr>
        <w:lastRenderedPageBreak/>
        <w:t>Parameters</w:t>
      </w:r>
    </w:p>
    <w:p w14:paraId="41ED3C11" w14:textId="2BC272B4" w:rsidR="00E816FD" w:rsidRPr="007B0978" w:rsidRDefault="00FD6280" w:rsidP="006E5C45">
      <w:pPr>
        <w:pStyle w:val="BodyText"/>
        <w:rPr>
          <w:noProof w:val="0"/>
        </w:rPr>
      </w:pPr>
      <w:r w:rsidRPr="007B0978">
        <w:rPr>
          <w:noProof w:val="0"/>
        </w:rPr>
        <w:t>Query Parameters are defined (formatted as per the XFORMS core model specification) as the content of following</w:t>
      </w:r>
      <w:r w:rsidR="008C2ADD" w:rsidRPr="007B0978">
        <w:rPr>
          <w:noProof w:val="0"/>
        </w:rPr>
        <w:t xml:space="preserve"> elements relative to the </w:t>
      </w:r>
      <w:proofErr w:type="spellStart"/>
      <w:r w:rsidR="008C2ADD" w:rsidRPr="007B0978">
        <w:rPr>
          <w:rStyle w:val="XMLname"/>
          <w:noProof w:val="0"/>
        </w:rPr>
        <w:t>requestParams</w:t>
      </w:r>
      <w:proofErr w:type="spellEnd"/>
      <w:r w:rsidR="008C2ADD" w:rsidRPr="007B0978">
        <w:rPr>
          <w:noProof w:val="0"/>
        </w:rPr>
        <w:t xml:space="preserve"> child element of </w:t>
      </w:r>
      <w:r w:rsidR="008C2ADD" w:rsidRPr="007B0978">
        <w:rPr>
          <w:rStyle w:val="XMLname"/>
          <w:noProof w:val="0"/>
        </w:rPr>
        <w:t>function:</w:t>
      </w:r>
    </w:p>
    <w:p w14:paraId="45263456" w14:textId="5CBADAA4" w:rsidR="00E816FD" w:rsidRPr="007B0978" w:rsidRDefault="00FD6280" w:rsidP="006E5C45">
      <w:pPr>
        <w:pStyle w:val="ListBullet2"/>
      </w:pPr>
      <w:r w:rsidRPr="007B0978">
        <w:rPr>
          <w:rStyle w:val="XMLname"/>
        </w:rPr>
        <w:t>id</w:t>
      </w:r>
      <w:r w:rsidRPr="007B0978">
        <w:t xml:space="preserve"> </w:t>
      </w:r>
      <w:proofErr w:type="spellStart"/>
      <w:proofErr w:type="gramStart"/>
      <w:r w:rsidRPr="007B0978">
        <w:rPr>
          <w:i/>
          <w:iCs/>
        </w:rPr>
        <w:t>csd:uniqueID</w:t>
      </w:r>
      <w:proofErr w:type="spellEnd"/>
      <w:proofErr w:type="gramEnd"/>
      <w:r w:rsidRPr="007B0978">
        <w:t xml:space="preserve">: (optional) If present and </w:t>
      </w:r>
      <w:proofErr w:type="gramStart"/>
      <w:r w:rsidRPr="007B0978">
        <w:t xml:space="preserve">the </w:t>
      </w:r>
      <w:r w:rsidR="00CE0374" w:rsidRPr="00E147BD">
        <w:rPr>
          <w:rStyle w:val="XMLname"/>
        </w:rPr>
        <w:t>@</w:t>
      </w:r>
      <w:proofErr w:type="gramEnd"/>
      <w:r w:rsidR="00CE0374" w:rsidRPr="00E147BD">
        <w:rPr>
          <w:rStyle w:val="XMLname"/>
        </w:rPr>
        <w:t>entityID</w:t>
      </w:r>
      <w:r w:rsidR="00CE0374" w:rsidRPr="007B0978">
        <w:t xml:space="preserve"> </w:t>
      </w:r>
      <w:r w:rsidRPr="007B0978">
        <w:t>attribute contains a non-empty value, it is a</w:t>
      </w:r>
      <w:r w:rsidR="00EB6324" w:rsidRPr="007B0978">
        <w:t>n</w:t>
      </w:r>
      <w:r w:rsidRPr="007B0978">
        <w:t xml:space="preserve"> ID which uniquely identifies a facility. This is an exact match. </w:t>
      </w:r>
    </w:p>
    <w:p w14:paraId="657C3D22" w14:textId="144DAA87" w:rsidR="00BB3F4E" w:rsidRPr="007B0978" w:rsidRDefault="00BB3F4E" w:rsidP="00BB3F4E">
      <w:pPr>
        <w:pStyle w:val="ListBullet2"/>
        <w:rPr>
          <w:rFonts w:ascii="Courier New" w:hAnsi="Courier New" w:cs="Courier New"/>
        </w:rPr>
      </w:pPr>
      <w:proofErr w:type="spellStart"/>
      <w:r w:rsidRPr="007B0978">
        <w:rPr>
          <w:rStyle w:val="XMLname"/>
        </w:rPr>
        <w:t>otherID</w:t>
      </w:r>
      <w:proofErr w:type="spellEnd"/>
      <w:r w:rsidRPr="007B0978">
        <w:rPr>
          <w:rStyle w:val="XMLname"/>
        </w:rPr>
        <w:t xml:space="preserve"> </w:t>
      </w:r>
      <w:proofErr w:type="spellStart"/>
      <w:proofErr w:type="gramStart"/>
      <w:r w:rsidRPr="007B0978">
        <w:rPr>
          <w:i/>
        </w:rPr>
        <w:t>csd:otherID</w:t>
      </w:r>
      <w:proofErr w:type="spellEnd"/>
      <w:proofErr w:type="gramEnd"/>
      <w:r w:rsidRPr="007B0978">
        <w:t xml:space="preserve">: (optional) If present and </w:t>
      </w:r>
      <w:proofErr w:type="gramStart"/>
      <w:r w:rsidRPr="007B0978">
        <w:rPr>
          <w:rStyle w:val="XMLname"/>
        </w:rPr>
        <w:t>the @</w:t>
      </w:r>
      <w:proofErr w:type="gramEnd"/>
      <w:r w:rsidRPr="007B0978">
        <w:rPr>
          <w:rStyle w:val="XMLname"/>
        </w:rPr>
        <w:t>assigningAuthorityName</w:t>
      </w:r>
      <w:r w:rsidRPr="007B0978">
        <w:t xml:space="preserve"> attribute contains a non-empty value, then the result set is restricted to only those organizations which have </w:t>
      </w:r>
      <w:proofErr w:type="gramStart"/>
      <w:r w:rsidRPr="007B0978">
        <w:t>a</w:t>
      </w:r>
      <w:proofErr w:type="gramEnd"/>
      <w:r w:rsidRPr="007B0978">
        <w:t xml:space="preserve"> </w:t>
      </w:r>
      <w:proofErr w:type="spellStart"/>
      <w:r w:rsidRPr="007B0978">
        <w:rPr>
          <w:rStyle w:val="XMLname"/>
        </w:rPr>
        <w:t>otherID</w:t>
      </w:r>
      <w:proofErr w:type="spellEnd"/>
      <w:r w:rsidRPr="007B0978">
        <w:t xml:space="preserve"> with the </w:t>
      </w:r>
      <w:proofErr w:type="gramStart"/>
      <w:r w:rsidRPr="007B0978">
        <w:t xml:space="preserve">given </w:t>
      </w:r>
      <w:r w:rsidRPr="007B0978">
        <w:rPr>
          <w:rStyle w:val="XMLname"/>
        </w:rPr>
        <w:t>@</w:t>
      </w:r>
      <w:proofErr w:type="gramEnd"/>
      <w:r w:rsidRPr="007B0978">
        <w:rPr>
          <w:rStyle w:val="XMLname"/>
        </w:rPr>
        <w:t>assigningAuthorityName</w:t>
      </w:r>
      <w:r w:rsidRPr="007B0978">
        <w:t xml:space="preserve"> </w:t>
      </w:r>
      <w:proofErr w:type="gramStart"/>
      <w:r w:rsidRPr="007B0978">
        <w:t xml:space="preserve">and </w:t>
      </w:r>
      <w:r w:rsidRPr="007B0978">
        <w:rPr>
          <w:rStyle w:val="XMLname"/>
        </w:rPr>
        <w:t>@</w:t>
      </w:r>
      <w:proofErr w:type="gramEnd"/>
      <w:r w:rsidRPr="007B0978">
        <w:rPr>
          <w:rStyle w:val="XMLname"/>
        </w:rPr>
        <w:t>code</w:t>
      </w:r>
    </w:p>
    <w:p w14:paraId="65B2B11D" w14:textId="70B088DE" w:rsidR="00E816FD" w:rsidRPr="007B0978" w:rsidRDefault="00FD6280" w:rsidP="006E5C45">
      <w:pPr>
        <w:pStyle w:val="ListBullet2"/>
      </w:pPr>
      <w:proofErr w:type="spellStart"/>
      <w:r w:rsidRPr="007B0978">
        <w:rPr>
          <w:rStyle w:val="XMLname"/>
        </w:rPr>
        <w:t>primaryName</w:t>
      </w:r>
      <w:proofErr w:type="spell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then the result set </w:t>
      </w:r>
      <w:r w:rsidR="008153F7">
        <w:t>shall</w:t>
      </w:r>
      <w:r w:rsidR="008153F7" w:rsidRPr="007B0978">
        <w:t xml:space="preserve"> </w:t>
      </w:r>
      <w:r w:rsidRPr="007B0978">
        <w:t xml:space="preserve">be restricted to those facilities whose </w:t>
      </w:r>
      <w:proofErr w:type="spellStart"/>
      <w:r w:rsidRPr="007B0978">
        <w:rPr>
          <w:rStyle w:val="XMLname"/>
        </w:rPr>
        <w:t>primaryName</w:t>
      </w:r>
      <w:proofErr w:type="spellEnd"/>
      <w:r w:rsidRPr="007B0978">
        <w:t xml:space="preserve"> contains this value. Case insensitive. </w:t>
      </w:r>
    </w:p>
    <w:p w14:paraId="134198A1" w14:textId="1FEBDACF" w:rsidR="00E816FD" w:rsidRPr="007B0978" w:rsidRDefault="00FD6280" w:rsidP="006E5C45">
      <w:pPr>
        <w:pStyle w:val="ListBullet2"/>
      </w:pPr>
      <w:r w:rsidRPr="007B0978">
        <w:rPr>
          <w:rStyle w:val="XMLname"/>
        </w:rPr>
        <w:t>name</w:t>
      </w:r>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then the result set </w:t>
      </w:r>
      <w:r w:rsidR="00E820F3">
        <w:t>shall</w:t>
      </w:r>
      <w:r w:rsidR="00E820F3" w:rsidRPr="007B0978">
        <w:t xml:space="preserve"> </w:t>
      </w:r>
      <w:r w:rsidRPr="007B0978">
        <w:t xml:space="preserve">be restricted to those facilities which have a </w:t>
      </w:r>
      <w:proofErr w:type="spellStart"/>
      <w:r w:rsidRPr="007B0978">
        <w:rPr>
          <w:rStyle w:val="XMLname"/>
        </w:rPr>
        <w:t>primaryName</w:t>
      </w:r>
      <w:proofErr w:type="spellEnd"/>
      <w:r w:rsidRPr="007B0978">
        <w:t xml:space="preserve"> or </w:t>
      </w:r>
      <w:proofErr w:type="spellStart"/>
      <w:r w:rsidRPr="007B0978">
        <w:rPr>
          <w:rStyle w:val="XMLname"/>
        </w:rPr>
        <w:t>otherName</w:t>
      </w:r>
      <w:proofErr w:type="spellEnd"/>
      <w:r w:rsidRPr="007B0978">
        <w:t xml:space="preserve"> element containing this value. Case insensitive. </w:t>
      </w:r>
    </w:p>
    <w:p w14:paraId="723777B2" w14:textId="77777777" w:rsidR="00F97321" w:rsidRPr="007B0978" w:rsidRDefault="00F97321" w:rsidP="00F97321">
      <w:pPr>
        <w:pStyle w:val="ListBullet2"/>
        <w:rPr>
          <w:rFonts w:ascii="Times" w:hAnsi="Times" w:cs="Times"/>
        </w:rPr>
      </w:pPr>
      <w:r w:rsidRPr="007B0978">
        <w:rPr>
          <w:rStyle w:val="XMLname"/>
        </w:rPr>
        <w:t>organizations</w:t>
      </w:r>
      <w:r w:rsidRPr="007B0978">
        <w:t xml:space="preserve"> </w:t>
      </w:r>
      <w:r w:rsidRPr="007B0978">
        <w:rPr>
          <w:rFonts w:ascii="Times" w:hAnsi="Times" w:cs="Times"/>
          <w:i/>
          <w:iCs/>
        </w:rPr>
        <w:t>element</w:t>
      </w:r>
      <w:r w:rsidRPr="007B0978">
        <w:t xml:space="preserve"> (optional) </w:t>
      </w:r>
    </w:p>
    <w:p w14:paraId="54F7DDFA" w14:textId="197FEA5A" w:rsidR="00F97321" w:rsidRPr="007B0978" w:rsidRDefault="00F97321" w:rsidP="00F97321">
      <w:pPr>
        <w:pStyle w:val="ListBullet2"/>
        <w:tabs>
          <w:tab w:val="clear" w:pos="720"/>
          <w:tab w:val="num" w:pos="1080"/>
        </w:tabs>
        <w:ind w:left="1080"/>
        <w:rPr>
          <w:rFonts w:ascii="Times" w:hAnsi="Times" w:cs="Times"/>
        </w:rPr>
      </w:pPr>
      <w:r w:rsidRPr="007B0978">
        <w:rPr>
          <w:rStyle w:val="XMLname"/>
        </w:rPr>
        <w:t>organization</w:t>
      </w:r>
      <w:r w:rsidRPr="007B0978">
        <w:rPr>
          <w:rFonts w:ascii="Courier New" w:hAnsi="Courier New" w:cs="Courier New"/>
        </w:rPr>
        <w:t xml:space="preserve"> </w:t>
      </w:r>
      <w:r w:rsidRPr="007B0978">
        <w:rPr>
          <w:rFonts w:ascii="Times" w:hAnsi="Times" w:cs="Times"/>
          <w:i/>
          <w:iCs/>
        </w:rPr>
        <w:t>element</w:t>
      </w:r>
      <w:r w:rsidRPr="007B0978">
        <w:t xml:space="preserve"> (optional child element, multiple occurrences allowed</w:t>
      </w:r>
      <w:proofErr w:type="gramStart"/>
      <w:r w:rsidRPr="007B0978">
        <w:t xml:space="preserve">) </w:t>
      </w:r>
      <w:r w:rsidR="005E006B" w:rsidRPr="007B0978">
        <w:t>.</w:t>
      </w:r>
      <w:proofErr w:type="gramEnd"/>
      <w:r w:rsidR="005E006B" w:rsidRPr="007B0978">
        <w:t xml:space="preserve"> </w:t>
      </w:r>
      <w:r w:rsidRPr="007B0978">
        <w:t xml:space="preserve">Any </w:t>
      </w:r>
      <w:r w:rsidRPr="007B0978">
        <w:rPr>
          <w:rStyle w:val="XMLname"/>
        </w:rPr>
        <w:t>organization</w:t>
      </w:r>
      <w:r w:rsidRPr="007B0978">
        <w:t xml:space="preserve"> child element of </w:t>
      </w:r>
      <w:r w:rsidRPr="007B0978">
        <w:rPr>
          <w:rStyle w:val="XMLname"/>
        </w:rPr>
        <w:t xml:space="preserve">organizations </w:t>
      </w:r>
      <w:r w:rsidRPr="007B0978">
        <w:t xml:space="preserve">has </w:t>
      </w:r>
      <w:proofErr w:type="gramStart"/>
      <w:r w:rsidRPr="007B0978">
        <w:t xml:space="preserve">an </w:t>
      </w:r>
      <w:r w:rsidR="00CB2AD6" w:rsidRPr="007B0978">
        <w:rPr>
          <w:rStyle w:val="XMLname"/>
        </w:rPr>
        <w:t>@</w:t>
      </w:r>
      <w:proofErr w:type="gramEnd"/>
      <w:r w:rsidR="00CB2AD6" w:rsidRPr="007B0978">
        <w:rPr>
          <w:rStyle w:val="XMLname"/>
        </w:rPr>
        <w:t>entityID</w:t>
      </w:r>
      <w:r w:rsidRPr="007B0978">
        <w:t xml:space="preserve"> attribute</w:t>
      </w:r>
      <w:r w:rsidR="005E006B" w:rsidRPr="007B0978">
        <w:t xml:space="preserve">. </w:t>
      </w:r>
      <w:r w:rsidRPr="007B0978">
        <w:t xml:space="preserve">If the set </w:t>
      </w:r>
      <w:r w:rsidRPr="007B0978">
        <w:rPr>
          <w:rStyle w:val="XMLname"/>
        </w:rPr>
        <w:t>organizations/</w:t>
      </w:r>
      <w:proofErr w:type="gramStart"/>
      <w:r w:rsidRPr="007B0978">
        <w:rPr>
          <w:rStyle w:val="XMLname"/>
        </w:rPr>
        <w:t>organization/</w:t>
      </w:r>
      <w:r w:rsidR="00CB2AD6" w:rsidRPr="007B0978">
        <w:rPr>
          <w:rStyle w:val="XMLname"/>
        </w:rPr>
        <w:t>@</w:t>
      </w:r>
      <w:proofErr w:type="gramEnd"/>
      <w:r w:rsidR="00CB2AD6" w:rsidRPr="007B0978">
        <w:rPr>
          <w:rStyle w:val="XMLname"/>
        </w:rPr>
        <w:t>entityID</w:t>
      </w:r>
      <w:r w:rsidRPr="007B0978">
        <w:t xml:space="preserve"> in the request is non-empty, then the facility result set shall be further restricted to those facilities such that there is a non-empty intersection between this set</w:t>
      </w:r>
      <w:r w:rsidRPr="007B0978">
        <w:rPr>
          <w:rFonts w:ascii="Times" w:hAnsi="Times" w:cs="Times"/>
        </w:rPr>
        <w:t xml:space="preserve"> </w:t>
      </w:r>
      <w:r w:rsidRPr="007B0978">
        <w:t xml:space="preserve">and the facility’s attribute set </w:t>
      </w:r>
      <w:r w:rsidRPr="007B0978">
        <w:rPr>
          <w:rStyle w:val="XMLname"/>
        </w:rPr>
        <w:t>organizations/</w:t>
      </w:r>
      <w:proofErr w:type="gramStart"/>
      <w:r w:rsidRPr="007B0978">
        <w:rPr>
          <w:rStyle w:val="XMLname"/>
        </w:rPr>
        <w:t>organizations/</w:t>
      </w:r>
      <w:r w:rsidR="00CB2AD6" w:rsidRPr="007B0978">
        <w:rPr>
          <w:rStyle w:val="XMLname"/>
        </w:rPr>
        <w:t>@</w:t>
      </w:r>
      <w:proofErr w:type="gramEnd"/>
      <w:r w:rsidR="00CB2AD6" w:rsidRPr="007B0978">
        <w:rPr>
          <w:rStyle w:val="XMLname"/>
        </w:rPr>
        <w:t>entityID</w:t>
      </w:r>
      <w:r w:rsidRPr="00E147BD">
        <w:t>.</w:t>
      </w:r>
    </w:p>
    <w:p w14:paraId="717B849C" w14:textId="2AE405C4" w:rsidR="00F97321" w:rsidRPr="007B0978" w:rsidRDefault="00F97321" w:rsidP="00F97321">
      <w:pPr>
        <w:pStyle w:val="ListBullet2"/>
        <w:tabs>
          <w:tab w:val="clear" w:pos="720"/>
          <w:tab w:val="num" w:pos="1440"/>
        </w:tabs>
        <w:ind w:left="1440"/>
        <w:rPr>
          <w:rFonts w:ascii="Times" w:hAnsi="Times" w:cs="Times"/>
        </w:rPr>
      </w:pPr>
      <w:r w:rsidRPr="007B0978">
        <w:t xml:space="preserve">Any </w:t>
      </w:r>
      <w:r w:rsidRPr="007B0978">
        <w:rPr>
          <w:rStyle w:val="XMLname"/>
        </w:rPr>
        <w:t>service</w:t>
      </w:r>
      <w:r w:rsidRPr="007B0978">
        <w:t xml:space="preserve"> child element of </w:t>
      </w:r>
      <w:r w:rsidRPr="007B0978">
        <w:rPr>
          <w:rStyle w:val="XMLname"/>
        </w:rPr>
        <w:t>organization</w:t>
      </w:r>
      <w:r w:rsidRPr="007B0978">
        <w:rPr>
          <w:rFonts w:ascii="Courier New" w:hAnsi="Courier New" w:cs="Courier New"/>
        </w:rPr>
        <w:t xml:space="preserve"> </w:t>
      </w:r>
      <w:r w:rsidRPr="007B0978">
        <w:t xml:space="preserve">has </w:t>
      </w:r>
      <w:proofErr w:type="gramStart"/>
      <w:r w:rsidRPr="007B0978">
        <w:t xml:space="preserve">an </w:t>
      </w:r>
      <w:r w:rsidR="00CB2AD6" w:rsidRPr="007B0978">
        <w:rPr>
          <w:rStyle w:val="XMLname"/>
        </w:rPr>
        <w:t>@</w:t>
      </w:r>
      <w:proofErr w:type="gramEnd"/>
      <w:r w:rsidR="00CB2AD6" w:rsidRPr="007B0978">
        <w:rPr>
          <w:rStyle w:val="XMLname"/>
        </w:rPr>
        <w:t>entityID</w:t>
      </w:r>
      <w:r w:rsidRPr="007B0978">
        <w:t xml:space="preserve"> attribute</w:t>
      </w:r>
      <w:r w:rsidR="005E006B" w:rsidRPr="007B0978">
        <w:t xml:space="preserve">. </w:t>
      </w:r>
      <w:r w:rsidRPr="007B0978">
        <w:t xml:space="preserve">If, for any of the </w:t>
      </w:r>
      <w:r w:rsidRPr="007B0978">
        <w:rPr>
          <w:rStyle w:val="XMLname"/>
        </w:rPr>
        <w:t>organizations/organization</w:t>
      </w:r>
      <w:r w:rsidRPr="007B0978">
        <w:rPr>
          <w:rFonts w:ascii="Courier New" w:hAnsi="Courier New" w:cs="Courier New"/>
        </w:rPr>
        <w:t xml:space="preserve"> </w:t>
      </w:r>
      <w:r w:rsidRPr="007B0978">
        <w:t xml:space="preserve">elements, the </w:t>
      </w:r>
      <w:proofErr w:type="gramStart"/>
      <w:r w:rsidRPr="007B0978">
        <w:t>set</w:t>
      </w:r>
      <w:r w:rsidRPr="007B0978">
        <w:rPr>
          <w:rStyle w:val="XMLname"/>
        </w:rPr>
        <w:t>./service/</w:t>
      </w:r>
      <w:r w:rsidR="00CB2AD6" w:rsidRPr="007B0978">
        <w:rPr>
          <w:rStyle w:val="XMLname"/>
        </w:rPr>
        <w:t>@</w:t>
      </w:r>
      <w:proofErr w:type="gramEnd"/>
      <w:r w:rsidR="00CB2AD6" w:rsidRPr="007B0978">
        <w:rPr>
          <w:rStyle w:val="XMLname"/>
        </w:rPr>
        <w:t>entityID</w:t>
      </w:r>
      <w:r w:rsidRPr="007B0978">
        <w:t xml:space="preserve"> is non-empty, then the facility result set shall further be restricted to those facilities such that the facility’s attribute </w:t>
      </w:r>
      <w:proofErr w:type="gramStart"/>
      <w:r w:rsidRPr="007B0978">
        <w:t xml:space="preserve">set </w:t>
      </w:r>
      <w:r w:rsidRPr="007B0978">
        <w:rPr>
          <w:rStyle w:val="XMLname"/>
        </w:rPr>
        <w:t>.</w:t>
      </w:r>
      <w:proofErr w:type="gramEnd"/>
      <w:r w:rsidRPr="007B0978">
        <w:rPr>
          <w:rStyle w:val="XMLname"/>
        </w:rPr>
        <w:t>/</w:t>
      </w:r>
      <w:proofErr w:type="gramStart"/>
      <w:r w:rsidRPr="007B0978">
        <w:rPr>
          <w:rStyle w:val="XMLname"/>
        </w:rPr>
        <w:t>service/</w:t>
      </w:r>
      <w:r w:rsidR="00CB2AD6" w:rsidRPr="007B0978">
        <w:rPr>
          <w:rStyle w:val="XMLname"/>
        </w:rPr>
        <w:t>@</w:t>
      </w:r>
      <w:proofErr w:type="gramEnd"/>
      <w:r w:rsidR="00CB2AD6" w:rsidRPr="007B0978">
        <w:rPr>
          <w:rStyle w:val="XMLname"/>
        </w:rPr>
        <w:t>entityID</w:t>
      </w:r>
      <w:r w:rsidRPr="007B0978">
        <w:rPr>
          <w:rFonts w:ascii="Courier New" w:hAnsi="Courier New" w:cs="Courier New"/>
        </w:rPr>
        <w:t xml:space="preserve"> </w:t>
      </w:r>
      <w:r w:rsidRPr="007B0978">
        <w:t xml:space="preserve">has a non-empty intersection with the corresponding </w:t>
      </w:r>
      <w:r w:rsidRPr="007B0978">
        <w:rPr>
          <w:rStyle w:val="XMLname"/>
        </w:rPr>
        <w:t>organizations/organization</w:t>
      </w:r>
      <w:r w:rsidRPr="007B0978">
        <w:rPr>
          <w:rFonts w:ascii="Courier New" w:hAnsi="Courier New" w:cs="Courier New"/>
        </w:rPr>
        <w:t xml:space="preserve"> </w:t>
      </w:r>
      <w:r w:rsidRPr="007B0978">
        <w:t>element</w:t>
      </w:r>
      <w:r w:rsidR="00CB2AD6" w:rsidRPr="007B0978">
        <w:t>.</w:t>
      </w:r>
    </w:p>
    <w:p w14:paraId="56890BF7" w14:textId="363601AE" w:rsidR="00E816FD" w:rsidRPr="007B0978" w:rsidRDefault="00FD6280" w:rsidP="006E5C45">
      <w:pPr>
        <w:pStyle w:val="ListBullet2"/>
      </w:pPr>
      <w:proofErr w:type="spellStart"/>
      <w:r w:rsidRPr="007B0978">
        <w:rPr>
          <w:rStyle w:val="XMLname"/>
        </w:rPr>
        <w:t>codedType</w:t>
      </w:r>
      <w:proofErr w:type="spellEnd"/>
      <w:r w:rsidRPr="007B0978">
        <w:t xml:space="preserve"> </w:t>
      </w:r>
      <w:proofErr w:type="spellStart"/>
      <w:proofErr w:type="gramStart"/>
      <w:r w:rsidRPr="007B0978">
        <w:rPr>
          <w:i/>
          <w:iCs/>
        </w:rPr>
        <w:t>csd:codedtype</w:t>
      </w:r>
      <w:proofErr w:type="spellEnd"/>
      <w:proofErr w:type="gramEnd"/>
      <w:r w:rsidRPr="007B0978">
        <w:t xml:space="preserve">: If present and contains a non-empty value the result set </w:t>
      </w:r>
      <w:r w:rsidR="00E820F3">
        <w:t>shall</w:t>
      </w:r>
      <w:r w:rsidR="00E820F3" w:rsidRPr="007B0978">
        <w:t xml:space="preserve"> </w:t>
      </w:r>
      <w:r w:rsidRPr="007B0978">
        <w:t xml:space="preserve">be restricted to those facilities whose </w:t>
      </w:r>
      <w:proofErr w:type="spellStart"/>
      <w:proofErr w:type="gramStart"/>
      <w:r w:rsidRPr="007B0978">
        <w:rPr>
          <w:rStyle w:val="XMLname"/>
        </w:rPr>
        <w:t>codedType</w:t>
      </w:r>
      <w:proofErr w:type="spellEnd"/>
      <w:r w:rsidRPr="007B0978">
        <w:rPr>
          <w:rStyle w:val="XMLname"/>
        </w:rPr>
        <w:t>/@</w:t>
      </w:r>
      <w:proofErr w:type="gramEnd"/>
      <w:r w:rsidRPr="007B0978">
        <w:rPr>
          <w:rStyle w:val="XMLname"/>
        </w:rPr>
        <w:t>code</w:t>
      </w:r>
      <w:r w:rsidRPr="007B0978">
        <w:t xml:space="preserve"> equals </w:t>
      </w:r>
      <w:r w:rsidR="009F044F" w:rsidRPr="007B0978">
        <w:t>this value for the coding scheme</w:t>
      </w:r>
      <w:r w:rsidRPr="007B0978">
        <w:t xml:space="preserve"> specified by </w:t>
      </w:r>
      <w:proofErr w:type="gramStart"/>
      <w:r w:rsidRPr="007B0978">
        <w:t xml:space="preserve">the </w:t>
      </w:r>
      <w:r w:rsidRPr="007B0978">
        <w:rPr>
          <w:rStyle w:val="XMLname"/>
        </w:rPr>
        <w:t>@</w:t>
      </w:r>
      <w:proofErr w:type="gramEnd"/>
      <w:r w:rsidRPr="007B0978">
        <w:rPr>
          <w:rStyle w:val="XMLname"/>
        </w:rPr>
        <w:t>codingSchem</w:t>
      </w:r>
      <w:r w:rsidR="009F044F" w:rsidRPr="007B0978">
        <w:rPr>
          <w:rStyle w:val="XMLname"/>
        </w:rPr>
        <w:t>e</w:t>
      </w:r>
      <w:r w:rsidRPr="007B0978">
        <w:t xml:space="preserve"> attribute. Case insensitive. </w:t>
      </w:r>
    </w:p>
    <w:p w14:paraId="629CD467" w14:textId="77777777" w:rsidR="00E816FD" w:rsidRPr="007B0978" w:rsidRDefault="00FD6280" w:rsidP="006E5C45">
      <w:pPr>
        <w:pStyle w:val="ListBullet2"/>
      </w:pPr>
      <w:r w:rsidRPr="007B0978">
        <w:rPr>
          <w:rStyle w:val="XMLname"/>
        </w:rPr>
        <w:t>address</w:t>
      </w:r>
      <w:r w:rsidRPr="007B0978">
        <w:t xml:space="preserve"> </w:t>
      </w:r>
      <w:proofErr w:type="spellStart"/>
      <w:proofErr w:type="gramStart"/>
      <w:r w:rsidRPr="007B0978">
        <w:rPr>
          <w:i/>
          <w:iCs/>
        </w:rPr>
        <w:t>csd:address</w:t>
      </w:r>
      <w:proofErr w:type="spellEnd"/>
      <w:proofErr w:type="gramEnd"/>
      <w:r w:rsidRPr="007B0978">
        <w:t xml:space="preserve">: (optional) Contains of any-number of </w:t>
      </w:r>
      <w:proofErr w:type="gramStart"/>
      <w:r w:rsidRPr="007B0978">
        <w:t>child</w:t>
      </w:r>
      <w:proofErr w:type="gramEnd"/>
      <w:r w:rsidRPr="007B0978">
        <w:t xml:space="preserve"> </w:t>
      </w:r>
      <w:proofErr w:type="spellStart"/>
      <w:r w:rsidRPr="007B0978">
        <w:rPr>
          <w:rStyle w:val="XMLname"/>
        </w:rPr>
        <w:t>addressLine</w:t>
      </w:r>
      <w:proofErr w:type="spellEnd"/>
      <w:r w:rsidRPr="007B0978">
        <w:t xml:space="preserve"> elements as follows: </w:t>
      </w:r>
    </w:p>
    <w:p w14:paraId="358D4CCF" w14:textId="50EB38D1" w:rsidR="00E816FD" w:rsidRPr="007B0978" w:rsidRDefault="00FD6280" w:rsidP="006E5C45">
      <w:pPr>
        <w:pStyle w:val="ListBullet3"/>
      </w:pPr>
      <w:r w:rsidRPr="007B0978">
        <w:t xml:space="preserve">Text content </w:t>
      </w:r>
      <w:proofErr w:type="spellStart"/>
      <w:proofErr w:type="gramStart"/>
      <w:r w:rsidRPr="007B0978">
        <w:rPr>
          <w:i/>
          <w:iCs/>
        </w:rPr>
        <w:t>xs:string</w:t>
      </w:r>
      <w:proofErr w:type="spellEnd"/>
      <w:proofErr w:type="gramEnd"/>
      <w:r w:rsidRPr="007B0978">
        <w:t xml:space="preserve">: (optional) If present and contains a non-empty value, then the results set </w:t>
      </w:r>
      <w:r w:rsidR="00E820F3">
        <w:t>shall</w:t>
      </w:r>
      <w:r w:rsidR="00E820F3" w:rsidRPr="007B0978">
        <w:t xml:space="preserve"> </w:t>
      </w:r>
      <w:r w:rsidRPr="007B0978">
        <w:t xml:space="preserve">be restricted to those facilities whose have an </w:t>
      </w:r>
      <w:proofErr w:type="spellStart"/>
      <w:r w:rsidRPr="007B0978">
        <w:rPr>
          <w:rStyle w:val="XMLname"/>
        </w:rPr>
        <w:t>addressLine</w:t>
      </w:r>
      <w:proofErr w:type="spellEnd"/>
      <w:r w:rsidRPr="007B0978">
        <w:t xml:space="preserve"> with </w:t>
      </w:r>
      <w:proofErr w:type="gramStart"/>
      <w:r w:rsidRPr="007B0978">
        <w:t xml:space="preserve">specified </w:t>
      </w:r>
      <w:r w:rsidRPr="007B0978">
        <w:rPr>
          <w:rStyle w:val="XMLname"/>
        </w:rPr>
        <w:t>@</w:t>
      </w:r>
      <w:proofErr w:type="gramEnd"/>
      <w:r w:rsidRPr="007B0978">
        <w:rPr>
          <w:rStyle w:val="XMLname"/>
        </w:rPr>
        <w:t>component</w:t>
      </w:r>
      <w:r w:rsidRPr="007B0978">
        <w:t xml:space="preserve"> containing this value exactly. Case insensitive. </w:t>
      </w:r>
    </w:p>
    <w:p w14:paraId="08C86F6E" w14:textId="77777777" w:rsidR="00E816FD" w:rsidRPr="007B0978" w:rsidRDefault="00FD6280" w:rsidP="006E5C45">
      <w:pPr>
        <w:pStyle w:val="ListBullet3"/>
      </w:pPr>
      <w:proofErr w:type="gramStart"/>
      <w:r w:rsidRPr="007B0978">
        <w:rPr>
          <w:rStyle w:val="XMLname"/>
        </w:rPr>
        <w:lastRenderedPageBreak/>
        <w:t>@component</w:t>
      </w:r>
      <w:proofErr w:type="gramEnd"/>
      <w:r w:rsidRPr="007B0978">
        <w:t xml:space="preserve"> </w:t>
      </w:r>
      <w:proofErr w:type="spellStart"/>
      <w:proofErr w:type="gramStart"/>
      <w:r w:rsidRPr="007B0978">
        <w:rPr>
          <w:i/>
          <w:iCs/>
        </w:rPr>
        <w:t>xs:string</w:t>
      </w:r>
      <w:proofErr w:type="spellEnd"/>
      <w:proofErr w:type="gramEnd"/>
      <w:r w:rsidRPr="007B0978">
        <w:t xml:space="preserve"> : (Required attribute) The component of the address we are searching. Case insensitive. </w:t>
      </w:r>
    </w:p>
    <w:p w14:paraId="0C67745B" w14:textId="77777777" w:rsidR="00FD6280" w:rsidRPr="007B0978" w:rsidRDefault="00FD6280" w:rsidP="00A549B6">
      <w:pPr>
        <w:numPr>
          <w:ilvl w:val="0"/>
          <w:numId w:val="47"/>
        </w:numPr>
      </w:pPr>
      <w:r w:rsidRPr="007B0978">
        <w:rPr>
          <w:rStyle w:val="XMLname"/>
        </w:rPr>
        <w:t>start</w:t>
      </w:r>
      <w:r w:rsidRPr="007B0978">
        <w:t xml:space="preserve"> </w:t>
      </w:r>
      <w:proofErr w:type="spellStart"/>
      <w:r w:rsidRPr="007B0978">
        <w:rPr>
          <w:i/>
          <w:iCs/>
        </w:rPr>
        <w:t>xs:int</w:t>
      </w:r>
      <w:proofErr w:type="spellEnd"/>
      <w:r w:rsidRPr="007B0978">
        <w:t xml:space="preserve">: (optional) The starting index for results returned. Defaults to 1, which indexes the first facility matching the search parameters </w:t>
      </w:r>
    </w:p>
    <w:p w14:paraId="77E76CAB" w14:textId="77777777" w:rsidR="00E816FD" w:rsidRPr="007B0978" w:rsidRDefault="00FD6280" w:rsidP="006E5C45">
      <w:pPr>
        <w:pStyle w:val="ListBullet2"/>
      </w:pPr>
      <w:r w:rsidRPr="007B0978">
        <w:rPr>
          <w:rStyle w:val="XMLname"/>
        </w:rPr>
        <w:t>max</w:t>
      </w:r>
      <w:r w:rsidRPr="007B0978">
        <w:t xml:space="preserve"> </w:t>
      </w:r>
      <w:proofErr w:type="spellStart"/>
      <w:r w:rsidRPr="007B0978">
        <w:rPr>
          <w:i/>
          <w:iCs/>
        </w:rPr>
        <w:t>xs:int</w:t>
      </w:r>
      <w:proofErr w:type="spellEnd"/>
      <w:r w:rsidRPr="007B0978">
        <w:t xml:space="preserve">: (optional) The maximum number of results returned. A value of less than zero implies no maximum. </w:t>
      </w:r>
    </w:p>
    <w:p w14:paraId="0440E35F" w14:textId="77777777" w:rsidR="00E816FD" w:rsidRPr="007B0978" w:rsidRDefault="00FD6280" w:rsidP="006E5C45">
      <w:pPr>
        <w:pStyle w:val="ListBullet2"/>
      </w:pPr>
      <w:r w:rsidRPr="007B0978">
        <w:rPr>
          <w:rStyle w:val="XMLname"/>
        </w:rPr>
        <w:t>record</w:t>
      </w:r>
      <w:r w:rsidRPr="007B0978">
        <w:t xml:space="preserve"> </w:t>
      </w:r>
      <w:proofErr w:type="spellStart"/>
      <w:proofErr w:type="gramStart"/>
      <w:r w:rsidRPr="007B0978">
        <w:rPr>
          <w:i/>
          <w:iCs/>
        </w:rPr>
        <w:t>csd:record</w:t>
      </w:r>
      <w:proofErr w:type="spellEnd"/>
      <w:proofErr w:type="gramEnd"/>
      <w:r w:rsidRPr="007B0978">
        <w:rPr>
          <w:i/>
          <w:iCs/>
        </w:rPr>
        <w:t xml:space="preserve"> </w:t>
      </w:r>
      <w:r w:rsidRPr="007B0978">
        <w:t xml:space="preserve">: (optional) A child element to limit results according to </w:t>
      </w:r>
    </w:p>
    <w:p w14:paraId="485F61BE" w14:textId="6AEF8423" w:rsidR="00E816FD" w:rsidRPr="007B0978" w:rsidRDefault="00FD6280" w:rsidP="006E5C45">
      <w:pPr>
        <w:pStyle w:val="ListBullet3"/>
      </w:pPr>
      <w:proofErr w:type="gramStart"/>
      <w:r w:rsidRPr="007B0978">
        <w:rPr>
          <w:rStyle w:val="XMLname"/>
        </w:rPr>
        <w:t>@status</w:t>
      </w:r>
      <w:proofErr w:type="gram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 result set </w:t>
      </w:r>
      <w:r w:rsidR="00E820F3">
        <w:t>shall</w:t>
      </w:r>
      <w:r w:rsidR="00E820F3" w:rsidRPr="007B0978">
        <w:t xml:space="preserve"> </w:t>
      </w:r>
      <w:r w:rsidRPr="007B0978">
        <w:t xml:space="preserve">be restricted to those facilities whose </w:t>
      </w:r>
      <w:proofErr w:type="gramStart"/>
      <w:r w:rsidRPr="007B0978">
        <w:rPr>
          <w:rStyle w:val="XMLname"/>
        </w:rPr>
        <w:t>record/@</w:t>
      </w:r>
      <w:proofErr w:type="gramEnd"/>
      <w:r w:rsidRPr="007B0978">
        <w:rPr>
          <w:rStyle w:val="XMLname"/>
        </w:rPr>
        <w:t>status</w:t>
      </w:r>
      <w:r w:rsidRPr="007B0978">
        <w:t xml:space="preserve"> equals this value. Case insensitive. </w:t>
      </w:r>
    </w:p>
    <w:p w14:paraId="0E3592A3" w14:textId="01AD273C" w:rsidR="00E816FD" w:rsidRPr="007B0978" w:rsidRDefault="00FD6280" w:rsidP="006E5C45">
      <w:pPr>
        <w:pStyle w:val="ListBullet3"/>
      </w:pPr>
      <w:proofErr w:type="gramStart"/>
      <w:r w:rsidRPr="007B0978">
        <w:rPr>
          <w:rStyle w:val="XMLname"/>
        </w:rPr>
        <w:t>@updated</w:t>
      </w:r>
      <w:proofErr w:type="gramEnd"/>
      <w:r w:rsidRPr="007B0978">
        <w:t xml:space="preserve"> </w:t>
      </w:r>
      <w:proofErr w:type="spellStart"/>
      <w:proofErr w:type="gramStart"/>
      <w:r w:rsidRPr="007B0978">
        <w:rPr>
          <w:i/>
          <w:iCs/>
        </w:rPr>
        <w:t>xs:dateTime</w:t>
      </w:r>
      <w:proofErr w:type="spellEnd"/>
      <w:proofErr w:type="gramEnd"/>
      <w:r w:rsidRPr="007B0978">
        <w:t xml:space="preserve">: (optional) If present and contains a non-empty value, the result set </w:t>
      </w:r>
      <w:r w:rsidR="00E820F3">
        <w:t>shall</w:t>
      </w:r>
      <w:r w:rsidR="00E820F3" w:rsidRPr="007B0978">
        <w:t xml:space="preserve"> </w:t>
      </w:r>
      <w:r w:rsidRPr="007B0978">
        <w:t xml:space="preserve">be restricted to those facilities whose </w:t>
      </w:r>
      <w:proofErr w:type="gramStart"/>
      <w:r w:rsidRPr="007B0978">
        <w:rPr>
          <w:rStyle w:val="XMLname"/>
        </w:rPr>
        <w:t>record/@</w:t>
      </w:r>
      <w:proofErr w:type="gramEnd"/>
      <w:r w:rsidRPr="007B0978">
        <w:rPr>
          <w:rStyle w:val="XMLname"/>
        </w:rPr>
        <w:t>updated</w:t>
      </w:r>
      <w:r w:rsidRPr="007B0978">
        <w:t xml:space="preserve"> is at least the given value. </w:t>
      </w:r>
    </w:p>
    <w:p w14:paraId="38473E2C" w14:textId="77777777" w:rsidR="00FD6280" w:rsidRPr="007B0978" w:rsidRDefault="00FD6280" w:rsidP="005E30A9">
      <w:pPr>
        <w:rPr>
          <w:b/>
        </w:rPr>
      </w:pPr>
      <w:r w:rsidRPr="007B0978">
        <w:rPr>
          <w:b/>
        </w:rPr>
        <w:t xml:space="preserve"> </w:t>
      </w:r>
    </w:p>
    <w:p w14:paraId="2028F85A" w14:textId="57B24B18" w:rsidR="009872C4" w:rsidRPr="007B0978" w:rsidRDefault="00FD6280" w:rsidP="005E30A9">
      <w:pPr>
        <w:pStyle w:val="XMLFragment"/>
        <w:rPr>
          <w:noProof w:val="0"/>
          <w:color w:val="000096"/>
          <w:szCs w:val="24"/>
        </w:rPr>
      </w:pPr>
      <w:r w:rsidRPr="007B0978">
        <w:rPr>
          <w:noProof w:val="0"/>
          <w:color w:val="000096"/>
          <w:szCs w:val="24"/>
        </w:rPr>
        <w:t>&lt;</w:t>
      </w:r>
      <w:proofErr w:type="spellStart"/>
      <w:r w:rsidRPr="007B0978">
        <w:rPr>
          <w:noProof w:val="0"/>
          <w:color w:val="000096"/>
          <w:szCs w:val="24"/>
        </w:rPr>
        <w:t>careServicesRequest</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7D6517" w:rsidRPr="00E147BD">
        <w:rPr>
          <w:noProof w:val="0"/>
          <w:color w:val="F5844C"/>
          <w:szCs w:val="24"/>
        </w:rPr>
        <w:t>urn=</w:t>
      </w:r>
      <w:r w:rsidR="007D6517" w:rsidRPr="00E147BD">
        <w:rPr>
          <w:noProof w:val="0"/>
          <w:color w:val="993300"/>
          <w:szCs w:val="24"/>
        </w:rPr>
        <w:t>'</w:t>
      </w:r>
      <w:proofErr w:type="gramStart"/>
      <w:r w:rsidR="007D6517" w:rsidRPr="00E147BD">
        <w:rPr>
          <w:noProof w:val="0"/>
          <w:color w:val="993300"/>
          <w:szCs w:val="24"/>
        </w:rPr>
        <w:t>urn:ihe</w:t>
      </w:r>
      <w:proofErr w:type="gramEnd"/>
      <w:r w:rsidR="007D6517" w:rsidRPr="00E147BD">
        <w:rPr>
          <w:noProof w:val="0"/>
          <w:color w:val="993300"/>
          <w:szCs w:val="24"/>
        </w:rPr>
        <w:t>:</w:t>
      </w:r>
      <w:proofErr w:type="gramStart"/>
      <w:r w:rsidR="007D6517" w:rsidRPr="00E147BD">
        <w:rPr>
          <w:noProof w:val="0"/>
          <w:color w:val="993300"/>
          <w:szCs w:val="24"/>
        </w:rPr>
        <w:t>iti:csd</w:t>
      </w:r>
      <w:proofErr w:type="gramEnd"/>
      <w:r w:rsidR="007D6517" w:rsidRPr="00E147BD">
        <w:rPr>
          <w:noProof w:val="0"/>
          <w:color w:val="993300"/>
          <w:szCs w:val="24"/>
        </w:rPr>
        <w:t>:</w:t>
      </w:r>
      <w:proofErr w:type="gramStart"/>
      <w:r w:rsidR="007D6517" w:rsidRPr="00E147BD">
        <w:rPr>
          <w:noProof w:val="0"/>
          <w:color w:val="993300"/>
          <w:szCs w:val="24"/>
        </w:rPr>
        <w:t>2014:stored</w:t>
      </w:r>
      <w:proofErr w:type="gramEnd"/>
      <w:r w:rsidR="007D6517" w:rsidRPr="00E147BD">
        <w:rPr>
          <w:noProof w:val="0"/>
          <w:color w:val="993300"/>
          <w:szCs w:val="24"/>
        </w:rPr>
        <w:t>-</w:t>
      </w:r>
      <w:proofErr w:type="gramStart"/>
      <w:r w:rsidR="007D6517" w:rsidRPr="00E147BD">
        <w:rPr>
          <w:noProof w:val="0"/>
          <w:color w:val="993300"/>
          <w:szCs w:val="24"/>
        </w:rPr>
        <w:t>function:facility</w:t>
      </w:r>
      <w:proofErr w:type="gramEnd"/>
      <w:r w:rsidR="007D6517" w:rsidRPr="00E147BD">
        <w:rPr>
          <w:noProof w:val="0"/>
          <w:color w:val="993300"/>
          <w:szCs w:val="24"/>
        </w:rPr>
        <w:t>-search'</w:t>
      </w:r>
      <w:r w:rsidRPr="007B0978">
        <w:rPr>
          <w:noProof w:val="0"/>
          <w:color w:val="000096"/>
          <w:szCs w:val="24"/>
        </w:rPr>
        <w:t>&gt;</w:t>
      </w:r>
    </w:p>
    <w:p w14:paraId="5ECC4A6B" w14:textId="495DD341" w:rsidR="009872C4" w:rsidRPr="007B0978" w:rsidRDefault="009872C4" w:rsidP="005E30A9">
      <w:pPr>
        <w:pStyle w:val="XMLFragment"/>
        <w:rPr>
          <w:noProof w:val="0"/>
          <w:color w:val="000096"/>
          <w:szCs w:val="24"/>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codedType</w:t>
      </w:r>
      <w:proofErr w:type="spellEnd"/>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'OPC</w:t>
      </w:r>
      <w:r w:rsidR="009F044F" w:rsidRPr="007B0978">
        <w:rPr>
          <w:noProof w:val="0"/>
          <w:color w:val="993300"/>
          <w:szCs w:val="24"/>
        </w:rPr>
        <w:t>-example</w:t>
      </w:r>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codingSchem</w:t>
      </w:r>
      <w:r w:rsidR="009F044F" w:rsidRPr="007B0978">
        <w:rPr>
          <w:noProof w:val="0"/>
          <w:color w:val="F5844C"/>
          <w:szCs w:val="24"/>
        </w:rPr>
        <w:t>e</w:t>
      </w:r>
      <w:proofErr w:type="spellEnd"/>
      <w:r w:rsidR="00FD6280" w:rsidRPr="007B0978">
        <w:rPr>
          <w:noProof w:val="0"/>
          <w:color w:val="FF8040"/>
          <w:szCs w:val="24"/>
        </w:rPr>
        <w:t>=</w:t>
      </w:r>
      <w:r w:rsidR="00FD6280" w:rsidRPr="007B0978">
        <w:rPr>
          <w:noProof w:val="0"/>
          <w:color w:val="993300"/>
          <w:szCs w:val="24"/>
        </w:rPr>
        <w:t>"USDVA</w:t>
      </w:r>
      <w:r w:rsidR="009F044F" w:rsidRPr="007B0978">
        <w:rPr>
          <w:noProof w:val="0"/>
          <w:color w:val="993300"/>
          <w:szCs w:val="24"/>
        </w:rPr>
        <w:t>-example</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F5844C"/>
          <w:szCs w:val="24"/>
        </w:rPr>
        <w:t xml:space="preserve"> component</w:t>
      </w:r>
      <w:r w:rsidR="00FD6280" w:rsidRPr="007B0978">
        <w:rPr>
          <w:noProof w:val="0"/>
          <w:color w:val="FF8040"/>
          <w:szCs w:val="24"/>
        </w:rPr>
        <w:t>=</w:t>
      </w:r>
      <w:r w:rsidR="00FD6280" w:rsidRPr="007B0978">
        <w:rPr>
          <w:noProof w:val="0"/>
          <w:color w:val="993300"/>
          <w:szCs w:val="24"/>
        </w:rPr>
        <w:t>'city'</w:t>
      </w:r>
      <w:r w:rsidR="00FD6280" w:rsidRPr="007B0978">
        <w:rPr>
          <w:noProof w:val="0"/>
          <w:color w:val="000096"/>
          <w:szCs w:val="24"/>
        </w:rPr>
        <w:t>&gt;</w:t>
      </w:r>
      <w:r w:rsidR="00FD6280" w:rsidRPr="007B0978">
        <w:rPr>
          <w:noProof w:val="0"/>
          <w:color w:val="000000"/>
          <w:szCs w:val="24"/>
        </w:rPr>
        <w:t>Chapel Hill</w:t>
      </w:r>
      <w:r w:rsidR="00FD6280" w:rsidRPr="007B0978">
        <w:rPr>
          <w:noProof w:val="0"/>
          <w:color w:val="000096"/>
          <w:szCs w:val="24"/>
        </w:rPr>
        <w:t>&lt;/</w:t>
      </w:r>
      <w:proofErr w:type="spellStart"/>
      <w:r w:rsidR="00FD6280" w:rsidRPr="007B0978">
        <w:rPr>
          <w:noProof w:val="0"/>
          <w:color w:val="000096"/>
          <w:szCs w:val="24"/>
        </w:rPr>
        <w:t>addressLine</w:t>
      </w:r>
      <w:proofErr w:type="spellEnd"/>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tab/>
        <w:t xml:space="preserve">       </w:t>
      </w:r>
      <w:r w:rsidR="00FD6280" w:rsidRPr="007B0978">
        <w:rPr>
          <w:noProof w:val="0"/>
          <w:color w:val="000096"/>
          <w:szCs w:val="24"/>
        </w:rPr>
        <w:t>&lt;/address&gt;</w:t>
      </w:r>
      <w:r w:rsidR="00FD6280" w:rsidRPr="007B0978">
        <w:rPr>
          <w:noProof w:val="0"/>
          <w:color w:val="000000"/>
          <w:szCs w:val="24"/>
        </w:rPr>
        <w:br/>
        <w:t xml:space="preserve">        </w:t>
      </w:r>
      <w:r w:rsidR="00FD6280" w:rsidRPr="007B0978">
        <w:rPr>
          <w:noProof w:val="0"/>
          <w:color w:val="000096"/>
          <w:szCs w:val="24"/>
        </w:rPr>
        <w:t>&lt;max&gt;</w:t>
      </w:r>
      <w:r w:rsidR="00FD6280" w:rsidRPr="007B0978">
        <w:rPr>
          <w:noProof w:val="0"/>
          <w:color w:val="000000"/>
          <w:szCs w:val="24"/>
        </w:rPr>
        <w:t>5</w:t>
      </w:r>
      <w:r w:rsidR="00FD6280" w:rsidRPr="007B0978">
        <w:rPr>
          <w:noProof w:val="0"/>
          <w:color w:val="000096"/>
          <w:szCs w:val="24"/>
        </w:rPr>
        <w:t>&lt;/max&gt;</w:t>
      </w:r>
    </w:p>
    <w:p w14:paraId="5E4FCDC6" w14:textId="77777777" w:rsidR="00FD6280" w:rsidRPr="007B0978" w:rsidRDefault="009872C4" w:rsidP="005E30A9">
      <w:pPr>
        <w:pStyle w:val="XMLFragment"/>
        <w:rPr>
          <w:noProof w:val="0"/>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&lt;/function&gt;</w:t>
      </w:r>
      <w:r w:rsidR="00FD6280" w:rsidRPr="007B0978">
        <w:rPr>
          <w:noProof w:val="0"/>
          <w:color w:val="000000"/>
          <w:szCs w:val="24"/>
        </w:rPr>
        <w:br/>
      </w:r>
      <w:r w:rsidR="00FD6280" w:rsidRPr="007B0978">
        <w:rPr>
          <w:noProof w:val="0"/>
          <w:color w:val="000096"/>
          <w:szCs w:val="24"/>
        </w:rPr>
        <w:t>&lt;/</w:t>
      </w:r>
      <w:proofErr w:type="spellStart"/>
      <w:r w:rsidR="00FD6280" w:rsidRPr="007B0978">
        <w:rPr>
          <w:noProof w:val="0"/>
          <w:color w:val="000096"/>
          <w:szCs w:val="24"/>
        </w:rPr>
        <w:t>careServicesRequest</w:t>
      </w:r>
      <w:proofErr w:type="spellEnd"/>
      <w:r w:rsidR="00FD6280" w:rsidRPr="007B0978">
        <w:rPr>
          <w:noProof w:val="0"/>
          <w:color w:val="000096"/>
          <w:szCs w:val="24"/>
        </w:rPr>
        <w:t>&gt;</w:t>
      </w:r>
    </w:p>
    <w:p w14:paraId="36961C24" w14:textId="596ACAD0" w:rsidR="00FD6280" w:rsidRPr="007B0978" w:rsidRDefault="00FD6280" w:rsidP="00B72340">
      <w:pPr>
        <w:pStyle w:val="FigureTitle"/>
      </w:pPr>
      <w:r w:rsidRPr="007B0978">
        <w:t>Figure 3.73.4.1.2.3-1</w:t>
      </w:r>
      <w:r w:rsidR="008B268F" w:rsidRPr="007B0978">
        <w:t>:</w:t>
      </w:r>
      <w:r w:rsidRPr="007B0978">
        <w:t xml:space="preserve"> Example Facility Search</w:t>
      </w:r>
    </w:p>
    <w:p w14:paraId="4AA6DAF7" w14:textId="77777777" w:rsidR="00D505D7" w:rsidRPr="007B0978" w:rsidRDefault="00D505D7" w:rsidP="00AE7FE0">
      <w:pPr>
        <w:pStyle w:val="BodyText"/>
        <w:rPr>
          <w:noProof w:val="0"/>
        </w:rPr>
      </w:pPr>
    </w:p>
    <w:p w14:paraId="7D5DA86B" w14:textId="77777777" w:rsidR="00FD6280" w:rsidRPr="007B0978" w:rsidRDefault="00FD6280" w:rsidP="00E147BD">
      <w:pPr>
        <w:pStyle w:val="Heading6"/>
        <w:numPr>
          <w:ilvl w:val="0"/>
          <w:numId w:val="0"/>
        </w:numPr>
      </w:pPr>
      <w:bookmarkStart w:id="246" w:name="_Toc461203706"/>
      <w:r w:rsidRPr="007B0978">
        <w:t>3.73.4.1.2.4 Service Search</w:t>
      </w:r>
      <w:bookmarkEnd w:id="246"/>
    </w:p>
    <w:p w14:paraId="756FA787" w14:textId="4208AAC3" w:rsidR="00203491" w:rsidRPr="007B0978" w:rsidRDefault="00FD6280" w:rsidP="00203491">
      <w:pPr>
        <w:pStyle w:val="BodyText"/>
        <w:rPr>
          <w:noProof w:val="0"/>
        </w:rPr>
      </w:pPr>
      <w:r w:rsidRPr="007B0978">
        <w:rPr>
          <w:noProof w:val="0"/>
        </w:rPr>
        <w:t xml:space="preserve">The </w:t>
      </w:r>
      <w:proofErr w:type="spellStart"/>
      <w:r w:rsidRPr="007B0978">
        <w:rPr>
          <w:noProof w:val="0"/>
        </w:rPr>
        <w:t>careServicesFunction</w:t>
      </w:r>
      <w:proofErr w:type="spellEnd"/>
      <w:r w:rsidRPr="007B0978">
        <w:rPr>
          <w:noProof w:val="0"/>
        </w:rPr>
        <w:t xml:space="preserve"> XML required to define the Service Search </w:t>
      </w:r>
      <w:proofErr w:type="spellStart"/>
      <w:r w:rsidRPr="007B0978">
        <w:rPr>
          <w:noProof w:val="0"/>
        </w:rPr>
        <w:t>careServicesFunction</w:t>
      </w:r>
      <w:proofErr w:type="spellEnd"/>
      <w:r w:rsidRPr="007B0978">
        <w:rPr>
          <w:noProof w:val="0"/>
        </w:rPr>
        <w:t xml:space="preserve"> can be found in </w:t>
      </w:r>
      <w:r w:rsidR="00541737" w:rsidRPr="007B0978">
        <w:rPr>
          <w:noProof w:val="0"/>
        </w:rPr>
        <w:t>ITI TF-2x:</w:t>
      </w:r>
      <w:r w:rsidR="002A63C8">
        <w:rPr>
          <w:noProof w:val="0"/>
        </w:rPr>
        <w:t xml:space="preserve"> </w:t>
      </w:r>
      <w:r w:rsidR="00647A09" w:rsidRPr="007B0978">
        <w:rPr>
          <w:noProof w:val="0"/>
        </w:rPr>
        <w:t xml:space="preserve">Appendix Y, </w:t>
      </w:r>
      <w:r w:rsidR="005E006B" w:rsidRPr="007B0978">
        <w:rPr>
          <w:noProof w:val="0"/>
        </w:rPr>
        <w:t>Figure</w:t>
      </w:r>
      <w:r w:rsidRPr="007B0978">
        <w:rPr>
          <w:noProof w:val="0"/>
        </w:rPr>
        <w:t xml:space="preserve"> Y.3-4</w:t>
      </w:r>
      <w:r w:rsidR="005E006B" w:rsidRPr="007B0978">
        <w:rPr>
          <w:noProof w:val="0"/>
        </w:rPr>
        <w:t xml:space="preserve">. </w:t>
      </w:r>
      <w:r w:rsidR="00203491" w:rsidRPr="007B0978">
        <w:rPr>
          <w:noProof w:val="0"/>
          <w:szCs w:val="24"/>
        </w:rPr>
        <w:t xml:space="preserve">For a non-normative XQuery implementation of the </w:t>
      </w:r>
      <w:r w:rsidR="009B2C24" w:rsidRPr="007B0978">
        <w:rPr>
          <w:noProof w:val="0"/>
          <w:szCs w:val="24"/>
        </w:rPr>
        <w:t>service</w:t>
      </w:r>
      <w:r w:rsidR="00203491" w:rsidRPr="007B0978">
        <w:rPr>
          <w:noProof w:val="0"/>
          <w:szCs w:val="24"/>
        </w:rPr>
        <w:t xml:space="preserve"> search, see ITI TF-2x: Appendix W.</w:t>
      </w:r>
    </w:p>
    <w:p w14:paraId="0D131712" w14:textId="0B667A54" w:rsidR="00FD6280" w:rsidRPr="007B0978" w:rsidRDefault="00FD6280" w:rsidP="00EB4AA7">
      <w:pPr>
        <w:pStyle w:val="BodyText"/>
        <w:rPr>
          <w:noProof w:val="0"/>
        </w:rPr>
      </w:pPr>
    </w:p>
    <w:p w14:paraId="3068CD4E" w14:textId="77777777" w:rsidR="00FD6280" w:rsidRPr="007B0978" w:rsidRDefault="00FD6280" w:rsidP="005E30A9">
      <w:pPr>
        <w:rPr>
          <w:b/>
        </w:rPr>
      </w:pPr>
      <w:r w:rsidRPr="007B0978">
        <w:rPr>
          <w:b/>
        </w:rPr>
        <w:t>Description</w:t>
      </w:r>
    </w:p>
    <w:p w14:paraId="3F98F2EA" w14:textId="2E1B58FA" w:rsidR="00FD6280" w:rsidRPr="007B0978" w:rsidRDefault="00FD6280" w:rsidP="005E30A9">
      <w:pPr>
        <w:pStyle w:val="NormalWeb"/>
      </w:pPr>
      <w:r w:rsidRPr="007B0978">
        <w:t xml:space="preserve">Performs a search for all </w:t>
      </w:r>
      <w:r w:rsidR="009872C4" w:rsidRPr="007B0978">
        <w:t xml:space="preserve">services </w:t>
      </w:r>
      <w:r w:rsidRPr="007B0978">
        <w:t xml:space="preserve">by type or ID. </w:t>
      </w:r>
    </w:p>
    <w:p w14:paraId="69ABE315" w14:textId="6DF7A977" w:rsidR="00FD6280" w:rsidRPr="007B0978" w:rsidRDefault="00FD6280" w:rsidP="005E30A9">
      <w:pPr>
        <w:pStyle w:val="NormalWeb"/>
      </w:pPr>
      <w:r w:rsidRPr="007B0978">
        <w:t xml:space="preserve">The result set consists of all services matching the </w:t>
      </w:r>
      <w:r w:rsidRPr="007B0978">
        <w:rPr>
          <w:i/>
          <w:iCs/>
        </w:rPr>
        <w:t>search parameters</w:t>
      </w:r>
      <w:r w:rsidRPr="007B0978">
        <w:t xml:space="preserve"> (</w:t>
      </w:r>
      <w:r w:rsidRPr="007B0978">
        <w:rPr>
          <w:rStyle w:val="XMLname"/>
        </w:rPr>
        <w:t>id</w:t>
      </w:r>
      <w:r w:rsidRPr="007B0978">
        <w:t xml:space="preserve"> and </w:t>
      </w:r>
      <w:proofErr w:type="spellStart"/>
      <w:r w:rsidRPr="007B0978">
        <w:rPr>
          <w:rStyle w:val="XMLname"/>
        </w:rPr>
        <w:t>codedType</w:t>
      </w:r>
      <w:proofErr w:type="spellEnd"/>
      <w:r w:rsidRPr="007B0978">
        <w:t xml:space="preserve">). </w:t>
      </w:r>
    </w:p>
    <w:p w14:paraId="023381F0" w14:textId="77777777" w:rsidR="00FD6280" w:rsidRPr="007B0978" w:rsidRDefault="00FD6280" w:rsidP="005E30A9">
      <w:pPr>
        <w:pStyle w:val="NormalWeb"/>
      </w:pPr>
      <w:r w:rsidRPr="007B0978">
        <w:t xml:space="preserve">The results set may be further restricted according to the </w:t>
      </w:r>
      <w:r w:rsidRPr="007B0978">
        <w:rPr>
          <w:i/>
          <w:iCs/>
        </w:rPr>
        <w:t>limit parameters</w:t>
      </w:r>
      <w:r w:rsidRPr="007B0978">
        <w:t xml:space="preserve"> (</w:t>
      </w:r>
      <w:r w:rsidRPr="007B0978">
        <w:rPr>
          <w:rStyle w:val="XMLname"/>
        </w:rPr>
        <w:t>start</w:t>
      </w:r>
      <w:r w:rsidRPr="007B0978">
        <w:t xml:space="preserve">, </w:t>
      </w:r>
      <w:r w:rsidRPr="007B0978">
        <w:rPr>
          <w:rStyle w:val="XMLname"/>
        </w:rPr>
        <w:t>max</w:t>
      </w:r>
      <w:r w:rsidRPr="007B0978">
        <w:t xml:space="preserve">, </w:t>
      </w:r>
      <w:proofErr w:type="gramStart"/>
      <w:r w:rsidRPr="007B0978">
        <w:rPr>
          <w:rStyle w:val="XMLname"/>
        </w:rPr>
        <w:t>record/@</w:t>
      </w:r>
      <w:proofErr w:type="gramEnd"/>
      <w:r w:rsidRPr="007B0978">
        <w:rPr>
          <w:rStyle w:val="XMLname"/>
        </w:rPr>
        <w:t>status</w:t>
      </w:r>
      <w:r w:rsidRPr="007B0978">
        <w:t xml:space="preserve"> and </w:t>
      </w:r>
      <w:proofErr w:type="gramStart"/>
      <w:r w:rsidRPr="007B0978">
        <w:rPr>
          <w:rStyle w:val="XMLname"/>
        </w:rPr>
        <w:t>record/@</w:t>
      </w:r>
      <w:proofErr w:type="gramEnd"/>
      <w:r w:rsidRPr="007B0978">
        <w:rPr>
          <w:rStyle w:val="XMLname"/>
        </w:rPr>
        <w:t>updated</w:t>
      </w:r>
      <w:r w:rsidRPr="007B0978">
        <w:t xml:space="preserve">). An ordering of the result set is not specified. </w:t>
      </w:r>
    </w:p>
    <w:p w14:paraId="0D0C777B" w14:textId="4A61DCF6" w:rsidR="00FD6280" w:rsidRPr="007B0978" w:rsidRDefault="00FD6280" w:rsidP="005E30A9">
      <w:pPr>
        <w:pStyle w:val="NormalWeb"/>
      </w:pPr>
      <w:r w:rsidRPr="007B0978">
        <w:rPr>
          <w:rStyle w:val="attribute"/>
        </w:rPr>
        <w:t>Content-Type: text/xml</w:t>
      </w:r>
      <w:r w:rsidRPr="007B0978">
        <w:br/>
      </w:r>
      <w:r w:rsidR="007327CD" w:rsidRPr="007B0978">
        <w:rPr>
          <w:rStyle w:val="attribute"/>
        </w:rPr>
        <w:t xml:space="preserve">URN: </w:t>
      </w:r>
      <w:proofErr w:type="gramStart"/>
      <w:r w:rsidR="007327CD" w:rsidRPr="007B0978">
        <w:rPr>
          <w:rStyle w:val="attribute"/>
        </w:rPr>
        <w:t>urn:ihe</w:t>
      </w:r>
      <w:proofErr w:type="gramEnd"/>
      <w:r w:rsidR="007327CD" w:rsidRPr="007B0978">
        <w:rPr>
          <w:rStyle w:val="attribute"/>
        </w:rPr>
        <w:t>:</w:t>
      </w:r>
      <w:proofErr w:type="gramStart"/>
      <w:r w:rsidR="007327CD" w:rsidRPr="007B0978">
        <w:rPr>
          <w:rStyle w:val="attribute"/>
        </w:rPr>
        <w:t>iti:csd</w:t>
      </w:r>
      <w:proofErr w:type="gramEnd"/>
      <w:r w:rsidR="007327CD" w:rsidRPr="007B0978">
        <w:rPr>
          <w:rStyle w:val="attribute"/>
        </w:rPr>
        <w:t>:</w:t>
      </w:r>
      <w:proofErr w:type="gramStart"/>
      <w:r w:rsidR="007327CD" w:rsidRPr="007B0978">
        <w:rPr>
          <w:rStyle w:val="attribute"/>
        </w:rPr>
        <w:t>2014:stored</w:t>
      </w:r>
      <w:proofErr w:type="gramEnd"/>
      <w:r w:rsidR="007327CD" w:rsidRPr="007B0978">
        <w:rPr>
          <w:rStyle w:val="attribute"/>
        </w:rPr>
        <w:t>-</w:t>
      </w:r>
      <w:proofErr w:type="gramStart"/>
      <w:r w:rsidR="007327CD" w:rsidRPr="007B0978">
        <w:rPr>
          <w:rStyle w:val="attribute"/>
        </w:rPr>
        <w:t>function:service</w:t>
      </w:r>
      <w:proofErr w:type="gramEnd"/>
      <w:r w:rsidR="007327CD" w:rsidRPr="007B0978">
        <w:rPr>
          <w:rStyle w:val="attribute"/>
        </w:rPr>
        <w:t>-search</w:t>
      </w:r>
    </w:p>
    <w:p w14:paraId="3250725E" w14:textId="77777777" w:rsidR="00FD6280" w:rsidRPr="007B0978" w:rsidRDefault="00FD6280" w:rsidP="005E30A9">
      <w:pPr>
        <w:rPr>
          <w:b/>
        </w:rPr>
      </w:pPr>
      <w:r w:rsidRPr="007B0978">
        <w:rPr>
          <w:b/>
        </w:rPr>
        <w:lastRenderedPageBreak/>
        <w:t>Response</w:t>
      </w:r>
    </w:p>
    <w:p w14:paraId="534051F6" w14:textId="77777777" w:rsidR="00FD6280" w:rsidRPr="007B0978" w:rsidRDefault="00FD6280" w:rsidP="005E30A9">
      <w:r w:rsidRPr="007B0978">
        <w:t xml:space="preserve">Results are returned as a valid CSD document with a root document element of </w:t>
      </w:r>
      <w:r w:rsidRPr="007B0978">
        <w:rPr>
          <w:rStyle w:val="XMLname"/>
        </w:rPr>
        <w:t>CSD</w:t>
      </w:r>
      <w:r w:rsidRPr="007B0978">
        <w:t xml:space="preserve">. The results set is contained entirely within the </w:t>
      </w:r>
      <w:proofErr w:type="spellStart"/>
      <w:r w:rsidRPr="007B0978">
        <w:rPr>
          <w:rStyle w:val="XMLname"/>
        </w:rPr>
        <w:t>serviceDirectory</w:t>
      </w:r>
      <w:proofErr w:type="spellEnd"/>
      <w:r w:rsidRPr="007B0978">
        <w:t xml:space="preserve"> element and consists of the full content of the </w:t>
      </w:r>
      <w:r w:rsidRPr="007B0978">
        <w:rPr>
          <w:rStyle w:val="XMLname"/>
        </w:rPr>
        <w:t>service</w:t>
      </w:r>
      <w:r w:rsidRPr="007B0978">
        <w:t xml:space="preserve"> elements of matching services as maintained by the Care Services </w:t>
      </w:r>
      <w:proofErr w:type="spellStart"/>
      <w:r w:rsidRPr="007B0978">
        <w:t>InfoManager</w:t>
      </w:r>
      <w:proofErr w:type="spellEnd"/>
      <w:r w:rsidRPr="007B0978">
        <w:t xml:space="preserve">. </w:t>
      </w:r>
    </w:p>
    <w:p w14:paraId="65952272" w14:textId="77777777" w:rsidR="00FD6280" w:rsidRPr="007B0978" w:rsidRDefault="00FD6280" w:rsidP="005E30A9">
      <w:pPr>
        <w:rPr>
          <w:b/>
        </w:rPr>
      </w:pPr>
      <w:r w:rsidRPr="007B0978">
        <w:rPr>
          <w:b/>
        </w:rPr>
        <w:t>Parameters</w:t>
      </w:r>
    </w:p>
    <w:p w14:paraId="255749EE" w14:textId="77777777" w:rsidR="00FD6280" w:rsidRPr="007B0978" w:rsidRDefault="00FD6280" w:rsidP="00AE7FE0">
      <w:pPr>
        <w:pStyle w:val="BodyText"/>
        <w:rPr>
          <w:noProof w:val="0"/>
        </w:rPr>
      </w:pPr>
      <w:r w:rsidRPr="007B0978">
        <w:rPr>
          <w:noProof w:val="0"/>
        </w:rPr>
        <w:t>Query Parameters are defined (formatted as per the XFORMS core model specification) as the content of following elements</w:t>
      </w:r>
      <w:r w:rsidR="009872C4" w:rsidRPr="007B0978">
        <w:rPr>
          <w:noProof w:val="0"/>
        </w:rPr>
        <w:t xml:space="preserve"> relative to the </w:t>
      </w:r>
      <w:proofErr w:type="spellStart"/>
      <w:r w:rsidR="00781936" w:rsidRPr="007B0978">
        <w:rPr>
          <w:rStyle w:val="XMLname"/>
          <w:noProof w:val="0"/>
        </w:rPr>
        <w:t>requestParams</w:t>
      </w:r>
      <w:proofErr w:type="spellEnd"/>
      <w:r w:rsidR="009872C4" w:rsidRPr="007B0978">
        <w:rPr>
          <w:noProof w:val="0"/>
        </w:rPr>
        <w:t xml:space="preserve"> child element of </w:t>
      </w:r>
      <w:r w:rsidR="00781936" w:rsidRPr="007B0978">
        <w:rPr>
          <w:rStyle w:val="XMLname"/>
          <w:noProof w:val="0"/>
        </w:rPr>
        <w:t>function:</w:t>
      </w:r>
    </w:p>
    <w:p w14:paraId="20BBF320" w14:textId="6ABEE632" w:rsidR="00E816FD" w:rsidRPr="007B0978" w:rsidRDefault="00E049C6" w:rsidP="006E5C45">
      <w:pPr>
        <w:pStyle w:val="ListBullet2"/>
      </w:pPr>
      <w:proofErr w:type="spellStart"/>
      <w:r>
        <w:rPr>
          <w:rStyle w:val="XMLname"/>
        </w:rPr>
        <w:t>csd:</w:t>
      </w:r>
      <w:r w:rsidR="00FD6280" w:rsidRPr="007B0978">
        <w:rPr>
          <w:rStyle w:val="XMLname"/>
        </w:rPr>
        <w:t>id</w:t>
      </w:r>
      <w:proofErr w:type="spellEnd"/>
      <w:r w:rsidR="00FD6280" w:rsidRPr="007B0978">
        <w:t xml:space="preserve"> </w:t>
      </w:r>
      <w:proofErr w:type="spellStart"/>
      <w:proofErr w:type="gramStart"/>
      <w:r w:rsidR="00FD6280" w:rsidRPr="007B0978">
        <w:rPr>
          <w:i/>
          <w:iCs/>
        </w:rPr>
        <w:t>csd:uniqueID</w:t>
      </w:r>
      <w:proofErr w:type="spellEnd"/>
      <w:proofErr w:type="gramEnd"/>
      <w:r w:rsidR="00FD6280" w:rsidRPr="007B0978">
        <w:t xml:space="preserve">: (optional) If present and </w:t>
      </w:r>
      <w:proofErr w:type="gramStart"/>
      <w:r w:rsidR="00FD6280" w:rsidRPr="007B0978">
        <w:t xml:space="preserve">the </w:t>
      </w:r>
      <w:r w:rsidR="007B5403" w:rsidRPr="00E147BD">
        <w:rPr>
          <w:rStyle w:val="XMLname"/>
        </w:rPr>
        <w:t>@</w:t>
      </w:r>
      <w:proofErr w:type="gramEnd"/>
      <w:r w:rsidR="007B5403" w:rsidRPr="00E147BD">
        <w:rPr>
          <w:rStyle w:val="XMLname"/>
        </w:rPr>
        <w:t>entityID</w:t>
      </w:r>
      <w:r w:rsidR="007B5403" w:rsidRPr="007B0978">
        <w:t xml:space="preserve"> </w:t>
      </w:r>
      <w:proofErr w:type="gramStart"/>
      <w:r w:rsidR="00FD6280" w:rsidRPr="007B0978">
        <w:t>attribute contains</w:t>
      </w:r>
      <w:proofErr w:type="gramEnd"/>
      <w:r w:rsidR="00FD6280" w:rsidRPr="007B0978">
        <w:t xml:space="preserve"> a non-empty value, it is a</w:t>
      </w:r>
      <w:r w:rsidR="00EB6324" w:rsidRPr="007B0978">
        <w:t>n</w:t>
      </w:r>
      <w:r w:rsidR="00FD6280" w:rsidRPr="007B0978">
        <w:t xml:space="preserve"> ID which uniquely identifies a service. This is an exact match. </w:t>
      </w:r>
    </w:p>
    <w:p w14:paraId="19EAC24B" w14:textId="77777777" w:rsidR="00E049C6" w:rsidRPr="0076459B" w:rsidRDefault="00E049C6" w:rsidP="00E049C6">
      <w:pPr>
        <w:pStyle w:val="ListBullet2"/>
        <w:rPr>
          <w:rFonts w:ascii="Courier New" w:hAnsi="Courier New" w:cs="Courier New"/>
        </w:rPr>
      </w:pPr>
      <w:proofErr w:type="spellStart"/>
      <w:proofErr w:type="gramStart"/>
      <w:r w:rsidRPr="0076459B">
        <w:rPr>
          <w:rStyle w:val="XMLname"/>
        </w:rPr>
        <w:t>csd:otherID</w:t>
      </w:r>
      <w:proofErr w:type="spellEnd"/>
      <w:proofErr w:type="gramEnd"/>
      <w:r w:rsidRPr="0076459B">
        <w:rPr>
          <w:rStyle w:val="XMLname"/>
        </w:rPr>
        <w:t xml:space="preserve"> </w:t>
      </w:r>
      <w:proofErr w:type="spellStart"/>
      <w:proofErr w:type="gramStart"/>
      <w:r w:rsidRPr="0076459B">
        <w:rPr>
          <w:i/>
        </w:rPr>
        <w:t>csd:otherID</w:t>
      </w:r>
      <w:proofErr w:type="spellEnd"/>
      <w:proofErr w:type="gramEnd"/>
      <w:r w:rsidRPr="0076459B">
        <w:t>: (optional) If present and</w:t>
      </w:r>
      <w:r w:rsidRPr="0076459B">
        <w:rPr>
          <w:szCs w:val="24"/>
        </w:rPr>
        <w:t xml:space="preserve"> </w:t>
      </w:r>
      <w:proofErr w:type="gramStart"/>
      <w:r w:rsidRPr="0076459B">
        <w:rPr>
          <w:rStyle w:val="XMLname"/>
          <w:sz w:val="24"/>
          <w:szCs w:val="24"/>
        </w:rPr>
        <w:t>the</w:t>
      </w:r>
      <w:r w:rsidRPr="0076459B">
        <w:rPr>
          <w:rStyle w:val="XMLname"/>
        </w:rPr>
        <w:t xml:space="preserve"> @</w:t>
      </w:r>
      <w:proofErr w:type="gramEnd"/>
      <w:r w:rsidRPr="0076459B">
        <w:rPr>
          <w:rStyle w:val="XMLname"/>
        </w:rPr>
        <w:t>assigningAuthorityName</w:t>
      </w:r>
      <w:r w:rsidRPr="0076459B">
        <w:t xml:space="preserve"> attribute contains a non-empty value, then the result set is restricted to only those organizations which have a </w:t>
      </w:r>
      <w:proofErr w:type="spellStart"/>
      <w:proofErr w:type="gramStart"/>
      <w:r w:rsidRPr="0076459B">
        <w:rPr>
          <w:rStyle w:val="XMLname"/>
        </w:rPr>
        <w:t>csd:otherID</w:t>
      </w:r>
      <w:proofErr w:type="spellEnd"/>
      <w:proofErr w:type="gramEnd"/>
      <w:r w:rsidRPr="0076459B">
        <w:t xml:space="preserve"> with the </w:t>
      </w:r>
      <w:proofErr w:type="gramStart"/>
      <w:r w:rsidRPr="0076459B">
        <w:t xml:space="preserve">given </w:t>
      </w:r>
      <w:r w:rsidRPr="0076459B">
        <w:rPr>
          <w:rStyle w:val="XMLname"/>
        </w:rPr>
        <w:t>@</w:t>
      </w:r>
      <w:proofErr w:type="gramEnd"/>
      <w:r w:rsidRPr="0076459B">
        <w:rPr>
          <w:rStyle w:val="XMLname"/>
        </w:rPr>
        <w:t>assigningAuthorityName</w:t>
      </w:r>
      <w:r w:rsidRPr="0076459B">
        <w:t xml:space="preserve"> </w:t>
      </w:r>
      <w:proofErr w:type="gramStart"/>
      <w:r w:rsidRPr="0076459B">
        <w:t xml:space="preserve">and </w:t>
      </w:r>
      <w:r w:rsidRPr="0076459B">
        <w:rPr>
          <w:rStyle w:val="XMLname"/>
        </w:rPr>
        <w:t>@</w:t>
      </w:r>
      <w:proofErr w:type="gramEnd"/>
      <w:r w:rsidRPr="0076459B">
        <w:rPr>
          <w:rStyle w:val="XMLname"/>
        </w:rPr>
        <w:t>code</w:t>
      </w:r>
    </w:p>
    <w:p w14:paraId="656AC6EC" w14:textId="6AC6C74A" w:rsidR="00E816FD" w:rsidRPr="007B0978" w:rsidRDefault="00E049C6" w:rsidP="006E5C45">
      <w:pPr>
        <w:pStyle w:val="ListBullet2"/>
      </w:pPr>
      <w:proofErr w:type="spellStart"/>
      <w:proofErr w:type="gramStart"/>
      <w:r>
        <w:rPr>
          <w:rStyle w:val="XMLname"/>
        </w:rPr>
        <w:t>csd:</w:t>
      </w:r>
      <w:r w:rsidR="00FD6280" w:rsidRPr="007B0978">
        <w:rPr>
          <w:rStyle w:val="XMLname"/>
        </w:rPr>
        <w:t>codedType</w:t>
      </w:r>
      <w:proofErr w:type="spellEnd"/>
      <w:proofErr w:type="gramEnd"/>
      <w:r w:rsidR="00FD6280" w:rsidRPr="007B0978">
        <w:t xml:space="preserve"> </w:t>
      </w:r>
      <w:proofErr w:type="spellStart"/>
      <w:proofErr w:type="gramStart"/>
      <w:r w:rsidR="00FD6280" w:rsidRPr="007B0978">
        <w:rPr>
          <w:i/>
          <w:iCs/>
        </w:rPr>
        <w:t>csd:codedtype</w:t>
      </w:r>
      <w:proofErr w:type="spellEnd"/>
      <w:proofErr w:type="gramEnd"/>
      <w:r w:rsidR="00FD6280" w:rsidRPr="007B0978">
        <w:t xml:space="preserve">: If present and contains a non-empty value the result set </w:t>
      </w:r>
      <w:r w:rsidR="00E820F3">
        <w:t>shall</w:t>
      </w:r>
      <w:r w:rsidR="00E820F3" w:rsidRPr="007B0978">
        <w:t xml:space="preserve"> </w:t>
      </w:r>
      <w:r w:rsidR="00FD6280" w:rsidRPr="007B0978">
        <w:t xml:space="preserve">be restricted to those services whose </w:t>
      </w:r>
      <w:proofErr w:type="spellStart"/>
      <w:proofErr w:type="gramStart"/>
      <w:r w:rsidR="00FD6280" w:rsidRPr="007B0978">
        <w:rPr>
          <w:rStyle w:val="XMLname"/>
        </w:rPr>
        <w:t>codedType</w:t>
      </w:r>
      <w:proofErr w:type="spellEnd"/>
      <w:r w:rsidR="00FD6280" w:rsidRPr="007B0978">
        <w:rPr>
          <w:rStyle w:val="XMLname"/>
        </w:rPr>
        <w:t>/@</w:t>
      </w:r>
      <w:proofErr w:type="gramEnd"/>
      <w:r w:rsidR="00FD6280" w:rsidRPr="007B0978">
        <w:rPr>
          <w:rStyle w:val="XMLname"/>
        </w:rPr>
        <w:t>code</w:t>
      </w:r>
      <w:r w:rsidR="00FD6280" w:rsidRPr="007B0978">
        <w:t xml:space="preserve"> equals </w:t>
      </w:r>
      <w:r w:rsidR="009F044F" w:rsidRPr="007B0978">
        <w:t>this value for the coding scheme</w:t>
      </w:r>
      <w:r w:rsidR="00FD6280" w:rsidRPr="007B0978">
        <w:t xml:space="preserve"> specified by </w:t>
      </w:r>
      <w:proofErr w:type="gramStart"/>
      <w:r w:rsidR="00FD6280" w:rsidRPr="007B0978">
        <w:t>the</w:t>
      </w:r>
      <w:r w:rsidR="009F044F" w:rsidRPr="007B0978">
        <w:rPr>
          <w:rStyle w:val="XMLname"/>
        </w:rPr>
        <w:t xml:space="preserve"> @</w:t>
      </w:r>
      <w:proofErr w:type="gramEnd"/>
      <w:r w:rsidR="009F044F" w:rsidRPr="007B0978">
        <w:rPr>
          <w:rStyle w:val="XMLname"/>
        </w:rPr>
        <w:t>codingScheme</w:t>
      </w:r>
      <w:r w:rsidR="00FD6280" w:rsidRPr="007B0978">
        <w:rPr>
          <w:rStyle w:val="XMLname"/>
        </w:rPr>
        <w:t xml:space="preserve"> </w:t>
      </w:r>
      <w:r w:rsidR="00FD6280" w:rsidRPr="007B0978">
        <w:t xml:space="preserve">attribute. Case insensitive. </w:t>
      </w:r>
    </w:p>
    <w:p w14:paraId="4C5E43B2" w14:textId="0A74B136" w:rsidR="00E816FD" w:rsidRPr="007B0978" w:rsidRDefault="00E049C6" w:rsidP="006E5C45">
      <w:pPr>
        <w:pStyle w:val="ListBullet2"/>
      </w:pPr>
      <w:proofErr w:type="spellStart"/>
      <w:proofErr w:type="gramStart"/>
      <w:r>
        <w:rPr>
          <w:rStyle w:val="XMLname"/>
        </w:rPr>
        <w:t>csd:</w:t>
      </w:r>
      <w:r w:rsidR="00FD6280" w:rsidRPr="007B0978">
        <w:rPr>
          <w:rStyle w:val="XMLname"/>
        </w:rPr>
        <w:t>start</w:t>
      </w:r>
      <w:proofErr w:type="spellEnd"/>
      <w:proofErr w:type="gramEnd"/>
      <w:r w:rsidR="00FD6280" w:rsidRPr="007B0978">
        <w:t xml:space="preserve"> </w:t>
      </w:r>
      <w:proofErr w:type="spellStart"/>
      <w:r w:rsidR="00FD6280" w:rsidRPr="007B0978">
        <w:rPr>
          <w:i/>
          <w:iCs/>
        </w:rPr>
        <w:t>xs:int</w:t>
      </w:r>
      <w:proofErr w:type="spellEnd"/>
      <w:r w:rsidR="00FD6280" w:rsidRPr="007B0978">
        <w:t xml:space="preserve">: (optional) The starting index for results returned. Defaults to 1, which indexes the first service matching the search parameters </w:t>
      </w:r>
    </w:p>
    <w:p w14:paraId="5757D616" w14:textId="0E0E6AD9" w:rsidR="00E816FD" w:rsidRPr="007B0978" w:rsidRDefault="00E049C6" w:rsidP="006E5C45">
      <w:pPr>
        <w:pStyle w:val="ListBullet2"/>
      </w:pPr>
      <w:proofErr w:type="spellStart"/>
      <w:r>
        <w:rPr>
          <w:rStyle w:val="XMLname"/>
        </w:rPr>
        <w:t>csd:</w:t>
      </w:r>
      <w:r w:rsidR="00FD6280" w:rsidRPr="007B0978">
        <w:rPr>
          <w:rStyle w:val="XMLname"/>
        </w:rPr>
        <w:t>max</w:t>
      </w:r>
      <w:proofErr w:type="spellEnd"/>
      <w:r w:rsidR="00FD6280" w:rsidRPr="007B0978">
        <w:t xml:space="preserve"> </w:t>
      </w:r>
      <w:proofErr w:type="spellStart"/>
      <w:r w:rsidR="00FD6280" w:rsidRPr="007B0978">
        <w:rPr>
          <w:i/>
          <w:iCs/>
        </w:rPr>
        <w:t>xs:int</w:t>
      </w:r>
      <w:proofErr w:type="spellEnd"/>
      <w:r w:rsidR="00FD6280" w:rsidRPr="007B0978">
        <w:t xml:space="preserve">: (optional) The maximum number of results returned. A value of less than zero implies no maximum. </w:t>
      </w:r>
    </w:p>
    <w:p w14:paraId="5FBCDC56" w14:textId="171C5F90" w:rsidR="00E816FD" w:rsidRPr="007B0978" w:rsidRDefault="00E049C6" w:rsidP="006E5C45">
      <w:pPr>
        <w:pStyle w:val="ListBullet2"/>
      </w:pPr>
      <w:proofErr w:type="spellStart"/>
      <w:proofErr w:type="gramStart"/>
      <w:r>
        <w:rPr>
          <w:rStyle w:val="XMLname"/>
        </w:rPr>
        <w:t>csd:</w:t>
      </w:r>
      <w:r w:rsidR="00FD6280" w:rsidRPr="007B0978">
        <w:rPr>
          <w:rStyle w:val="XMLname"/>
        </w:rPr>
        <w:t>record</w:t>
      </w:r>
      <w:proofErr w:type="spellEnd"/>
      <w:proofErr w:type="gramEnd"/>
      <w:r w:rsidR="00FD6280" w:rsidRPr="007B0978">
        <w:t xml:space="preserve"> </w:t>
      </w:r>
      <w:proofErr w:type="spellStart"/>
      <w:proofErr w:type="gramStart"/>
      <w:r w:rsidR="00FD6280" w:rsidRPr="007B0978">
        <w:rPr>
          <w:i/>
          <w:iCs/>
        </w:rPr>
        <w:t>csd:record</w:t>
      </w:r>
      <w:proofErr w:type="spellEnd"/>
      <w:proofErr w:type="gramEnd"/>
      <w:r w:rsidR="00FD6280" w:rsidRPr="007B0978">
        <w:rPr>
          <w:i/>
          <w:iCs/>
        </w:rPr>
        <w:t xml:space="preserve"> </w:t>
      </w:r>
      <w:r w:rsidR="00FD6280" w:rsidRPr="007B0978">
        <w:t xml:space="preserve">: (optional) A child element to limit results according to </w:t>
      </w:r>
    </w:p>
    <w:p w14:paraId="6B5DC0FB" w14:textId="66D85F50" w:rsidR="00E816FD" w:rsidRPr="007B0978" w:rsidRDefault="00FD6280" w:rsidP="006E5C45">
      <w:pPr>
        <w:pStyle w:val="ListBullet3"/>
      </w:pPr>
      <w:proofErr w:type="gramStart"/>
      <w:r w:rsidRPr="007B0978">
        <w:rPr>
          <w:rStyle w:val="XMLname"/>
        </w:rPr>
        <w:t>@status</w:t>
      </w:r>
      <w:proofErr w:type="gramEnd"/>
      <w:r w:rsidRPr="007B0978">
        <w:t xml:space="preserve"> </w:t>
      </w:r>
      <w:proofErr w:type="spellStart"/>
      <w:proofErr w:type="gramStart"/>
      <w:r w:rsidRPr="007B0978">
        <w:rPr>
          <w:i/>
          <w:iCs/>
        </w:rPr>
        <w:t>xs:string</w:t>
      </w:r>
      <w:proofErr w:type="spellEnd"/>
      <w:proofErr w:type="gramEnd"/>
      <w:r w:rsidRPr="007B0978">
        <w:t xml:space="preserve">: (optional) If present and contains a non-empty value, the result set </w:t>
      </w:r>
      <w:r w:rsidR="00D76A27">
        <w:t>shall</w:t>
      </w:r>
      <w:r w:rsidR="00D76A27" w:rsidRPr="007B0978">
        <w:t xml:space="preserve"> </w:t>
      </w:r>
      <w:r w:rsidRPr="007B0978">
        <w:t>be restricted to those serv</w:t>
      </w:r>
      <w:r w:rsidR="00EB6324" w:rsidRPr="007B0978">
        <w:t>i</w:t>
      </w:r>
      <w:r w:rsidRPr="007B0978">
        <w:t xml:space="preserve">ces whose </w:t>
      </w:r>
      <w:proofErr w:type="gramStart"/>
      <w:r w:rsidRPr="007B0978">
        <w:rPr>
          <w:rStyle w:val="XMLname"/>
        </w:rPr>
        <w:t>record/@</w:t>
      </w:r>
      <w:proofErr w:type="gramEnd"/>
      <w:r w:rsidRPr="007B0978">
        <w:rPr>
          <w:rStyle w:val="XMLname"/>
        </w:rPr>
        <w:t>status</w:t>
      </w:r>
      <w:r w:rsidRPr="007B0978">
        <w:t xml:space="preserve"> equals this value. Case insensitive. </w:t>
      </w:r>
    </w:p>
    <w:p w14:paraId="06C1530D" w14:textId="15CD7388" w:rsidR="00E816FD" w:rsidRPr="007B0978" w:rsidRDefault="00FD6280" w:rsidP="006E5C45">
      <w:pPr>
        <w:pStyle w:val="ListBullet3"/>
      </w:pPr>
      <w:proofErr w:type="gramStart"/>
      <w:r w:rsidRPr="007B0978">
        <w:rPr>
          <w:rStyle w:val="XMLname"/>
        </w:rPr>
        <w:t>@updated</w:t>
      </w:r>
      <w:proofErr w:type="gramEnd"/>
      <w:r w:rsidRPr="007B0978">
        <w:t xml:space="preserve"> </w:t>
      </w:r>
      <w:proofErr w:type="spellStart"/>
      <w:proofErr w:type="gramStart"/>
      <w:r w:rsidRPr="007B0978">
        <w:rPr>
          <w:i/>
          <w:iCs/>
        </w:rPr>
        <w:t>xs:dateTime</w:t>
      </w:r>
      <w:proofErr w:type="spellEnd"/>
      <w:proofErr w:type="gramEnd"/>
      <w:r w:rsidRPr="007B0978">
        <w:t xml:space="preserve">: (optional) If present and contains a non-empty value, the result set </w:t>
      </w:r>
      <w:r w:rsidR="00D76A27">
        <w:t>shall</w:t>
      </w:r>
      <w:r w:rsidR="00D76A27" w:rsidRPr="007B0978">
        <w:t xml:space="preserve"> </w:t>
      </w:r>
      <w:r w:rsidRPr="007B0978">
        <w:t>be restricted to those ser</w:t>
      </w:r>
      <w:r w:rsidR="00EB6324" w:rsidRPr="007B0978">
        <w:t>vi</w:t>
      </w:r>
      <w:r w:rsidRPr="007B0978">
        <w:t xml:space="preserve">ces whose </w:t>
      </w:r>
      <w:proofErr w:type="gramStart"/>
      <w:r w:rsidRPr="007B0978">
        <w:rPr>
          <w:rStyle w:val="XMLname"/>
        </w:rPr>
        <w:t>record/@</w:t>
      </w:r>
      <w:proofErr w:type="gramEnd"/>
      <w:r w:rsidRPr="007B0978">
        <w:rPr>
          <w:rStyle w:val="XMLname"/>
        </w:rPr>
        <w:t>updated</w:t>
      </w:r>
      <w:r w:rsidRPr="007B0978">
        <w:t xml:space="preserve"> is at least the given value. </w:t>
      </w:r>
    </w:p>
    <w:p w14:paraId="419BC28F" w14:textId="77777777" w:rsidR="00FD6280" w:rsidRPr="007B0978" w:rsidRDefault="00FD6280" w:rsidP="005E30A9">
      <w:pPr>
        <w:rPr>
          <w:b/>
        </w:rPr>
      </w:pPr>
      <w:r w:rsidRPr="007B0978">
        <w:rPr>
          <w:b/>
        </w:rPr>
        <w:t xml:space="preserve"> </w:t>
      </w:r>
    </w:p>
    <w:p w14:paraId="0F83C191" w14:textId="52EFEB71" w:rsidR="009872C4" w:rsidRPr="007B0978" w:rsidRDefault="00FD6280" w:rsidP="005E30A9">
      <w:pPr>
        <w:pStyle w:val="XMLFragment"/>
        <w:rPr>
          <w:noProof w:val="0"/>
          <w:color w:val="000096"/>
          <w:szCs w:val="24"/>
        </w:rPr>
      </w:pPr>
      <w:r w:rsidRPr="007B0978">
        <w:rPr>
          <w:noProof w:val="0"/>
        </w:rPr>
        <w:t xml:space="preserve"> </w:t>
      </w:r>
      <w:r w:rsidRPr="007B0978">
        <w:rPr>
          <w:noProof w:val="0"/>
          <w:color w:val="000096"/>
          <w:szCs w:val="24"/>
        </w:rPr>
        <w:t>&lt;</w:t>
      </w:r>
      <w:proofErr w:type="spellStart"/>
      <w:r w:rsidRPr="007B0978">
        <w:rPr>
          <w:noProof w:val="0"/>
          <w:color w:val="000096"/>
          <w:szCs w:val="24"/>
        </w:rPr>
        <w:t>careServicesRequest</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&lt;function</w:t>
      </w:r>
      <w:r w:rsidRPr="007B0978">
        <w:rPr>
          <w:noProof w:val="0"/>
          <w:color w:val="F5844C"/>
          <w:szCs w:val="24"/>
        </w:rPr>
        <w:t xml:space="preserve"> </w:t>
      </w:r>
      <w:r w:rsidR="00473F11" w:rsidRPr="00E147BD">
        <w:rPr>
          <w:noProof w:val="0"/>
          <w:color w:val="F5844C"/>
          <w:szCs w:val="24"/>
        </w:rPr>
        <w:t>urn=</w:t>
      </w:r>
      <w:r w:rsidR="00473F11" w:rsidRPr="00E147BD">
        <w:rPr>
          <w:noProof w:val="0"/>
          <w:color w:val="993300"/>
          <w:szCs w:val="24"/>
        </w:rPr>
        <w:t>'</w:t>
      </w:r>
      <w:proofErr w:type="gramStart"/>
      <w:r w:rsidR="00473F11" w:rsidRPr="00E147BD">
        <w:rPr>
          <w:noProof w:val="0"/>
          <w:color w:val="993300"/>
          <w:szCs w:val="24"/>
        </w:rPr>
        <w:t>urn:ihe</w:t>
      </w:r>
      <w:proofErr w:type="gramEnd"/>
      <w:r w:rsidR="00473F11" w:rsidRPr="00E147BD">
        <w:rPr>
          <w:noProof w:val="0"/>
          <w:color w:val="993300"/>
          <w:szCs w:val="24"/>
        </w:rPr>
        <w:t>:</w:t>
      </w:r>
      <w:proofErr w:type="gramStart"/>
      <w:r w:rsidR="00473F11" w:rsidRPr="00E147BD">
        <w:rPr>
          <w:noProof w:val="0"/>
          <w:color w:val="993300"/>
          <w:szCs w:val="24"/>
        </w:rPr>
        <w:t>iti:csd</w:t>
      </w:r>
      <w:proofErr w:type="gramEnd"/>
      <w:r w:rsidR="00473F11" w:rsidRPr="00E147BD">
        <w:rPr>
          <w:noProof w:val="0"/>
          <w:color w:val="993300"/>
          <w:szCs w:val="24"/>
        </w:rPr>
        <w:t>:</w:t>
      </w:r>
      <w:proofErr w:type="gramStart"/>
      <w:r w:rsidR="00473F11" w:rsidRPr="00E147BD">
        <w:rPr>
          <w:noProof w:val="0"/>
          <w:color w:val="993300"/>
          <w:szCs w:val="24"/>
        </w:rPr>
        <w:t>2014:stored</w:t>
      </w:r>
      <w:proofErr w:type="gramEnd"/>
      <w:r w:rsidR="00473F11" w:rsidRPr="00E147BD">
        <w:rPr>
          <w:noProof w:val="0"/>
          <w:color w:val="993300"/>
          <w:szCs w:val="24"/>
        </w:rPr>
        <w:t>-</w:t>
      </w:r>
      <w:proofErr w:type="gramStart"/>
      <w:r w:rsidR="00473F11" w:rsidRPr="00E147BD">
        <w:rPr>
          <w:noProof w:val="0"/>
          <w:color w:val="993300"/>
          <w:szCs w:val="24"/>
        </w:rPr>
        <w:t>function:service</w:t>
      </w:r>
      <w:proofErr w:type="gramEnd"/>
      <w:r w:rsidRPr="007B0978">
        <w:rPr>
          <w:noProof w:val="0"/>
          <w:color w:val="993300"/>
          <w:szCs w:val="24"/>
        </w:rPr>
        <w:t>'</w:t>
      </w:r>
      <w:r w:rsidRPr="007B0978">
        <w:rPr>
          <w:noProof w:val="0"/>
          <w:color w:val="000096"/>
          <w:szCs w:val="24"/>
        </w:rPr>
        <w:t>&gt;</w:t>
      </w:r>
    </w:p>
    <w:p w14:paraId="4CA59471" w14:textId="44A29789" w:rsidR="009872C4" w:rsidRPr="007B0978" w:rsidRDefault="009872C4" w:rsidP="005E30A9">
      <w:pPr>
        <w:pStyle w:val="XMLFragment"/>
        <w:rPr>
          <w:noProof w:val="0"/>
          <w:color w:val="000000"/>
          <w:szCs w:val="24"/>
        </w:rPr>
      </w:pP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r w:rsidR="00FD6280" w:rsidRPr="007B0978">
        <w:rPr>
          <w:noProof w:val="0"/>
          <w:color w:val="000096"/>
          <w:szCs w:val="24"/>
        </w:rPr>
        <w:t>codedType</w:t>
      </w:r>
      <w:proofErr w:type="spellEnd"/>
      <w:r w:rsidR="00FD6280" w:rsidRPr="007B0978">
        <w:rPr>
          <w:noProof w:val="0"/>
          <w:color w:val="F5844C"/>
          <w:szCs w:val="24"/>
        </w:rPr>
        <w:t xml:space="preserve"> code</w:t>
      </w:r>
      <w:r w:rsidR="00FD6280" w:rsidRPr="007B0978">
        <w:rPr>
          <w:noProof w:val="0"/>
          <w:color w:val="FF8040"/>
          <w:szCs w:val="24"/>
        </w:rPr>
        <w:t>=</w:t>
      </w:r>
      <w:r w:rsidR="00FD6280" w:rsidRPr="007B0978">
        <w:rPr>
          <w:noProof w:val="0"/>
          <w:color w:val="993300"/>
          <w:szCs w:val="24"/>
        </w:rPr>
        <w:t>"76499"</w:t>
      </w:r>
      <w:r w:rsidR="00FD6280" w:rsidRPr="007B0978">
        <w:rPr>
          <w:noProof w:val="0"/>
          <w:color w:val="F5844C"/>
          <w:szCs w:val="24"/>
        </w:rPr>
        <w:t xml:space="preserve"> </w:t>
      </w:r>
      <w:proofErr w:type="spellStart"/>
      <w:r w:rsidR="00FD6280" w:rsidRPr="007B0978">
        <w:rPr>
          <w:noProof w:val="0"/>
          <w:color w:val="F5844C"/>
          <w:szCs w:val="24"/>
        </w:rPr>
        <w:t>codingSchem</w:t>
      </w:r>
      <w:r w:rsidR="009F044F" w:rsidRPr="007B0978">
        <w:rPr>
          <w:noProof w:val="0"/>
          <w:color w:val="F5844C"/>
          <w:szCs w:val="24"/>
        </w:rPr>
        <w:t>e</w:t>
      </w:r>
      <w:proofErr w:type="spellEnd"/>
      <w:r w:rsidR="00FD6280" w:rsidRPr="007B0978">
        <w:rPr>
          <w:noProof w:val="0"/>
          <w:color w:val="FF8040"/>
          <w:szCs w:val="24"/>
        </w:rPr>
        <w:t>=</w:t>
      </w:r>
      <w:r w:rsidR="00FD6280" w:rsidRPr="007B0978">
        <w:rPr>
          <w:noProof w:val="0"/>
          <w:color w:val="993300"/>
          <w:szCs w:val="24"/>
        </w:rPr>
        <w:t>"HCPCS"</w:t>
      </w:r>
      <w:r w:rsidR="00FD6280" w:rsidRPr="007B0978">
        <w:rPr>
          <w:noProof w:val="0"/>
          <w:color w:val="F5844C"/>
          <w:szCs w:val="24"/>
        </w:rPr>
        <w:t xml:space="preserve"> </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&lt;start&gt;</w:t>
      </w:r>
      <w:r w:rsidR="00FD6280" w:rsidRPr="007B0978">
        <w:rPr>
          <w:noProof w:val="0"/>
          <w:color w:val="000000"/>
          <w:szCs w:val="24"/>
        </w:rPr>
        <w:t>101</w:t>
      </w:r>
      <w:r w:rsidR="00FD6280" w:rsidRPr="007B0978">
        <w:rPr>
          <w:noProof w:val="0"/>
          <w:color w:val="000096"/>
          <w:szCs w:val="24"/>
        </w:rPr>
        <w:t>&lt;/max&gt;</w:t>
      </w:r>
      <w:r w:rsidR="00FD6280" w:rsidRPr="007B0978">
        <w:rPr>
          <w:noProof w:val="0"/>
          <w:color w:val="000000"/>
          <w:szCs w:val="24"/>
        </w:rPr>
        <w:br/>
      </w:r>
      <w:r w:rsidRPr="007B0978">
        <w:rPr>
          <w:noProof w:val="0"/>
          <w:color w:val="000096"/>
          <w:szCs w:val="24"/>
        </w:rPr>
        <w:t xml:space="preserve">      &lt;/</w:t>
      </w:r>
      <w:proofErr w:type="spellStart"/>
      <w:r w:rsidRPr="007B0978">
        <w:rPr>
          <w:noProof w:val="0"/>
          <w:color w:val="000096"/>
          <w:szCs w:val="24"/>
        </w:rPr>
        <w:t>requestParams</w:t>
      </w:r>
      <w:proofErr w:type="spellEnd"/>
      <w:r w:rsidRPr="007B0978">
        <w:rPr>
          <w:noProof w:val="0"/>
          <w:color w:val="000096"/>
          <w:szCs w:val="24"/>
        </w:rPr>
        <w:t>&gt;</w:t>
      </w:r>
    </w:p>
    <w:p w14:paraId="073C98CF" w14:textId="77777777" w:rsidR="00FD6280" w:rsidRPr="007B0978" w:rsidRDefault="00FD6280" w:rsidP="005E30A9">
      <w:pPr>
        <w:pStyle w:val="XMLFragment"/>
        <w:rPr>
          <w:noProof w:val="0"/>
        </w:rPr>
      </w:pPr>
      <w:r w:rsidRPr="007B0978">
        <w:rPr>
          <w:noProof w:val="0"/>
          <w:color w:val="000000"/>
          <w:szCs w:val="24"/>
        </w:rPr>
        <w:t xml:space="preserve">    </w:t>
      </w:r>
      <w:r w:rsidRPr="007B0978">
        <w:rPr>
          <w:noProof w:val="0"/>
          <w:color w:val="000096"/>
          <w:szCs w:val="24"/>
        </w:rPr>
        <w:t>&lt;/function&gt;</w:t>
      </w:r>
      <w:r w:rsidRPr="007B0978">
        <w:rPr>
          <w:noProof w:val="0"/>
          <w:color w:val="000000"/>
          <w:szCs w:val="24"/>
        </w:rPr>
        <w:br/>
      </w:r>
      <w:r w:rsidRPr="007B0978">
        <w:rPr>
          <w:noProof w:val="0"/>
          <w:color w:val="000096"/>
          <w:szCs w:val="24"/>
        </w:rPr>
        <w:t>&lt;/</w:t>
      </w:r>
      <w:proofErr w:type="spellStart"/>
      <w:r w:rsidRPr="007B0978">
        <w:rPr>
          <w:noProof w:val="0"/>
          <w:color w:val="000096"/>
          <w:szCs w:val="24"/>
        </w:rPr>
        <w:t>careServicesRequest</w:t>
      </w:r>
      <w:proofErr w:type="spellEnd"/>
      <w:r w:rsidRPr="007B0978">
        <w:rPr>
          <w:noProof w:val="0"/>
          <w:color w:val="000096"/>
          <w:szCs w:val="24"/>
        </w:rPr>
        <w:t>&gt;</w:t>
      </w:r>
    </w:p>
    <w:p w14:paraId="3ABEE3F0" w14:textId="5A6F597A" w:rsidR="00FD6280" w:rsidRPr="007B0978" w:rsidRDefault="001645BC" w:rsidP="001645BC">
      <w:pPr>
        <w:pStyle w:val="FigureTitle"/>
      </w:pPr>
      <w:r w:rsidRPr="007B0978">
        <w:t>Figure</w:t>
      </w:r>
      <w:r w:rsidR="00FD6280" w:rsidRPr="007B0978">
        <w:t xml:space="preserve"> 3.73.4.1.2.4-1</w:t>
      </w:r>
      <w:r w:rsidR="00964428" w:rsidRPr="007B0978">
        <w:t xml:space="preserve">: </w:t>
      </w:r>
      <w:r w:rsidR="00FD6280" w:rsidRPr="007B0978">
        <w:t>Example Service Search</w:t>
      </w:r>
    </w:p>
    <w:p w14:paraId="6FF2CFCB" w14:textId="77777777" w:rsidR="00FD6280" w:rsidRPr="007B0978" w:rsidRDefault="00FD6280" w:rsidP="00AE7FE0">
      <w:pPr>
        <w:pStyle w:val="BodyText"/>
        <w:rPr>
          <w:noProof w:val="0"/>
        </w:rPr>
      </w:pPr>
    </w:p>
    <w:p w14:paraId="511A9FB2" w14:textId="77777777" w:rsidR="00FD6280" w:rsidRPr="007B0978" w:rsidRDefault="00FD6280" w:rsidP="00B96395">
      <w:pPr>
        <w:pStyle w:val="Heading5"/>
        <w:numPr>
          <w:ilvl w:val="0"/>
          <w:numId w:val="0"/>
        </w:numPr>
        <w:rPr>
          <w:noProof w:val="0"/>
        </w:rPr>
      </w:pPr>
      <w:bookmarkStart w:id="247" w:name="_Toc358800557"/>
      <w:bookmarkStart w:id="248" w:name="_Toc358800630"/>
      <w:bookmarkStart w:id="249" w:name="_Toc461203707"/>
      <w:r w:rsidRPr="007B0978">
        <w:rPr>
          <w:noProof w:val="0"/>
        </w:rPr>
        <w:lastRenderedPageBreak/>
        <w:t>3.73.4.1.3 Expected Actions</w:t>
      </w:r>
      <w:bookmarkEnd w:id="247"/>
      <w:bookmarkEnd w:id="248"/>
      <w:bookmarkEnd w:id="249"/>
    </w:p>
    <w:p w14:paraId="056D60BC" w14:textId="77777777" w:rsidR="00FD6280" w:rsidRPr="007B0978" w:rsidRDefault="00FD6280" w:rsidP="001215C2">
      <w:pPr>
        <w:pStyle w:val="BodyText"/>
        <w:rPr>
          <w:noProof w:val="0"/>
        </w:rPr>
      </w:pPr>
      <w:r w:rsidRPr="007B0978">
        <w:rPr>
          <w:noProof w:val="0"/>
        </w:rPr>
        <w:t xml:space="preserve">In response to receiving the submitted Find Matching Services Request, the Care Services </w:t>
      </w:r>
      <w:proofErr w:type="spellStart"/>
      <w:r w:rsidRPr="007B0978">
        <w:rPr>
          <w:noProof w:val="0"/>
        </w:rPr>
        <w:t>InfoManager</w:t>
      </w:r>
      <w:proofErr w:type="spellEnd"/>
      <w:r w:rsidRPr="007B0978">
        <w:rPr>
          <w:noProof w:val="0"/>
        </w:rPr>
        <w:t xml:space="preserve"> shall: </w:t>
      </w:r>
    </w:p>
    <w:p w14:paraId="5024C372" w14:textId="77777777" w:rsidR="00E816FD" w:rsidRPr="007B0978" w:rsidRDefault="00FD6280" w:rsidP="006E5C45">
      <w:pPr>
        <w:pStyle w:val="ListNumber2"/>
        <w:numPr>
          <w:ilvl w:val="0"/>
          <w:numId w:val="70"/>
        </w:numPr>
      </w:pPr>
      <w:r w:rsidRPr="007B0978">
        <w:t>Accept a parameterized query in a Find Matching Services message</w:t>
      </w:r>
    </w:p>
    <w:p w14:paraId="2D6ABA44" w14:textId="10CC5AAF" w:rsidR="00E816FD" w:rsidRPr="007B0978" w:rsidRDefault="00FD6280" w:rsidP="006E5C45">
      <w:pPr>
        <w:pStyle w:val="ListNumber2"/>
        <w:numPr>
          <w:ilvl w:val="0"/>
          <w:numId w:val="70"/>
        </w:numPr>
      </w:pPr>
      <w:proofErr w:type="gramStart"/>
      <w:r w:rsidRPr="007B0978">
        <w:t>Verify</w:t>
      </w:r>
      <w:proofErr w:type="gramEnd"/>
      <w:r w:rsidRPr="007B0978">
        <w:t xml:space="preserve"> the required parameters are included in the request. Additionally, special rules documented in </w:t>
      </w:r>
      <w:r w:rsidR="005E006B" w:rsidRPr="007B0978">
        <w:t>Table</w:t>
      </w:r>
      <w:r w:rsidRPr="007B0978">
        <w:t xml:space="preserve"> 3.73.4.1.2-2 shall be verified</w:t>
      </w:r>
      <w:r w:rsidRPr="00695843">
        <w:t>.</w:t>
      </w:r>
      <w:r w:rsidR="00695843" w:rsidRPr="00695843">
        <w:t xml:space="preserve">  </w:t>
      </w:r>
      <w:r w:rsidR="00695843" w:rsidRPr="0076459B">
        <w:t xml:space="preserve">The function shall be executed against the root node of the CSD document managed by the Care Services </w:t>
      </w:r>
      <w:proofErr w:type="spellStart"/>
      <w:r w:rsidR="00695843" w:rsidRPr="0076459B">
        <w:t>InfoManager</w:t>
      </w:r>
      <w:proofErr w:type="spellEnd"/>
      <w:r w:rsidR="00695843" w:rsidRPr="0076459B">
        <w:t>. Any parameters passed to the function are accessible in the dynamic context of the function under the variable $</w:t>
      </w:r>
      <w:proofErr w:type="spellStart"/>
      <w:r w:rsidR="00695843" w:rsidRPr="0076459B">
        <w:t>careServicesRequest</w:t>
      </w:r>
      <w:proofErr w:type="spellEnd"/>
    </w:p>
    <w:p w14:paraId="727891F9" w14:textId="2803FD4E" w:rsidR="00E816FD" w:rsidRPr="007B0978" w:rsidRDefault="00FD6280" w:rsidP="006E5C45">
      <w:pPr>
        <w:pStyle w:val="ListNumber2"/>
        <w:numPr>
          <w:ilvl w:val="0"/>
          <w:numId w:val="70"/>
        </w:numPr>
      </w:pPr>
      <w:r w:rsidRPr="007B0978">
        <w:t xml:space="preserve">Errors shall be returned for the conditions specified in </w:t>
      </w:r>
      <w:r w:rsidR="005E006B" w:rsidRPr="007B0978">
        <w:t>Table</w:t>
      </w:r>
      <w:r w:rsidRPr="007B0978">
        <w:t xml:space="preserve"> </w:t>
      </w:r>
      <w:bookmarkStart w:id="250" w:name="OLE_LINK1"/>
      <w:r w:rsidRPr="007B0978">
        <w:t xml:space="preserve">3.73.4.2.2-2 </w:t>
      </w:r>
      <w:bookmarkEnd w:id="250"/>
      <w:r w:rsidRPr="007B0978">
        <w:t>using the codes indicated in that table.</w:t>
      </w:r>
    </w:p>
    <w:p w14:paraId="60B13F48" w14:textId="77777777" w:rsidR="00143E29" w:rsidRDefault="00FD6280" w:rsidP="0076459B">
      <w:pPr>
        <w:pStyle w:val="ListNumber2"/>
        <w:numPr>
          <w:ilvl w:val="0"/>
          <w:numId w:val="70"/>
        </w:numPr>
      </w:pPr>
      <w:r w:rsidRPr="007B0978">
        <w:t>Process the query as appropriate and return a reply to the Service Finder containing the query result</w:t>
      </w:r>
      <w:r w:rsidR="00143E29">
        <w:t>.</w:t>
      </w:r>
    </w:p>
    <w:p w14:paraId="4257D40A" w14:textId="59282531" w:rsidR="00FD6280" w:rsidRPr="007B0978" w:rsidRDefault="00FD6280" w:rsidP="0076459B">
      <w:pPr>
        <w:pStyle w:val="ListNumber2"/>
        <w:numPr>
          <w:ilvl w:val="0"/>
          <w:numId w:val="0"/>
        </w:numPr>
      </w:pPr>
      <w:r w:rsidRPr="007B0978">
        <w:t xml:space="preserve">For illustration, example requests are shown in </w:t>
      </w:r>
      <w:r w:rsidR="002A63C8">
        <w:t>S</w:t>
      </w:r>
      <w:r w:rsidRPr="007B0978">
        <w:t>ections 3.73.4.1.2.1 to 3.73.4.1.</w:t>
      </w:r>
      <w:proofErr w:type="gramStart"/>
      <w:r w:rsidRPr="007B0978">
        <w:t>2.4</w:t>
      </w:r>
      <w:proofErr w:type="gramEnd"/>
      <w:r w:rsidRPr="007B0978">
        <w:t>.</w:t>
      </w:r>
    </w:p>
    <w:p w14:paraId="3E6E6C15" w14:textId="4362D469" w:rsidR="00FD6280" w:rsidRDefault="00FD6280" w:rsidP="007264CC">
      <w:pPr>
        <w:pStyle w:val="BodyText"/>
        <w:rPr>
          <w:noProof w:val="0"/>
        </w:rPr>
      </w:pPr>
      <w:r w:rsidRPr="007B0978">
        <w:rPr>
          <w:noProof w:val="0"/>
        </w:rPr>
        <w:t xml:space="preserve">See </w:t>
      </w:r>
      <w:r w:rsidR="000071E4" w:rsidRPr="007B0978">
        <w:rPr>
          <w:noProof w:val="0"/>
        </w:rPr>
        <w:t>ITI TF-2x:</w:t>
      </w:r>
      <w:r w:rsidR="002A63C8">
        <w:rPr>
          <w:noProof w:val="0"/>
        </w:rPr>
        <w:t xml:space="preserve"> </w:t>
      </w:r>
      <w:r w:rsidR="000071E4" w:rsidRPr="007B0978">
        <w:rPr>
          <w:noProof w:val="0"/>
        </w:rPr>
        <w:t xml:space="preserve">Appendix W </w:t>
      </w:r>
      <w:r w:rsidRPr="007B0978">
        <w:rPr>
          <w:noProof w:val="0"/>
        </w:rPr>
        <w:t>for more examples of a Service Finder Query Request and Response.</w:t>
      </w:r>
    </w:p>
    <w:p w14:paraId="37E3F813" w14:textId="77777777" w:rsidR="00574942" w:rsidRPr="00F537E0" w:rsidRDefault="00574942" w:rsidP="00574942">
      <w:pPr>
        <w:pStyle w:val="Heading5"/>
        <w:numPr>
          <w:ilvl w:val="0"/>
          <w:numId w:val="0"/>
        </w:numPr>
      </w:pPr>
      <w:bookmarkStart w:id="251" w:name="_Toc461203708"/>
      <w:r w:rsidRPr="00F537E0">
        <w:t>3.73.4.1.4 Protocol Requirements</w:t>
      </w:r>
      <w:bookmarkEnd w:id="251"/>
    </w:p>
    <w:p w14:paraId="3FB0C5A6" w14:textId="0B44C941" w:rsidR="00574942" w:rsidRPr="00F537E0" w:rsidRDefault="00574942" w:rsidP="00574942">
      <w:pPr>
        <w:pStyle w:val="BodyText"/>
        <w:rPr>
          <w:noProof w:val="0"/>
        </w:rPr>
      </w:pPr>
      <w:r w:rsidRPr="00F537E0">
        <w:rPr>
          <w:noProof w:val="0"/>
        </w:rPr>
        <w:t xml:space="preserve">The transport protocol requirements described in this section apply to the request messages for both the Query for Updated Services [ITI-74] and Find Matching Services [ITI-73] transactions.  These transactions are conveyed as defined by the appropriate </w:t>
      </w:r>
      <w:proofErr w:type="spellStart"/>
      <w:proofErr w:type="gramStart"/>
      <w:r w:rsidRPr="00F537E0">
        <w:rPr>
          <w:rFonts w:ascii="Courier New" w:hAnsi="Courier New" w:cs="Courier New"/>
          <w:noProof w:val="0"/>
          <w:sz w:val="20"/>
        </w:rPr>
        <w:t>xforms:model</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xforms:submission</w:t>
      </w:r>
      <w:proofErr w:type="spellEnd"/>
      <w:proofErr w:type="gramEnd"/>
      <w:r w:rsidRPr="00F537E0">
        <w:rPr>
          <w:noProof w:val="0"/>
          <w:sz w:val="20"/>
        </w:rPr>
        <w:t xml:space="preserve"> </w:t>
      </w:r>
      <w:r w:rsidRPr="00F537E0">
        <w:rPr>
          <w:noProof w:val="0"/>
        </w:rPr>
        <w:t xml:space="preserve">element of the </w:t>
      </w:r>
      <w:proofErr w:type="spellStart"/>
      <w:proofErr w:type="gramStart"/>
      <w:r w:rsidRPr="00F537E0">
        <w:rPr>
          <w:rFonts w:ascii="Courier New" w:hAnsi="Courier New" w:cs="Courier New"/>
          <w:noProof w:val="0"/>
          <w:sz w:val="20"/>
        </w:rPr>
        <w:t>csd:careServicesFunction</w:t>
      </w:r>
      <w:proofErr w:type="spellEnd"/>
      <w:proofErr w:type="gramEnd"/>
      <w:r w:rsidRPr="00F537E0">
        <w:rPr>
          <w:noProof w:val="0"/>
        </w:rPr>
        <w:t xml:space="preserve"> defining the Stored Query being invoked and according to the appropriate protocol as defined in Sections 3.73.4.1.4.1 </w:t>
      </w:r>
      <w:r w:rsidR="00B97500">
        <w:rPr>
          <w:noProof w:val="0"/>
        </w:rPr>
        <w:t>through</w:t>
      </w:r>
      <w:r w:rsidRPr="00F537E0">
        <w:rPr>
          <w:noProof w:val="0"/>
        </w:rPr>
        <w:t xml:space="preserve"> 3.73.4.1.4.3.  </w:t>
      </w:r>
    </w:p>
    <w:p w14:paraId="7B9B357C" w14:textId="77777777" w:rsidR="00574942" w:rsidRPr="00F537E0" w:rsidRDefault="00574942" w:rsidP="00574942">
      <w:pPr>
        <w:pStyle w:val="Heading5"/>
        <w:numPr>
          <w:ilvl w:val="0"/>
          <w:numId w:val="0"/>
        </w:numPr>
      </w:pPr>
      <w:bookmarkStart w:id="252" w:name="_Toc461203709"/>
      <w:r w:rsidRPr="00F537E0">
        <w:t>3.73.4.1.4.1 SOAP Protocol Requirements</w:t>
      </w:r>
      <w:bookmarkEnd w:id="252"/>
    </w:p>
    <w:p w14:paraId="0C5FE17E" w14:textId="77777777" w:rsidR="00574942" w:rsidRPr="00F537E0" w:rsidRDefault="00574942" w:rsidP="00574942">
      <w:pPr>
        <w:pStyle w:val="BodyText"/>
      </w:pPr>
      <w:r w:rsidRPr="00F537E0">
        <w:rPr>
          <w:noProof w:val="0"/>
        </w:rPr>
        <w:t xml:space="preserve">The syntax of the </w:t>
      </w:r>
      <w:r w:rsidRPr="00F537E0">
        <w:rPr>
          <w:noProof w:val="0"/>
          <w:szCs w:val="24"/>
        </w:rPr>
        <w:t>SOAP</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 by the elements:</w:t>
      </w:r>
    </w:p>
    <w:p w14:paraId="555A5399"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[id='soap-request']</w:t>
      </w:r>
    </w:p>
    <w:p w14:paraId="0545F099"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[id='soap-submission']</w:t>
      </w:r>
    </w:p>
    <w:p w14:paraId="672BD327"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xforms:bind</w:t>
      </w:r>
      <w:proofErr w:type="spellEnd"/>
      <w:proofErr w:type="gramEnd"/>
      <w:r w:rsidRPr="00F537E0">
        <w:rPr>
          <w:rFonts w:ascii="Courier New" w:hAnsi="Courier New" w:cs="Courier New"/>
          <w:noProof w:val="0"/>
          <w:sz w:val="20"/>
        </w:rPr>
        <w:t>[starts-</w:t>
      </w:r>
      <w:proofErr w:type="gramStart"/>
      <w:r w:rsidRPr="00F537E0">
        <w:rPr>
          <w:rFonts w:ascii="Courier New" w:hAnsi="Courier New" w:cs="Courier New"/>
          <w:noProof w:val="0"/>
          <w:sz w:val="20"/>
        </w:rPr>
        <w:t>with(@</w:t>
      </w:r>
      <w:proofErr w:type="gramEnd"/>
      <w:r w:rsidRPr="00F537E0">
        <w:rPr>
          <w:rFonts w:ascii="Courier New" w:hAnsi="Courier New" w:cs="Courier New"/>
          <w:noProof w:val="0"/>
          <w:sz w:val="20"/>
        </w:rPr>
        <w:t>nodeset,"instance('soap-request')"]</w:t>
      </w:r>
    </w:p>
    <w:p w14:paraId="17507A81" w14:textId="77777777" w:rsidR="00574942" w:rsidRPr="00F537E0" w:rsidRDefault="00574942" w:rsidP="00574942">
      <w:pPr>
        <w:pStyle w:val="BodyText"/>
        <w:rPr>
          <w:noProof w:val="0"/>
        </w:rPr>
      </w:pPr>
      <w:r w:rsidRPr="00F537E0">
        <w:rPr>
          <w:noProof w:val="0"/>
        </w:rPr>
        <w:t>The requesting actor shall:</w:t>
      </w:r>
    </w:p>
    <w:p w14:paraId="05785998"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w:t>
      </w:r>
      <w:proofErr w:type="gramStart"/>
      <w:r w:rsidRPr="00F537E0">
        <w:rPr>
          <w:noProof w:val="0"/>
        </w:rPr>
        <w:t xml:space="preserve">of  </w:t>
      </w:r>
      <w:proofErr w:type="spellStart"/>
      <w:r w:rsidRPr="00F537E0">
        <w:rPr>
          <w:rFonts w:ascii="Courier New" w:hAnsi="Courier New" w:cs="Courier New"/>
          <w:noProof w:val="0"/>
          <w:sz w:val="20"/>
        </w:rPr>
        <w:t>soap</w:t>
      </w:r>
      <w:proofErr w:type="gramEnd"/>
      <w:r w:rsidRPr="00F537E0">
        <w:rPr>
          <w:rFonts w:ascii="Courier New" w:hAnsi="Courier New" w:cs="Courier New"/>
          <w:noProof w:val="0"/>
          <w:sz w:val="20"/>
        </w:rPr>
        <w:t>:Envelope</w:t>
      </w:r>
      <w:proofErr w:type="spell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soap:Body</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csd:careServicesRequest</w:t>
      </w:r>
      <w:proofErr w:type="spellEnd"/>
      <w:proofErr w:type="gramEnd"/>
      <w:r w:rsidRPr="00F537E0">
        <w:rPr>
          <w:rFonts w:ascii="Courier New" w:hAnsi="Courier New" w:cs="Courier New"/>
          <w:noProof w:val="0"/>
          <w:sz w:val="20"/>
        </w:rPr>
        <w:t xml:space="preserve"> </w:t>
      </w:r>
      <w:r w:rsidRPr="00F537E0">
        <w:rPr>
          <w:noProof w:val="0"/>
        </w:rPr>
        <w:t xml:space="preserve">relative to </w:t>
      </w:r>
      <w:proofErr w:type="gramStart"/>
      <w:r w:rsidRPr="00F537E0">
        <w:rPr>
          <w:noProof w:val="0"/>
        </w:rPr>
        <w:t xml:space="preserve">the  </w:t>
      </w:r>
      <w:proofErr w:type="spellStart"/>
      <w:r w:rsidRPr="00F537E0">
        <w:rPr>
          <w:rFonts w:ascii="Courier New" w:hAnsi="Courier New" w:cs="Courier New"/>
          <w:noProof w:val="0"/>
          <w:sz w:val="20"/>
        </w:rPr>
        <w:t>xforms</w:t>
      </w:r>
      <w:proofErr w:type="gramEnd"/>
      <w:r w:rsidRPr="00F537E0">
        <w:rPr>
          <w:rFonts w:ascii="Courier New" w:hAnsi="Courier New" w:cs="Courier New"/>
          <w:noProof w:val="0"/>
          <w:sz w:val="20"/>
        </w:rPr>
        <w:t>:instance</w:t>
      </w:r>
      <w:proofErr w:type="spellEnd"/>
      <w:r w:rsidRPr="00F537E0">
        <w:rPr>
          <w:rFonts w:ascii="Courier New" w:hAnsi="Courier New" w:cs="Courier New"/>
          <w:noProof w:val="0"/>
          <w:sz w:val="20"/>
        </w:rPr>
        <w:t xml:space="preserve">[id='soap-request'] </w:t>
      </w:r>
      <w:r w:rsidRPr="00F537E0">
        <w:rPr>
          <w:noProof w:val="0"/>
        </w:rPr>
        <w:t xml:space="preserve">element </w:t>
      </w:r>
    </w:p>
    <w:p w14:paraId="7511CE91" w14:textId="77777777" w:rsidR="00574942" w:rsidRPr="00F537E0" w:rsidRDefault="00574942" w:rsidP="00574942">
      <w:pPr>
        <w:pStyle w:val="BodyText"/>
        <w:numPr>
          <w:ilvl w:val="0"/>
          <w:numId w:val="104"/>
        </w:numPr>
        <w:rPr>
          <w:noProof w:val="0"/>
        </w:rPr>
      </w:pPr>
      <w:r w:rsidRPr="00F537E0">
        <w:rPr>
          <w:noProof w:val="0"/>
        </w:rPr>
        <w:lastRenderedPageBreak/>
        <w:t xml:space="preserve">generate a UUID as a message ID as the text content of the </w:t>
      </w:r>
      <w:proofErr w:type="spellStart"/>
      <w:proofErr w:type="gramStart"/>
      <w:r w:rsidRPr="00F537E0">
        <w:rPr>
          <w:rFonts w:ascii="Courier New" w:hAnsi="Courier New" w:cs="Courier New"/>
          <w:noProof w:val="0"/>
          <w:sz w:val="20"/>
        </w:rPr>
        <w:t>soap:Envelope</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soap:Header</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wsa:MessageID</w:t>
      </w:r>
      <w:proofErr w:type="spellEnd"/>
      <w:proofErr w:type="gramEnd"/>
      <w:r w:rsidRPr="00F537E0">
        <w:rPr>
          <w:rFonts w:ascii="Courier New" w:hAnsi="Courier New" w:cs="Courier New"/>
          <w:noProof w:val="0"/>
          <w:sz w:val="20"/>
        </w:rPr>
        <w:t xml:space="preserve"> </w:t>
      </w:r>
      <w:r w:rsidRPr="00F537E0">
        <w:rPr>
          <w:noProof w:val="0"/>
        </w:rPr>
        <w:t xml:space="preserve">relative to </w:t>
      </w:r>
      <w:proofErr w:type="gramStart"/>
      <w:r w:rsidRPr="00F537E0">
        <w:rPr>
          <w:noProof w:val="0"/>
        </w:rPr>
        <w:t xml:space="preserve">the  </w:t>
      </w:r>
      <w:proofErr w:type="spellStart"/>
      <w:r w:rsidRPr="00F537E0">
        <w:rPr>
          <w:rFonts w:ascii="Courier New" w:hAnsi="Courier New" w:cs="Courier New"/>
          <w:noProof w:val="0"/>
          <w:sz w:val="20"/>
        </w:rPr>
        <w:t>xforms</w:t>
      </w:r>
      <w:proofErr w:type="gramEnd"/>
      <w:r w:rsidRPr="00F537E0">
        <w:rPr>
          <w:rFonts w:ascii="Courier New" w:hAnsi="Courier New" w:cs="Courier New"/>
          <w:noProof w:val="0"/>
          <w:sz w:val="20"/>
        </w:rPr>
        <w:t>:instance</w:t>
      </w:r>
      <w:proofErr w:type="spellEnd"/>
      <w:r w:rsidRPr="00F537E0">
        <w:rPr>
          <w:rFonts w:ascii="Courier New" w:hAnsi="Courier New" w:cs="Courier New"/>
          <w:noProof w:val="0"/>
          <w:sz w:val="20"/>
        </w:rPr>
        <w:t xml:space="preserve">[id='soap-request'] </w:t>
      </w:r>
      <w:r w:rsidRPr="00F537E0">
        <w:rPr>
          <w:noProof w:val="0"/>
        </w:rPr>
        <w:t>element</w:t>
      </w:r>
    </w:p>
    <w:p w14:paraId="472E9347"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[id='soap-submission']</w:t>
      </w:r>
      <w:r w:rsidRPr="00F537E0">
        <w:rPr>
          <w:noProof w:val="0"/>
          <w:sz w:val="20"/>
        </w:rPr>
        <w:t xml:space="preserve"> </w:t>
      </w:r>
    </w:p>
    <w:p w14:paraId="60D4D558" w14:textId="77777777" w:rsidR="00574942" w:rsidRPr="00F537E0" w:rsidRDefault="00574942" w:rsidP="00574942">
      <w:pPr>
        <w:pStyle w:val="BodyText"/>
        <w:rPr>
          <w:noProof w:val="0"/>
        </w:rPr>
      </w:pPr>
      <w:r w:rsidRPr="00F537E0">
        <w:rPr>
          <w:noProof w:val="0"/>
        </w:rPr>
        <w:t>The jurisdiction shall determine whether the http and/or https protocols may be used.</w:t>
      </w:r>
    </w:p>
    <w:p w14:paraId="600986E7" w14:textId="77777777" w:rsidR="00574942" w:rsidRPr="00F537E0" w:rsidRDefault="00574942" w:rsidP="00574942">
      <w:pPr>
        <w:pStyle w:val="BodyText"/>
        <w:rPr>
          <w:noProof w:val="0"/>
        </w:rPr>
      </w:pPr>
      <w:r w:rsidRPr="00F537E0">
        <w:rPr>
          <w:noProof w:val="0"/>
        </w:rPr>
        <w:t xml:space="preserve">Implementors using the </w:t>
      </w:r>
      <w:r w:rsidRPr="00F537E0">
        <w:rPr>
          <w:noProof w:val="0"/>
          <w:szCs w:val="24"/>
        </w:rPr>
        <w:t>SOAP</w:t>
      </w:r>
      <w:r w:rsidRPr="00F537E0">
        <w:rPr>
          <w:noProof w:val="0"/>
        </w:rPr>
        <w:t xml:space="preserve"> protocol shall comply with all requirements described in ITI TF-2x: Appendix V: Web Services for IHE Transactions.  Transport via this protocol shall use </w:t>
      </w:r>
      <w:r w:rsidRPr="00F537E0">
        <w:rPr>
          <w:noProof w:val="0"/>
          <w:szCs w:val="24"/>
        </w:rPr>
        <w:t>SOAP</w:t>
      </w:r>
      <w:r w:rsidRPr="00F537E0">
        <w:rPr>
          <w:noProof w:val="0"/>
        </w:rPr>
        <w:t xml:space="preserve"> 1.2.  See ITI TF-2x: Appendix V for details. The following requirements apply to this transaction</w:t>
      </w:r>
      <w:r>
        <w:rPr>
          <w:noProof w:val="0"/>
        </w:rPr>
        <w:t>:</w:t>
      </w:r>
    </w:p>
    <w:p w14:paraId="6889485F" w14:textId="77777777" w:rsidR="00574942" w:rsidRPr="00F537E0" w:rsidRDefault="00574942" w:rsidP="00574942">
      <w:pPr>
        <w:pStyle w:val="ListBullet2"/>
      </w:pPr>
      <w:r w:rsidRPr="00F537E0">
        <w:t>The following types shall be imported (</w:t>
      </w:r>
      <w:proofErr w:type="spellStart"/>
      <w:proofErr w:type="gramStart"/>
      <w:r w:rsidRPr="00F537E0">
        <w:t>xs:import</w:t>
      </w:r>
      <w:proofErr w:type="spellEnd"/>
      <w:proofErr w:type="gramEnd"/>
      <w:r w:rsidRPr="00F537E0">
        <w:t xml:space="preserve">) in the </w:t>
      </w:r>
      <w:r w:rsidRPr="00F537E0">
        <w:rPr>
          <w:rStyle w:val="XMLname"/>
        </w:rPr>
        <w:t>/definitions/</w:t>
      </w:r>
      <w:proofErr w:type="gramStart"/>
      <w:r w:rsidRPr="00F537E0">
        <w:rPr>
          <w:rStyle w:val="XMLname"/>
        </w:rPr>
        <w:t>types</w:t>
      </w:r>
      <w:proofErr w:type="gramEnd"/>
      <w:r w:rsidRPr="00F537E0">
        <w:t xml:space="preserve"> section:</w:t>
      </w:r>
    </w:p>
    <w:p w14:paraId="75AA5966" w14:textId="4B77003B" w:rsidR="00574942" w:rsidRPr="00F537E0" w:rsidRDefault="00574942" w:rsidP="00574942">
      <w:pPr>
        <w:pStyle w:val="ListBullet3"/>
        <w:rPr>
          <w:rStyle w:val="XMLname"/>
          <w:sz w:val="24"/>
        </w:rPr>
      </w:pPr>
      <w:r w:rsidRPr="00F537E0">
        <w:rPr>
          <w:rStyle w:val="XMLname"/>
        </w:rPr>
        <w:t>namespace="</w:t>
      </w:r>
      <w:proofErr w:type="gramStart"/>
      <w:r w:rsidRPr="00F537E0">
        <w:rPr>
          <w:rStyle w:val="XMLname"/>
        </w:rPr>
        <w:t>urn:ihe</w:t>
      </w:r>
      <w:proofErr w:type="gramEnd"/>
      <w:r w:rsidRPr="00F537E0">
        <w:rPr>
          <w:rStyle w:val="XMLname"/>
        </w:rPr>
        <w:t>:</w:t>
      </w:r>
      <w:proofErr w:type="gramStart"/>
      <w:r w:rsidRPr="00F537E0">
        <w:rPr>
          <w:rStyle w:val="XMLname"/>
        </w:rPr>
        <w:t>iti:csd</w:t>
      </w:r>
      <w:proofErr w:type="gramEnd"/>
      <w:r w:rsidRPr="00F537E0">
        <w:rPr>
          <w:rStyle w:val="XMLname"/>
        </w:rPr>
        <w:t xml:space="preserve">:2013" </w:t>
      </w:r>
    </w:p>
    <w:p w14:paraId="233485AF" w14:textId="77777777" w:rsidR="00574942" w:rsidRPr="00F537E0" w:rsidRDefault="00574942" w:rsidP="00574942">
      <w:pPr>
        <w:pStyle w:val="ListBullet3"/>
      </w:pPr>
      <w:r w:rsidRPr="00F537E0">
        <w:rPr>
          <w:rStyle w:val="XMLname"/>
        </w:rPr>
        <w:t>schema</w:t>
      </w:r>
      <w:proofErr w:type="gramStart"/>
      <w:r w:rsidRPr="00F537E0">
        <w:rPr>
          <w:rStyle w:val="XMLname"/>
        </w:rPr>
        <w:t>=”CSD.xsd</w:t>
      </w:r>
      <w:proofErr w:type="gramEnd"/>
      <w:r w:rsidRPr="00F537E0">
        <w:rPr>
          <w:rStyle w:val="XMLname"/>
        </w:rPr>
        <w:t xml:space="preserve">” </w:t>
      </w:r>
      <w:r w:rsidRPr="00DF5DF9">
        <w:rPr>
          <w:rStyle w:val="XMLname"/>
          <w:rFonts w:ascii="Times New Roman" w:hAnsi="Times New Roman"/>
          <w:sz w:val="24"/>
        </w:rPr>
        <w:t xml:space="preserve">as provided in </w:t>
      </w:r>
      <w:r w:rsidRPr="008F1A1E">
        <w:t xml:space="preserve">ITI TF-2x: </w:t>
      </w:r>
      <w:r w:rsidRPr="004211B6">
        <w:rPr>
          <w:rStyle w:val="XMLname"/>
          <w:rFonts w:ascii="Times New Roman" w:hAnsi="Times New Roman"/>
          <w:sz w:val="24"/>
        </w:rPr>
        <w:t>Appendix Y.2</w:t>
      </w:r>
    </w:p>
    <w:p w14:paraId="30F94625" w14:textId="77777777" w:rsidR="00574942" w:rsidRPr="00F537E0" w:rsidRDefault="00574942" w:rsidP="00574942">
      <w:pPr>
        <w:pStyle w:val="ListBullet2"/>
      </w:pPr>
      <w:r w:rsidRPr="00F537E0">
        <w:t xml:space="preserve">The </w:t>
      </w:r>
      <w:r w:rsidRPr="00F537E0">
        <w:rPr>
          <w:rStyle w:val="XMLname"/>
        </w:rPr>
        <w:t>definitions/message/part/@element</w:t>
      </w:r>
      <w:r w:rsidRPr="00F537E0">
        <w:t xml:space="preserve"> attribute of the request message shall be defined as “</w:t>
      </w:r>
      <w:proofErr w:type="spellStart"/>
      <w:proofErr w:type="gramStart"/>
      <w:r w:rsidRPr="00F537E0">
        <w:rPr>
          <w:rStyle w:val="XMLname"/>
        </w:rPr>
        <w:t>csd:careServicesRequest</w:t>
      </w:r>
      <w:proofErr w:type="spellEnd"/>
      <w:proofErr w:type="gramEnd"/>
      <w:r w:rsidRPr="00F537E0">
        <w:t>”</w:t>
      </w:r>
    </w:p>
    <w:p w14:paraId="6604BC6D" w14:textId="77777777" w:rsidR="00574942" w:rsidRPr="00F537E0" w:rsidRDefault="00574942" w:rsidP="00574942">
      <w:r w:rsidRPr="00F537E0">
        <w:t xml:space="preserve">Refer to Table 3.73.4.1.4-1 for additional attribute requirements </w:t>
      </w:r>
    </w:p>
    <w:p w14:paraId="5EBD8A45" w14:textId="77777777" w:rsidR="00574942" w:rsidRPr="00F537E0" w:rsidRDefault="00574942" w:rsidP="00574942">
      <w:pPr>
        <w:pStyle w:val="BodyText"/>
        <w:rPr>
          <w:noProof w:val="0"/>
        </w:rPr>
      </w:pPr>
    </w:p>
    <w:p w14:paraId="286E6FC1" w14:textId="77777777" w:rsidR="00574942" w:rsidRPr="0076459B" w:rsidRDefault="00574942" w:rsidP="00574942">
      <w:pPr>
        <w:pStyle w:val="TableTitle"/>
      </w:pPr>
      <w:r w:rsidRPr="0076459B">
        <w:t>Table 3.73.4.1.4-1: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728"/>
        <w:gridCol w:w="4083"/>
      </w:tblGrid>
      <w:tr w:rsidR="00574942" w:rsidRPr="00F537E0" w14:paraId="7C16B831" w14:textId="77777777" w:rsidTr="004211B6">
        <w:trPr>
          <w:tblHeader/>
          <w:jc w:val="center"/>
        </w:trPr>
        <w:tc>
          <w:tcPr>
            <w:tcW w:w="4728" w:type="dxa"/>
            <w:shd w:val="clear" w:color="auto" w:fill="D9D9D9"/>
          </w:tcPr>
          <w:p w14:paraId="2FC20E2A" w14:textId="77777777" w:rsidR="00574942" w:rsidRPr="0076459B" w:rsidRDefault="00574942" w:rsidP="004211B6">
            <w:pPr>
              <w:pStyle w:val="TableEntryHeader"/>
              <w:rPr>
                <w:noProof w:val="0"/>
              </w:rPr>
            </w:pPr>
            <w:r w:rsidRPr="0076459B">
              <w:rPr>
                <w:noProof w:val="0"/>
              </w:rPr>
              <w:t>Attribute</w:t>
            </w:r>
          </w:p>
        </w:tc>
        <w:tc>
          <w:tcPr>
            <w:tcW w:w="4083" w:type="dxa"/>
            <w:shd w:val="clear" w:color="auto" w:fill="D9D9D9"/>
          </w:tcPr>
          <w:p w14:paraId="42A62CF0" w14:textId="77777777" w:rsidR="00574942" w:rsidRPr="0076459B" w:rsidRDefault="00574942" w:rsidP="004211B6">
            <w:pPr>
              <w:pStyle w:val="TableEntryHeader"/>
              <w:rPr>
                <w:noProof w:val="0"/>
              </w:rPr>
            </w:pPr>
            <w:r w:rsidRPr="0076459B">
              <w:rPr>
                <w:noProof w:val="0"/>
              </w:rPr>
              <w:t>Value</w:t>
            </w:r>
          </w:p>
        </w:tc>
      </w:tr>
      <w:tr w:rsidR="00574942" w:rsidRPr="00F537E0" w14:paraId="4EB29C5E" w14:textId="77777777" w:rsidTr="004211B6">
        <w:trPr>
          <w:jc w:val="center"/>
        </w:trPr>
        <w:tc>
          <w:tcPr>
            <w:tcW w:w="4728" w:type="dxa"/>
          </w:tcPr>
          <w:p w14:paraId="0EA53B2C" w14:textId="77777777" w:rsidR="00574942" w:rsidRPr="00F537E0" w:rsidRDefault="00574942" w:rsidP="004211B6">
            <w:pPr>
              <w:pStyle w:val="TableEntry"/>
              <w:rPr>
                <w:noProof w:val="0"/>
              </w:rPr>
            </w:pPr>
            <w:r w:rsidRPr="00F537E0">
              <w:rPr>
                <w:noProof w:val="0"/>
              </w:rPr>
              <w:t>/definitions/</w:t>
            </w:r>
            <w:proofErr w:type="spellStart"/>
            <w:r w:rsidRPr="00F537E0">
              <w:rPr>
                <w:noProof w:val="0"/>
              </w:rPr>
              <w:t>portType</w:t>
            </w:r>
            <w:proofErr w:type="spellEnd"/>
            <w:r w:rsidRPr="00F537E0">
              <w:rPr>
                <w:noProof w:val="0"/>
              </w:rPr>
              <w:t>/operation/</w:t>
            </w:r>
            <w:proofErr w:type="gramStart"/>
            <w:r w:rsidRPr="00F537E0">
              <w:rPr>
                <w:noProof w:val="0"/>
              </w:rPr>
              <w:t>input/@wsaw:Action</w:t>
            </w:r>
            <w:proofErr w:type="gramEnd"/>
          </w:p>
        </w:tc>
        <w:tc>
          <w:tcPr>
            <w:tcW w:w="4083" w:type="dxa"/>
          </w:tcPr>
          <w:p w14:paraId="73DBB4C3" w14:textId="77777777" w:rsidR="00574942" w:rsidRPr="00F537E0" w:rsidRDefault="00574942" w:rsidP="004211B6">
            <w:pPr>
              <w:pStyle w:val="TableEntry"/>
              <w:ind w:left="0"/>
              <w:rPr>
                <w:noProof w:val="0"/>
              </w:rPr>
            </w:pPr>
            <w:proofErr w:type="gramStart"/>
            <w:r w:rsidRPr="00F537E0">
              <w:rPr>
                <w:rStyle w:val="XMLname"/>
                <w:noProof w:val="0"/>
              </w:rPr>
              <w:t>urn:ihe</w:t>
            </w:r>
            <w:proofErr w:type="gramEnd"/>
            <w:r w:rsidRPr="00F537E0">
              <w:rPr>
                <w:rStyle w:val="XMLname"/>
                <w:noProof w:val="0"/>
              </w:rPr>
              <w:t>:</w:t>
            </w:r>
            <w:proofErr w:type="gramStart"/>
            <w:r w:rsidRPr="00F537E0">
              <w:rPr>
                <w:rStyle w:val="XMLname"/>
                <w:noProof w:val="0"/>
              </w:rPr>
              <w:t>iti:csd</w:t>
            </w:r>
            <w:proofErr w:type="gramEnd"/>
            <w:r w:rsidRPr="00F537E0">
              <w:rPr>
                <w:rStyle w:val="XMLname"/>
                <w:noProof w:val="0"/>
              </w:rPr>
              <w:t>:</w:t>
            </w:r>
            <w:proofErr w:type="gramStart"/>
            <w:r w:rsidRPr="00F537E0">
              <w:rPr>
                <w:rStyle w:val="XMLname"/>
                <w:noProof w:val="0"/>
              </w:rPr>
              <w:t>2013:GetCareServicesRequest</w:t>
            </w:r>
            <w:proofErr w:type="gramEnd"/>
          </w:p>
        </w:tc>
      </w:tr>
      <w:tr w:rsidR="00574942" w:rsidRPr="00F537E0" w14:paraId="1D49E6C6" w14:textId="77777777" w:rsidTr="004211B6">
        <w:trPr>
          <w:jc w:val="center"/>
        </w:trPr>
        <w:tc>
          <w:tcPr>
            <w:tcW w:w="4728" w:type="dxa"/>
          </w:tcPr>
          <w:p w14:paraId="3525A1FC" w14:textId="77777777" w:rsidR="00574942" w:rsidRPr="00F537E0" w:rsidRDefault="00574942" w:rsidP="004211B6">
            <w:pPr>
              <w:pStyle w:val="TableEntry"/>
              <w:rPr>
                <w:noProof w:val="0"/>
              </w:rPr>
            </w:pPr>
            <w:r w:rsidRPr="00F537E0">
              <w:rPr>
                <w:noProof w:val="0"/>
              </w:rPr>
              <w:t>/definitions/</w:t>
            </w:r>
            <w:proofErr w:type="spellStart"/>
            <w:r w:rsidRPr="00F537E0">
              <w:rPr>
                <w:noProof w:val="0"/>
              </w:rPr>
              <w:t>portType</w:t>
            </w:r>
            <w:proofErr w:type="spellEnd"/>
            <w:r w:rsidRPr="00F537E0">
              <w:rPr>
                <w:noProof w:val="0"/>
              </w:rPr>
              <w:t>/operation/</w:t>
            </w:r>
            <w:proofErr w:type="gramStart"/>
            <w:r w:rsidRPr="00F537E0">
              <w:rPr>
                <w:noProof w:val="0"/>
              </w:rPr>
              <w:t>output/@wsaw:Action</w:t>
            </w:r>
            <w:proofErr w:type="gramEnd"/>
          </w:p>
        </w:tc>
        <w:tc>
          <w:tcPr>
            <w:tcW w:w="4083" w:type="dxa"/>
          </w:tcPr>
          <w:p w14:paraId="7FC4003B" w14:textId="77777777" w:rsidR="00574942" w:rsidRPr="00F537E0" w:rsidRDefault="00574942" w:rsidP="004211B6">
            <w:pPr>
              <w:pStyle w:val="TableEntry"/>
              <w:ind w:left="0"/>
              <w:rPr>
                <w:rFonts w:ascii="Courier New" w:hAnsi="Courier New"/>
                <w:noProof w:val="0"/>
              </w:rPr>
            </w:pPr>
            <w:proofErr w:type="gramStart"/>
            <w:r w:rsidRPr="00F537E0">
              <w:rPr>
                <w:rStyle w:val="XMLname"/>
                <w:noProof w:val="0"/>
              </w:rPr>
              <w:t>urn:ihe</w:t>
            </w:r>
            <w:proofErr w:type="gramEnd"/>
            <w:r w:rsidRPr="00F537E0">
              <w:rPr>
                <w:rStyle w:val="XMLname"/>
                <w:noProof w:val="0"/>
              </w:rPr>
              <w:t>:</w:t>
            </w:r>
            <w:proofErr w:type="gramStart"/>
            <w:r w:rsidRPr="00F537E0">
              <w:rPr>
                <w:rStyle w:val="XMLname"/>
                <w:noProof w:val="0"/>
              </w:rPr>
              <w:t>iti:csd</w:t>
            </w:r>
            <w:proofErr w:type="gramEnd"/>
            <w:r w:rsidRPr="00F537E0">
              <w:rPr>
                <w:rStyle w:val="XMLname"/>
                <w:noProof w:val="0"/>
              </w:rPr>
              <w:t>:</w:t>
            </w:r>
            <w:proofErr w:type="gramStart"/>
            <w:r w:rsidRPr="00F537E0">
              <w:rPr>
                <w:rStyle w:val="XMLname"/>
                <w:noProof w:val="0"/>
              </w:rPr>
              <w:t>2013:GetCareServicesResponse</w:t>
            </w:r>
            <w:proofErr w:type="gramEnd"/>
          </w:p>
        </w:tc>
      </w:tr>
      <w:tr w:rsidR="000A3303" w:rsidRPr="00F537E0" w14:paraId="00EC7CA3" w14:textId="77777777" w:rsidTr="004211B6">
        <w:trPr>
          <w:jc w:val="center"/>
        </w:trPr>
        <w:tc>
          <w:tcPr>
            <w:tcW w:w="4728" w:type="dxa"/>
          </w:tcPr>
          <w:p w14:paraId="3726FFD7" w14:textId="6C9A5235" w:rsidR="000A3303" w:rsidRPr="000A3303" w:rsidRDefault="000A3303" w:rsidP="004211B6">
            <w:pPr>
              <w:pStyle w:val="TableEntry"/>
              <w:rPr>
                <w:noProof w:val="0"/>
              </w:rPr>
            </w:pPr>
            <w:r w:rsidRPr="000A3303">
              <w:rPr>
                <w:lang w:eastAsia="ja-JP"/>
              </w:rPr>
              <w:t xml:space="preserve">/definitions/binding/operation/wsoap12:operation/@soapActionRequired </w:t>
            </w:r>
          </w:p>
        </w:tc>
        <w:tc>
          <w:tcPr>
            <w:tcW w:w="4083" w:type="dxa"/>
          </w:tcPr>
          <w:p w14:paraId="6E31A0A3" w14:textId="6EBE6EA0" w:rsidR="000A3303" w:rsidRPr="000A3303" w:rsidRDefault="000A3303" w:rsidP="004211B6">
            <w:pPr>
              <w:pStyle w:val="TableEntry"/>
              <w:ind w:left="0"/>
              <w:rPr>
                <w:rStyle w:val="XMLname"/>
                <w:noProof w:val="0"/>
              </w:rPr>
            </w:pPr>
            <w:r w:rsidRPr="000A3303">
              <w:rPr>
                <w:lang w:eastAsia="ja-JP"/>
              </w:rPr>
              <w:t>false</w:t>
            </w:r>
          </w:p>
        </w:tc>
      </w:tr>
    </w:tbl>
    <w:p w14:paraId="0B763097" w14:textId="77777777" w:rsidR="00574942" w:rsidRPr="00F537E0" w:rsidRDefault="00574942" w:rsidP="00574942">
      <w:pPr>
        <w:pStyle w:val="BodyText"/>
        <w:rPr>
          <w:noProof w:val="0"/>
        </w:rPr>
      </w:pPr>
    </w:p>
    <w:p w14:paraId="5032CD40" w14:textId="77777777" w:rsidR="00574942" w:rsidRPr="00F537E0" w:rsidRDefault="00574942" w:rsidP="00574942">
      <w:pPr>
        <w:pStyle w:val="BodyText"/>
        <w:rPr>
          <w:noProof w:val="0"/>
        </w:rPr>
      </w:pPr>
      <w:r w:rsidRPr="00F537E0">
        <w:rPr>
          <w:noProof w:val="0"/>
        </w:rPr>
        <w:t xml:space="preserve">These are the requirements that affect the wire format of the </w:t>
      </w:r>
      <w:r w:rsidRPr="00F537E0">
        <w:rPr>
          <w:noProof w:val="0"/>
          <w:szCs w:val="24"/>
        </w:rPr>
        <w:t>SOAP</w:t>
      </w:r>
      <w:r w:rsidRPr="00F537E0">
        <w:rPr>
          <w:noProof w:val="0"/>
        </w:rPr>
        <w:t xml:space="preserve"> message. The other WSDL properties are only used within the WSDL definition and do not affect interoperability. Sample request and response messages for the transactions are shown in Figures 3.74.4.1.2-1 and 3.74.4.2.2-1 respectively.</w:t>
      </w:r>
      <w:r w:rsidRPr="00F537E0" w:rsidDel="00647A09">
        <w:rPr>
          <w:noProof w:val="0"/>
        </w:rPr>
        <w:t xml:space="preserve"> </w:t>
      </w:r>
    </w:p>
    <w:p w14:paraId="47F8DEAA" w14:textId="77777777" w:rsidR="00574942" w:rsidRPr="00F537E0" w:rsidRDefault="00574942" w:rsidP="00574942">
      <w:pPr>
        <w:pStyle w:val="BodyText"/>
        <w:rPr>
          <w:noProof w:val="0"/>
        </w:rPr>
      </w:pPr>
      <w:r w:rsidRPr="00F537E0">
        <w:rPr>
          <w:noProof w:val="0"/>
        </w:rPr>
        <w:t xml:space="preserve">For </w:t>
      </w:r>
      <w:r>
        <w:rPr>
          <w:noProof w:val="0"/>
        </w:rPr>
        <w:t xml:space="preserve">an </w:t>
      </w:r>
      <w:r w:rsidRPr="00F537E0">
        <w:rPr>
          <w:noProof w:val="0"/>
        </w:rPr>
        <w:t xml:space="preserve">informative WSDL for the responding actor (i.e., the Care Services </w:t>
      </w:r>
      <w:proofErr w:type="spellStart"/>
      <w:r w:rsidRPr="00F537E0">
        <w:rPr>
          <w:noProof w:val="0"/>
        </w:rPr>
        <w:t>InfoManager</w:t>
      </w:r>
      <w:proofErr w:type="spellEnd"/>
      <w:r w:rsidRPr="00F537E0">
        <w:rPr>
          <w:noProof w:val="0"/>
        </w:rPr>
        <w:t xml:space="preserve"> for [ITI-73] or the Care </w:t>
      </w:r>
      <w:proofErr w:type="spellStart"/>
      <w:r w:rsidRPr="00F537E0">
        <w:rPr>
          <w:noProof w:val="0"/>
        </w:rPr>
        <w:t>Serivces</w:t>
      </w:r>
      <w:proofErr w:type="spellEnd"/>
      <w:r w:rsidRPr="00F537E0">
        <w:rPr>
          <w:noProof w:val="0"/>
        </w:rPr>
        <w:t xml:space="preserve"> Directory for [ITI-74]), see ITI TF-2x: Appendix W.</w:t>
      </w:r>
    </w:p>
    <w:p w14:paraId="3182E9CA" w14:textId="77777777" w:rsidR="00574942" w:rsidRPr="00F537E0" w:rsidRDefault="00574942" w:rsidP="00574942">
      <w:pPr>
        <w:pStyle w:val="BodyText"/>
        <w:rPr>
          <w:noProof w:val="0"/>
        </w:rPr>
      </w:pPr>
      <w:r w:rsidRPr="00F537E0">
        <w:rPr>
          <w:noProof w:val="0"/>
        </w:rPr>
        <w:t xml:space="preserve">The </w:t>
      </w:r>
      <w:proofErr w:type="spellStart"/>
      <w:proofErr w:type="gramStart"/>
      <w:r w:rsidRPr="00F537E0">
        <w:rPr>
          <w:rStyle w:val="XMLname"/>
          <w:noProof w:val="0"/>
        </w:rPr>
        <w:t>csd:careServicesRequest</w:t>
      </w:r>
      <w:proofErr w:type="spellEnd"/>
      <w:proofErr w:type="gramEnd"/>
      <w:r w:rsidRPr="00F537E0">
        <w:rPr>
          <w:noProof w:val="0"/>
        </w:rPr>
        <w:t xml:space="preserve"> element is defined Figure 3.73.4.1.2-2.</w:t>
      </w:r>
    </w:p>
    <w:p w14:paraId="064FAF8C" w14:textId="77777777" w:rsidR="00574942" w:rsidRPr="00F537E0" w:rsidRDefault="00574942" w:rsidP="00574942">
      <w:pPr>
        <w:pStyle w:val="BodyText"/>
        <w:rPr>
          <w:noProof w:val="0"/>
        </w:rPr>
      </w:pPr>
      <w:r w:rsidRPr="00F537E0">
        <w:rPr>
          <w:noProof w:val="0"/>
        </w:rPr>
        <w:t>A full XML Schema Document for the CSD types is available online on the IHE FTP site, see ITI TF-2x: Appendix W.</w:t>
      </w:r>
    </w:p>
    <w:p w14:paraId="3A0E3413" w14:textId="77777777" w:rsidR="00574942" w:rsidRPr="00F537E0" w:rsidRDefault="00574942" w:rsidP="00574942">
      <w:pPr>
        <w:pStyle w:val="Heading5"/>
        <w:numPr>
          <w:ilvl w:val="0"/>
          <w:numId w:val="0"/>
        </w:numPr>
      </w:pPr>
      <w:bookmarkStart w:id="253" w:name="_Toc461203710"/>
      <w:r w:rsidRPr="00F537E0">
        <w:lastRenderedPageBreak/>
        <w:t>3.73.4.1.4.2 HTTP POST Protocol Requirements</w:t>
      </w:r>
      <w:bookmarkEnd w:id="253"/>
    </w:p>
    <w:p w14:paraId="4DF088CE" w14:textId="77777777" w:rsidR="00574942" w:rsidRPr="00F537E0" w:rsidRDefault="00574942" w:rsidP="00574942">
      <w:pPr>
        <w:pStyle w:val="BodyText"/>
      </w:pPr>
      <w:r w:rsidRPr="00F537E0">
        <w:rPr>
          <w:noProof w:val="0"/>
        </w:rPr>
        <w:t xml:space="preserve">The syntax of the </w:t>
      </w:r>
      <w:r w:rsidRPr="00F537E0">
        <w:rPr>
          <w:noProof w:val="0"/>
          <w:szCs w:val="24"/>
        </w:rPr>
        <w:t xml:space="preserve">HTTP POST </w:t>
      </w:r>
      <w:r w:rsidRPr="00F537E0">
        <w:rPr>
          <w:noProof w:val="0"/>
        </w:rPr>
        <w:t xml:space="preserve">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 by the elements:</w:t>
      </w:r>
    </w:p>
    <w:p w14:paraId="1FBD20C1"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[id='http-post-request']</w:t>
      </w:r>
    </w:p>
    <w:p w14:paraId="359E3E64"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[id='http-post-submission']</w:t>
      </w:r>
    </w:p>
    <w:p w14:paraId="12CC5799" w14:textId="77777777" w:rsidR="00574942" w:rsidRPr="00F537E0" w:rsidRDefault="00574942" w:rsidP="00574942">
      <w:pPr>
        <w:pStyle w:val="BodyText"/>
        <w:numPr>
          <w:ilvl w:val="0"/>
          <w:numId w:val="103"/>
        </w:numPr>
        <w:rPr>
          <w:rFonts w:ascii="Courier New" w:hAnsi="Courier New" w:cs="Courier New"/>
          <w:noProof w:val="0"/>
          <w:sz w:val="20"/>
        </w:rPr>
      </w:pPr>
      <w:proofErr w:type="gramStart"/>
      <w:r w:rsidRPr="00F537E0">
        <w:rPr>
          <w:rFonts w:ascii="Courier New" w:hAnsi="Courier New" w:cs="Courier New"/>
          <w:noProof w:val="0"/>
          <w:sz w:val="20"/>
        </w:rPr>
        <w:t>xforms:bind</w:t>
      </w:r>
      <w:proofErr w:type="gramEnd"/>
      <w:r w:rsidRPr="00F537E0">
        <w:rPr>
          <w:rFonts w:ascii="Courier New" w:hAnsi="Courier New" w:cs="Courier New"/>
          <w:noProof w:val="0"/>
          <w:sz w:val="20"/>
        </w:rPr>
        <w:t>[starts-</w:t>
      </w:r>
      <w:proofErr w:type="gramStart"/>
      <w:r w:rsidRPr="00F537E0">
        <w:rPr>
          <w:rFonts w:ascii="Courier New" w:hAnsi="Courier New" w:cs="Courier New"/>
          <w:noProof w:val="0"/>
          <w:sz w:val="20"/>
        </w:rPr>
        <w:t>with(@</w:t>
      </w:r>
      <w:proofErr w:type="gramEnd"/>
      <w:r w:rsidRPr="00F537E0">
        <w:rPr>
          <w:rFonts w:ascii="Courier New" w:hAnsi="Courier New" w:cs="Courier New"/>
          <w:noProof w:val="0"/>
          <w:sz w:val="20"/>
        </w:rPr>
        <w:t>nodeset,"instance('http-post-request')"]</w:t>
      </w:r>
    </w:p>
    <w:p w14:paraId="4449572F" w14:textId="77777777" w:rsidR="00574942" w:rsidRPr="00F537E0" w:rsidRDefault="00574942" w:rsidP="00574942">
      <w:pPr>
        <w:pStyle w:val="BodyText"/>
        <w:rPr>
          <w:noProof w:val="0"/>
        </w:rPr>
      </w:pPr>
      <w:r w:rsidRPr="00F537E0">
        <w:rPr>
          <w:noProof w:val="0"/>
        </w:rPr>
        <w:t>The requesting actor shall</w:t>
      </w:r>
      <w:r>
        <w:rPr>
          <w:noProof w:val="0"/>
        </w:rPr>
        <w:t>:</w:t>
      </w:r>
    </w:p>
    <w:p w14:paraId="4CA26E4E"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of the </w:t>
      </w:r>
    </w:p>
    <w:p w14:paraId="0E6E8413" w14:textId="77777777" w:rsidR="00574942" w:rsidRPr="00F537E0" w:rsidRDefault="00574942" w:rsidP="00574942">
      <w:pPr>
        <w:pStyle w:val="BodyText"/>
        <w:ind w:left="720"/>
        <w:rPr>
          <w:noProof w:val="0"/>
        </w:rPr>
      </w:pP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[id='http-post-request</w:t>
      </w:r>
      <w:proofErr w:type="gramStart"/>
      <w:r w:rsidRPr="00F537E0">
        <w:rPr>
          <w:rFonts w:ascii="Courier New" w:hAnsi="Courier New" w:cs="Courier New"/>
          <w:noProof w:val="0"/>
          <w:sz w:val="20"/>
        </w:rPr>
        <w:t>']</w:t>
      </w:r>
      <w:r w:rsidRPr="00F537E0">
        <w:rPr>
          <w:noProof w:val="0"/>
          <w:sz w:val="20"/>
        </w:rPr>
        <w:t xml:space="preserve">  </w:t>
      </w:r>
      <w:r w:rsidRPr="00F537E0">
        <w:rPr>
          <w:noProof w:val="0"/>
        </w:rPr>
        <w:t>element</w:t>
      </w:r>
      <w:proofErr w:type="gramEnd"/>
      <w:r w:rsidRPr="00F537E0">
        <w:rPr>
          <w:noProof w:val="0"/>
        </w:rPr>
        <w:t xml:space="preserve"> </w:t>
      </w:r>
    </w:p>
    <w:p w14:paraId="40CD894B"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[id='http-post-submission']</w:t>
      </w:r>
      <w:r w:rsidRPr="00F537E0">
        <w:rPr>
          <w:noProof w:val="0"/>
          <w:sz w:val="20"/>
        </w:rPr>
        <w:t xml:space="preserve"> </w:t>
      </w:r>
    </w:p>
    <w:p w14:paraId="2818EB86" w14:textId="77777777" w:rsidR="00574942" w:rsidRPr="00F537E0" w:rsidRDefault="00574942" w:rsidP="00574942">
      <w:pPr>
        <w:pStyle w:val="BodyText"/>
        <w:rPr>
          <w:noProof w:val="0"/>
        </w:rPr>
      </w:pPr>
      <w:r w:rsidRPr="00F537E0">
        <w:rPr>
          <w:noProof w:val="0"/>
        </w:rPr>
        <w:t xml:space="preserve">The jurisdiction </w:t>
      </w:r>
      <w:r>
        <w:rPr>
          <w:noProof w:val="0"/>
        </w:rPr>
        <w:t>will</w:t>
      </w:r>
      <w:r w:rsidRPr="00F537E0">
        <w:rPr>
          <w:noProof w:val="0"/>
        </w:rPr>
        <w:t xml:space="preserve"> determine whether the http and/or https protocols may be used.</w:t>
      </w:r>
    </w:p>
    <w:p w14:paraId="5F102F05" w14:textId="77777777" w:rsidR="00574942" w:rsidRPr="00F537E0" w:rsidRDefault="00574942" w:rsidP="00574942">
      <w:pPr>
        <w:pStyle w:val="Heading5"/>
        <w:numPr>
          <w:ilvl w:val="0"/>
          <w:numId w:val="0"/>
        </w:numPr>
      </w:pPr>
      <w:bookmarkStart w:id="254" w:name="_Toc461203711"/>
      <w:r w:rsidRPr="00F537E0">
        <w:t>3.73.4.1.4.3 HTTP GET Protocol Requirements</w:t>
      </w:r>
      <w:bookmarkEnd w:id="254"/>
    </w:p>
    <w:p w14:paraId="0AE8CDA1" w14:textId="77777777" w:rsidR="00574942" w:rsidRPr="00F537E0" w:rsidRDefault="00574942" w:rsidP="00574942">
      <w:pPr>
        <w:pStyle w:val="BodyText"/>
      </w:pPr>
      <w:r w:rsidRPr="00F537E0">
        <w:rPr>
          <w:noProof w:val="0"/>
        </w:rPr>
        <w:t xml:space="preserve">The syntax of the </w:t>
      </w:r>
      <w:r w:rsidRPr="00F537E0">
        <w:rPr>
          <w:noProof w:val="0"/>
          <w:szCs w:val="24"/>
        </w:rPr>
        <w:t>HTTP GET</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Appendix Y.3 by the elements:</w:t>
      </w:r>
    </w:p>
    <w:p w14:paraId="202541CD"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[id='http-get-request']</w:t>
      </w:r>
    </w:p>
    <w:p w14:paraId="505A24AC"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[id='http-get-submission']</w:t>
      </w:r>
    </w:p>
    <w:p w14:paraId="2D3DB41A" w14:textId="77777777" w:rsidR="00574942" w:rsidRPr="00F537E0" w:rsidRDefault="00574942" w:rsidP="00574942">
      <w:pPr>
        <w:pStyle w:val="BodyText"/>
        <w:numPr>
          <w:ilvl w:val="0"/>
          <w:numId w:val="103"/>
        </w:numPr>
        <w:rPr>
          <w:rFonts w:ascii="Courier New" w:hAnsi="Courier New" w:cs="Courier New"/>
          <w:noProof w:val="0"/>
          <w:sz w:val="20"/>
        </w:rPr>
      </w:pPr>
      <w:proofErr w:type="spellStart"/>
      <w:proofErr w:type="gramStart"/>
      <w:r w:rsidRPr="00F537E0">
        <w:rPr>
          <w:rFonts w:ascii="Courier New" w:hAnsi="Courier New" w:cs="Courier New"/>
          <w:noProof w:val="0"/>
          <w:sz w:val="20"/>
        </w:rPr>
        <w:t>xforms:bind</w:t>
      </w:r>
      <w:proofErr w:type="spellEnd"/>
      <w:proofErr w:type="gramEnd"/>
      <w:r w:rsidRPr="00F537E0">
        <w:rPr>
          <w:rFonts w:ascii="Courier New" w:hAnsi="Courier New" w:cs="Courier New"/>
          <w:noProof w:val="0"/>
          <w:sz w:val="20"/>
        </w:rPr>
        <w:t>[starts-</w:t>
      </w:r>
      <w:proofErr w:type="gramStart"/>
      <w:r w:rsidRPr="00F537E0">
        <w:rPr>
          <w:rFonts w:ascii="Courier New" w:hAnsi="Courier New" w:cs="Courier New"/>
          <w:noProof w:val="0"/>
          <w:sz w:val="20"/>
        </w:rPr>
        <w:t>with(@</w:t>
      </w:r>
      <w:proofErr w:type="gramEnd"/>
      <w:r w:rsidRPr="00F537E0">
        <w:rPr>
          <w:rFonts w:ascii="Courier New" w:hAnsi="Courier New" w:cs="Courier New"/>
          <w:noProof w:val="0"/>
          <w:sz w:val="20"/>
        </w:rPr>
        <w:t>nodeset,"instance('http-get-request')"]</w:t>
      </w:r>
    </w:p>
    <w:p w14:paraId="33330637" w14:textId="77777777" w:rsidR="00574942" w:rsidRPr="00F537E0" w:rsidRDefault="00574942" w:rsidP="00574942">
      <w:pPr>
        <w:pStyle w:val="BodyText"/>
        <w:rPr>
          <w:noProof w:val="0"/>
        </w:rPr>
      </w:pPr>
      <w:r w:rsidRPr="00F537E0">
        <w:rPr>
          <w:noProof w:val="0"/>
        </w:rPr>
        <w:t xml:space="preserve">The </w:t>
      </w:r>
      <w:proofErr w:type="gramStart"/>
      <w:r w:rsidRPr="00F537E0">
        <w:rPr>
          <w:noProof w:val="0"/>
        </w:rPr>
        <w:t>requesting</w:t>
      </w:r>
      <w:proofErr w:type="gramEnd"/>
      <w:r w:rsidRPr="00F537E0">
        <w:rPr>
          <w:noProof w:val="0"/>
        </w:rPr>
        <w:t xml:space="preserve"> actor shall </w:t>
      </w:r>
    </w:p>
    <w:p w14:paraId="47822B5F" w14:textId="77777777" w:rsidR="00574942" w:rsidRPr="00F537E0" w:rsidRDefault="00574942" w:rsidP="00574942">
      <w:pPr>
        <w:pStyle w:val="BodyText"/>
        <w:numPr>
          <w:ilvl w:val="0"/>
          <w:numId w:val="104"/>
        </w:numPr>
        <w:rPr>
          <w:noProof w:val="0"/>
        </w:rPr>
      </w:pPr>
      <w:r w:rsidRPr="00F537E0">
        <w:rPr>
          <w:noProof w:val="0"/>
        </w:rPr>
        <w:t xml:space="preserve">put the query parameters for the desired Stored Query as a child element of the </w:t>
      </w:r>
    </w:p>
    <w:p w14:paraId="67C6A89C" w14:textId="77777777" w:rsidR="00574942" w:rsidRPr="00F537E0" w:rsidRDefault="00574942" w:rsidP="00574942">
      <w:pPr>
        <w:pStyle w:val="BodyText"/>
        <w:ind w:left="720"/>
        <w:rPr>
          <w:noProof w:val="0"/>
        </w:rPr>
      </w:pP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[id='http-get-request</w:t>
      </w:r>
      <w:proofErr w:type="gramStart"/>
      <w:r w:rsidRPr="00F537E0">
        <w:rPr>
          <w:rFonts w:ascii="Courier New" w:hAnsi="Courier New" w:cs="Courier New"/>
          <w:noProof w:val="0"/>
          <w:sz w:val="20"/>
        </w:rPr>
        <w:t>']</w:t>
      </w:r>
      <w:r w:rsidRPr="00F537E0">
        <w:rPr>
          <w:noProof w:val="0"/>
          <w:sz w:val="20"/>
        </w:rPr>
        <w:t xml:space="preserve">  </w:t>
      </w:r>
      <w:r w:rsidRPr="00F537E0">
        <w:rPr>
          <w:noProof w:val="0"/>
        </w:rPr>
        <w:t>element</w:t>
      </w:r>
      <w:proofErr w:type="gramEnd"/>
      <w:r w:rsidRPr="00F537E0">
        <w:rPr>
          <w:noProof w:val="0"/>
        </w:rPr>
        <w:t xml:space="preserve"> </w:t>
      </w:r>
    </w:p>
    <w:p w14:paraId="4B3F655A" w14:textId="77777777" w:rsidR="00574942" w:rsidRPr="00F537E0" w:rsidRDefault="00574942" w:rsidP="00574942">
      <w:pPr>
        <w:pStyle w:val="BodyText"/>
        <w:numPr>
          <w:ilvl w:val="0"/>
          <w:numId w:val="104"/>
        </w:numPr>
        <w:rPr>
          <w:noProof w:val="0"/>
        </w:rPr>
      </w:pPr>
      <w:r w:rsidRPr="00F537E0">
        <w:rPr>
          <w:noProof w:val="0"/>
        </w:rPr>
        <w:t xml:space="preserve">submit the message, per the XFORMS core model specification, as defined by the </w:t>
      </w:r>
      <w:proofErr w:type="spellStart"/>
      <w:proofErr w:type="gramStart"/>
      <w:r w:rsidRPr="00F537E0">
        <w:rPr>
          <w:rFonts w:ascii="Courier New" w:hAnsi="Courier New" w:cs="Courier New"/>
          <w:noProof w:val="0"/>
          <w:sz w:val="20"/>
        </w:rPr>
        <w:t>xforms:submission</w:t>
      </w:r>
      <w:proofErr w:type="spellEnd"/>
      <w:proofErr w:type="gramEnd"/>
      <w:r w:rsidRPr="00F537E0">
        <w:rPr>
          <w:rFonts w:ascii="Courier New" w:hAnsi="Courier New" w:cs="Courier New"/>
          <w:noProof w:val="0"/>
          <w:sz w:val="20"/>
        </w:rPr>
        <w:t>[id='http-get-submission']</w:t>
      </w:r>
      <w:r w:rsidRPr="00F537E0">
        <w:rPr>
          <w:noProof w:val="0"/>
          <w:sz w:val="20"/>
        </w:rPr>
        <w:t xml:space="preserve"> </w:t>
      </w:r>
    </w:p>
    <w:p w14:paraId="4038E592" w14:textId="27513BC6" w:rsidR="00574942" w:rsidRPr="007B0978" w:rsidRDefault="00574942" w:rsidP="007264CC">
      <w:pPr>
        <w:pStyle w:val="BodyText"/>
        <w:rPr>
          <w:noProof w:val="0"/>
        </w:rPr>
      </w:pPr>
      <w:r w:rsidRPr="00F537E0">
        <w:rPr>
          <w:noProof w:val="0"/>
        </w:rPr>
        <w:t>The jurisdiction will determine whether the http and/or https protocols may be used.</w:t>
      </w:r>
    </w:p>
    <w:p w14:paraId="2D354369" w14:textId="77777777" w:rsidR="00FD6280" w:rsidRPr="007B0978" w:rsidRDefault="00FD6280" w:rsidP="00E147BD">
      <w:pPr>
        <w:pStyle w:val="Heading4"/>
        <w:numPr>
          <w:ilvl w:val="0"/>
          <w:numId w:val="0"/>
        </w:numPr>
      </w:pPr>
      <w:bookmarkStart w:id="255" w:name="_Toc461203712"/>
      <w:bookmarkStart w:id="256" w:name="_Toc358800558"/>
      <w:bookmarkStart w:id="257" w:name="_Toc358800631"/>
      <w:r w:rsidRPr="007B0978">
        <w:t>3.73.4.2 Find Matching Services Response (Stored Query)</w:t>
      </w:r>
      <w:bookmarkEnd w:id="255"/>
    </w:p>
    <w:p w14:paraId="6F67EE8E" w14:textId="77777777" w:rsidR="00FD6280" w:rsidRPr="007B0978" w:rsidRDefault="00FD6280" w:rsidP="00A61FE7">
      <w:pPr>
        <w:pStyle w:val="Heading5"/>
        <w:numPr>
          <w:ilvl w:val="0"/>
          <w:numId w:val="0"/>
        </w:numPr>
        <w:rPr>
          <w:noProof w:val="0"/>
        </w:rPr>
      </w:pPr>
      <w:bookmarkStart w:id="258" w:name="_Toc461203713"/>
      <w:r w:rsidRPr="007B0978">
        <w:rPr>
          <w:noProof w:val="0"/>
        </w:rPr>
        <w:t>3.73.4.2.1 Trigger Events</w:t>
      </w:r>
      <w:bookmarkEnd w:id="258"/>
    </w:p>
    <w:p w14:paraId="0137AE82" w14:textId="77777777" w:rsidR="00FD6280" w:rsidRPr="007B0978" w:rsidRDefault="00FD6280" w:rsidP="00A61FE7">
      <w:pPr>
        <w:pStyle w:val="BodyText"/>
        <w:rPr>
          <w:noProof w:val="0"/>
        </w:rPr>
      </w:pPr>
      <w:r w:rsidRPr="007B0978">
        <w:rPr>
          <w:noProof w:val="0"/>
        </w:rPr>
        <w:t xml:space="preserve">The Care Services </w:t>
      </w:r>
      <w:proofErr w:type="spellStart"/>
      <w:r w:rsidRPr="007B0978">
        <w:rPr>
          <w:noProof w:val="0"/>
        </w:rPr>
        <w:t>InfoManager</w:t>
      </w:r>
      <w:proofErr w:type="spellEnd"/>
      <w:r w:rsidRPr="007B0978">
        <w:rPr>
          <w:noProof w:val="0"/>
        </w:rPr>
        <w:t xml:space="preserve"> prepares and returns a Find Matching Services response upon receiving an inbound Find Matching Services query. </w:t>
      </w:r>
    </w:p>
    <w:p w14:paraId="502E5A83" w14:textId="77777777" w:rsidR="00FD6280" w:rsidRPr="007B0978" w:rsidRDefault="00FD6280" w:rsidP="000C2C12">
      <w:pPr>
        <w:pStyle w:val="Heading5"/>
        <w:numPr>
          <w:ilvl w:val="0"/>
          <w:numId w:val="0"/>
        </w:numPr>
        <w:rPr>
          <w:noProof w:val="0"/>
        </w:rPr>
      </w:pPr>
      <w:bookmarkStart w:id="259" w:name="_Toc461203714"/>
      <w:r w:rsidRPr="007B0978">
        <w:rPr>
          <w:noProof w:val="0"/>
        </w:rPr>
        <w:t>3.73.4.2.2 Message Semantics</w:t>
      </w:r>
      <w:bookmarkEnd w:id="259"/>
    </w:p>
    <w:p w14:paraId="1D5330A8" w14:textId="77777777" w:rsidR="00FD6280" w:rsidRPr="007B0978" w:rsidRDefault="00FD6280" w:rsidP="0000128B">
      <w:pPr>
        <w:pStyle w:val="BodyText"/>
        <w:rPr>
          <w:noProof w:val="0"/>
        </w:rPr>
      </w:pPr>
      <w:r w:rsidRPr="007B0978">
        <w:rPr>
          <w:noProof w:val="0"/>
        </w:rPr>
        <w:t xml:space="preserve">The Care Services </w:t>
      </w:r>
      <w:proofErr w:type="spellStart"/>
      <w:r w:rsidRPr="007B0978">
        <w:rPr>
          <w:noProof w:val="0"/>
        </w:rPr>
        <w:t>InfoManager</w:t>
      </w:r>
      <w:proofErr w:type="spellEnd"/>
      <w:r w:rsidRPr="007B0978">
        <w:rPr>
          <w:noProof w:val="0"/>
        </w:rPr>
        <w:t xml:space="preserve"> shall return a Find Matching Services response in the HTTP transaction reply. </w:t>
      </w:r>
    </w:p>
    <w:p w14:paraId="76C541B6" w14:textId="4671134F" w:rsidR="00B64379" w:rsidRDefault="00FD6280" w:rsidP="0000128B">
      <w:pPr>
        <w:pStyle w:val="BodyText"/>
        <w:rPr>
          <w:noProof w:val="0"/>
        </w:rPr>
      </w:pPr>
      <w:r w:rsidRPr="007B0978">
        <w:rPr>
          <w:noProof w:val="0"/>
        </w:rPr>
        <w:lastRenderedPageBreak/>
        <w:t xml:space="preserve">For all stored queries described in </w:t>
      </w:r>
      <w:r w:rsidR="00C0691E">
        <w:rPr>
          <w:noProof w:val="0"/>
        </w:rPr>
        <w:t>S</w:t>
      </w:r>
      <w:r w:rsidRPr="007B0978">
        <w:rPr>
          <w:noProof w:val="0"/>
        </w:rPr>
        <w:t xml:space="preserve">ections 3.73.4.1.2.1 to 3.73.4.1.2.4, the query response shall be an XML document containing the </w:t>
      </w:r>
      <w:r w:rsidRPr="007B0978">
        <w:rPr>
          <w:rStyle w:val="XMLname"/>
          <w:noProof w:val="0"/>
        </w:rPr>
        <w:t>CSD</w:t>
      </w:r>
      <w:r w:rsidRPr="007B0978">
        <w:rPr>
          <w:noProof w:val="0"/>
        </w:rPr>
        <w:t xml:space="preserve"> element as defined by the CSD XML Schema (see ITI TF-</w:t>
      </w:r>
      <w:r w:rsidR="000071E4" w:rsidRPr="007B0978">
        <w:rPr>
          <w:noProof w:val="0"/>
        </w:rPr>
        <w:t>2x:</w:t>
      </w:r>
      <w:r w:rsidR="002A63C8">
        <w:rPr>
          <w:noProof w:val="0"/>
        </w:rPr>
        <w:t xml:space="preserve"> </w:t>
      </w:r>
      <w:r w:rsidR="00B64379" w:rsidRPr="0076459B">
        <w:rPr>
          <w:noProof w:val="0"/>
        </w:rPr>
        <w:t>Appendix Y2</w:t>
      </w:r>
      <w:r w:rsidRPr="007B0978">
        <w:rPr>
          <w:noProof w:val="0"/>
        </w:rPr>
        <w:t xml:space="preserve">). </w:t>
      </w:r>
    </w:p>
    <w:p w14:paraId="4F936831" w14:textId="77777777" w:rsidR="00B64379" w:rsidRPr="0076459B" w:rsidRDefault="00B64379" w:rsidP="00B64379">
      <w:pPr>
        <w:pStyle w:val="BodyText"/>
        <w:rPr>
          <w:noProof w:val="0"/>
        </w:rPr>
      </w:pPr>
      <w:r w:rsidRPr="0076459B">
        <w:rPr>
          <w:noProof w:val="0"/>
        </w:rPr>
        <w:t xml:space="preserve">The message semantics for a Find Matching Services [ITI-73] response shall be a Stored Query as defined Section 3.73.4.1.1.  The response shall be conveyed using the </w:t>
      </w:r>
      <w:r w:rsidRPr="0076459B">
        <w:rPr>
          <w:noProof w:val="0"/>
          <w:szCs w:val="24"/>
        </w:rPr>
        <w:t>HTTP POST or SOAP</w:t>
      </w:r>
      <w:r w:rsidRPr="0076459B">
        <w:rPr>
          <w:noProof w:val="0"/>
        </w:rPr>
        <w:t xml:space="preserve"> transport protocols as defined in Section 3.73.4.2.4 subject to the following:</w:t>
      </w:r>
    </w:p>
    <w:p w14:paraId="65110E05" w14:textId="134F39E2" w:rsidR="00B64379" w:rsidRPr="0076459B" w:rsidRDefault="00B64379" w:rsidP="00B64379">
      <w:pPr>
        <w:pStyle w:val="BodyText"/>
        <w:numPr>
          <w:ilvl w:val="0"/>
          <w:numId w:val="105"/>
        </w:numPr>
        <w:rPr>
          <w:noProof w:val="0"/>
        </w:rPr>
      </w:pPr>
      <w:r w:rsidRPr="0076459B">
        <w:rPr>
          <w:noProof w:val="0"/>
        </w:rPr>
        <w:t xml:space="preserve">A Care Services </w:t>
      </w:r>
      <w:proofErr w:type="spellStart"/>
      <w:r w:rsidRPr="0076459B">
        <w:rPr>
          <w:noProof w:val="0"/>
        </w:rPr>
        <w:t>InfoManager</w:t>
      </w:r>
      <w:proofErr w:type="spellEnd"/>
      <w:r w:rsidRPr="0076459B">
        <w:rPr>
          <w:noProof w:val="0"/>
        </w:rPr>
        <w:t xml:space="preserve"> receiving a Find Matching Services [ITI-73] request shall support all of transport</w:t>
      </w:r>
      <w:r w:rsidRPr="0076459B">
        <w:rPr>
          <w:noProof w:val="0"/>
          <w:sz w:val="20"/>
        </w:rPr>
        <w:t xml:space="preserve"> </w:t>
      </w:r>
      <w:r w:rsidRPr="0076459B">
        <w:rPr>
          <w:noProof w:val="0"/>
        </w:rPr>
        <w:t xml:space="preserve">protocols defined by the </w:t>
      </w:r>
      <w:proofErr w:type="spellStart"/>
      <w:proofErr w:type="gramStart"/>
      <w:r w:rsidRPr="0076459B">
        <w:rPr>
          <w:rFonts w:ascii="Courier New" w:hAnsi="Courier New" w:cs="Courier New"/>
          <w:noProof w:val="0"/>
          <w:sz w:val="20"/>
        </w:rPr>
        <w:t>xforms:submission</w:t>
      </w:r>
      <w:proofErr w:type="spellEnd"/>
      <w:proofErr w:type="gramEnd"/>
      <w:r w:rsidRPr="0076459B">
        <w:rPr>
          <w:rFonts w:ascii="Courier New" w:hAnsi="Courier New" w:cs="Courier New"/>
          <w:noProof w:val="0"/>
          <w:sz w:val="20"/>
        </w:rPr>
        <w:t xml:space="preserve"> </w:t>
      </w:r>
      <w:r w:rsidRPr="0076459B">
        <w:rPr>
          <w:noProof w:val="0"/>
        </w:rPr>
        <w:t xml:space="preserve">elements of 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noProof w:val="0"/>
        </w:rPr>
        <w:t xml:space="preserve"> for the Stored Query it is receiving. The response message shall be conveyed using the same transport protocol (</w:t>
      </w:r>
      <w:proofErr w:type="spellStart"/>
      <w:r w:rsidRPr="0076459B">
        <w:rPr>
          <w:noProof w:val="0"/>
        </w:rPr>
        <w:t>ie</w:t>
      </w:r>
      <w:proofErr w:type="spellEnd"/>
      <w:r w:rsidRPr="0076459B">
        <w:rPr>
          <w:noProof w:val="0"/>
        </w:rPr>
        <w:t xml:space="preserve"> HTTP </w:t>
      </w:r>
      <w:r w:rsidRPr="0076459B">
        <w:rPr>
          <w:noProof w:val="0"/>
          <w:szCs w:val="24"/>
        </w:rPr>
        <w:t>or SOAP</w:t>
      </w:r>
      <w:r w:rsidRPr="0076459B">
        <w:rPr>
          <w:noProof w:val="0"/>
        </w:rPr>
        <w:t xml:space="preserve">) as was used by the Services Finder initiating the transaction.  </w:t>
      </w:r>
    </w:p>
    <w:p w14:paraId="0760F91E" w14:textId="2EB71159" w:rsidR="00D505D7" w:rsidRPr="007B0978" w:rsidRDefault="00B64379" w:rsidP="0045314A">
      <w:pPr>
        <w:pStyle w:val="BodyText"/>
        <w:rPr>
          <w:noProof w:val="0"/>
        </w:rPr>
      </w:pPr>
      <w:r w:rsidRPr="0076459B">
        <w:rPr>
          <w:noProof w:val="0"/>
        </w:rPr>
        <w:t>The response content shall be returned according to the requirements of the transport protocol as defined in Section 3.73.4.2.4.</w:t>
      </w:r>
    </w:p>
    <w:p w14:paraId="5D11E248" w14:textId="4EE6FBBF" w:rsidR="00282F98" w:rsidRDefault="00FD6280" w:rsidP="00AE7FE0">
      <w:pPr>
        <w:pStyle w:val="BodyText"/>
        <w:rPr>
          <w:noProof w:val="0"/>
        </w:rPr>
      </w:pPr>
      <w:r w:rsidRPr="007B0978">
        <w:rPr>
          <w:noProof w:val="0"/>
        </w:rPr>
        <w:t xml:space="preserve">Potential error conditions are defined in </w:t>
      </w:r>
      <w:r w:rsidR="00282F98" w:rsidRPr="0076459B">
        <w:rPr>
          <w:noProof w:val="0"/>
        </w:rPr>
        <w:t>Table 3.73.4.2.4-1 and shall be conveyed according to requirements of the transport protocol</w:t>
      </w:r>
      <w:r w:rsidR="00282F98">
        <w:rPr>
          <w:noProof w:val="0"/>
        </w:rPr>
        <w:t>.</w:t>
      </w:r>
    </w:p>
    <w:p w14:paraId="2C3CCF59" w14:textId="616C3E55" w:rsidR="00FD6280" w:rsidRPr="007B0978" w:rsidRDefault="00FD6280" w:rsidP="00AE7FE0">
      <w:pPr>
        <w:pStyle w:val="BodyText"/>
        <w:rPr>
          <w:noProof w:val="0"/>
        </w:rPr>
      </w:pPr>
      <w:r w:rsidRPr="007B0978">
        <w:rPr>
          <w:noProof w:val="0"/>
        </w:rPr>
        <w:t xml:space="preserve">The elements in the resulting XML content are defined in the CSD XML Schema Definition found in </w:t>
      </w:r>
      <w:r w:rsidR="000071E4" w:rsidRPr="007B0978">
        <w:rPr>
          <w:noProof w:val="0"/>
        </w:rPr>
        <w:t>ITI TF-2x:</w:t>
      </w:r>
      <w:r w:rsidR="002A63C8">
        <w:rPr>
          <w:noProof w:val="0"/>
        </w:rPr>
        <w:t xml:space="preserve"> </w:t>
      </w:r>
      <w:r w:rsidR="008861F5" w:rsidRPr="0076459B">
        <w:rPr>
          <w:noProof w:val="0"/>
        </w:rPr>
        <w:t>ITI TF-2x: Appendix Y.2</w:t>
      </w:r>
      <w:r w:rsidR="008861F5" w:rsidRPr="00A45913">
        <w:rPr>
          <w:b/>
          <w:noProof w:val="0"/>
          <w:u w:val="single"/>
        </w:rPr>
        <w:t xml:space="preserve"> </w:t>
      </w:r>
      <w:r w:rsidRPr="007B0978">
        <w:rPr>
          <w:noProof w:val="0"/>
        </w:rPr>
        <w:t xml:space="preserve">and further elaborated upon by the normative content tables in </w:t>
      </w:r>
      <w:r w:rsidR="00377B49" w:rsidRPr="007B0978">
        <w:rPr>
          <w:noProof w:val="0"/>
        </w:rPr>
        <w:t>ITI TF-2x:</w:t>
      </w:r>
      <w:r w:rsidR="00D505D7" w:rsidRPr="007B0978">
        <w:rPr>
          <w:noProof w:val="0"/>
        </w:rPr>
        <w:t xml:space="preserve"> </w:t>
      </w:r>
      <w:r w:rsidRPr="007B0978">
        <w:rPr>
          <w:noProof w:val="0"/>
        </w:rPr>
        <w:t>Appendix Y.1</w:t>
      </w:r>
      <w:r w:rsidR="008B268F" w:rsidRPr="007B0978">
        <w:rPr>
          <w:noProof w:val="0"/>
        </w:rPr>
        <w:t xml:space="preserve">. </w:t>
      </w:r>
    </w:p>
    <w:p w14:paraId="33EB4700" w14:textId="77777777" w:rsidR="00FD6280" w:rsidRPr="007B0978" w:rsidRDefault="00FD6280" w:rsidP="002B07D4">
      <w:pPr>
        <w:pStyle w:val="Heading5"/>
        <w:numPr>
          <w:ilvl w:val="0"/>
          <w:numId w:val="0"/>
        </w:numPr>
        <w:rPr>
          <w:noProof w:val="0"/>
        </w:rPr>
      </w:pPr>
      <w:bookmarkStart w:id="260" w:name="_Toc461203715"/>
      <w:r w:rsidRPr="007B0978">
        <w:rPr>
          <w:noProof w:val="0"/>
        </w:rPr>
        <w:t>3.73.4.2.3 Expected Actions</w:t>
      </w:r>
      <w:bookmarkEnd w:id="260"/>
    </w:p>
    <w:p w14:paraId="640F9148" w14:textId="77777777" w:rsidR="00FD6280" w:rsidRDefault="00FD6280" w:rsidP="00E20893">
      <w:r w:rsidRPr="007B0978">
        <w:t xml:space="preserve">There is no defined expected action to be taken by the Service Finder once </w:t>
      </w:r>
      <w:proofErr w:type="gramStart"/>
      <w:r w:rsidRPr="007B0978">
        <w:t>the</w:t>
      </w:r>
      <w:proofErr w:type="gramEnd"/>
      <w:r w:rsidRPr="007B0978">
        <w:t xml:space="preserve"> response has been received. The Service Finder processes the response in accordance with the functions of its application.</w:t>
      </w:r>
    </w:p>
    <w:p w14:paraId="60FF89A0" w14:textId="77777777" w:rsidR="00F61BA2" w:rsidRPr="00F537E0" w:rsidRDefault="00F61BA2" w:rsidP="00F61BA2">
      <w:pPr>
        <w:pStyle w:val="Heading5"/>
        <w:numPr>
          <w:ilvl w:val="0"/>
          <w:numId w:val="0"/>
        </w:numPr>
      </w:pPr>
      <w:bookmarkStart w:id="261" w:name="_Toc461203716"/>
      <w:r w:rsidRPr="00F537E0">
        <w:t>3.73.4.2.4 Protocol Requirements</w:t>
      </w:r>
      <w:bookmarkEnd w:id="261"/>
    </w:p>
    <w:p w14:paraId="78BCF59A" w14:textId="1705C732" w:rsidR="00F61BA2" w:rsidRPr="00F537E0" w:rsidRDefault="00F61BA2" w:rsidP="00F61BA2">
      <w:pPr>
        <w:pStyle w:val="BodyText"/>
        <w:rPr>
          <w:noProof w:val="0"/>
        </w:rPr>
      </w:pPr>
      <w:r w:rsidRPr="00F537E0">
        <w:rPr>
          <w:noProof w:val="0"/>
        </w:rPr>
        <w:t xml:space="preserve">The transport protocol requirements described in this section apply for the response messages for both the Query for Updated Services [ITI-74] and Find Matching Services [ITI-73] transactions.  These transactions are conveyed as defined by </w:t>
      </w:r>
      <w:r w:rsidRPr="00F61BA2">
        <w:rPr>
          <w:noProof w:val="0"/>
        </w:rPr>
        <w:t>the</w:t>
      </w:r>
      <w:r w:rsidRPr="00F537E0">
        <w:rPr>
          <w:noProof w:val="0"/>
        </w:rPr>
        <w:t xml:space="preserve"> appropriate </w:t>
      </w:r>
      <w:proofErr w:type="spellStart"/>
      <w:proofErr w:type="gramStart"/>
      <w:r w:rsidRPr="00F537E0">
        <w:rPr>
          <w:rFonts w:ascii="Courier New" w:hAnsi="Courier New" w:cs="Courier New"/>
          <w:noProof w:val="0"/>
          <w:sz w:val="20"/>
        </w:rPr>
        <w:t>xforms:model</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xforms:submission</w:t>
      </w:r>
      <w:proofErr w:type="spellEnd"/>
      <w:proofErr w:type="gramEnd"/>
      <w:r w:rsidRPr="00F537E0">
        <w:rPr>
          <w:noProof w:val="0"/>
          <w:sz w:val="20"/>
        </w:rPr>
        <w:t xml:space="preserve"> </w:t>
      </w:r>
      <w:r w:rsidRPr="00F537E0">
        <w:rPr>
          <w:noProof w:val="0"/>
        </w:rPr>
        <w:t xml:space="preserve">element of the </w:t>
      </w:r>
      <w:proofErr w:type="spellStart"/>
      <w:proofErr w:type="gramStart"/>
      <w:r w:rsidRPr="00F537E0">
        <w:rPr>
          <w:rFonts w:ascii="Courier New" w:hAnsi="Courier New" w:cs="Courier New"/>
          <w:noProof w:val="0"/>
          <w:sz w:val="20"/>
        </w:rPr>
        <w:t>csd:careServicesFunction</w:t>
      </w:r>
      <w:proofErr w:type="spellEnd"/>
      <w:proofErr w:type="gramEnd"/>
      <w:r w:rsidRPr="00F537E0">
        <w:rPr>
          <w:noProof w:val="0"/>
        </w:rPr>
        <w:t xml:space="preserve"> defining the Stored Query being invoked.   </w:t>
      </w:r>
    </w:p>
    <w:p w14:paraId="04271DB2" w14:textId="77777777" w:rsidR="00F61BA2" w:rsidRPr="00F537E0" w:rsidRDefault="00F61BA2" w:rsidP="00F61BA2">
      <w:pPr>
        <w:pStyle w:val="BodyText"/>
        <w:rPr>
          <w:noProof w:val="0"/>
        </w:rPr>
      </w:pPr>
      <w:r w:rsidRPr="00F537E0">
        <w:rPr>
          <w:noProof w:val="0"/>
        </w:rPr>
        <w:t xml:space="preserve">Upon </w:t>
      </w:r>
      <w:proofErr w:type="spellStart"/>
      <w:r w:rsidRPr="00F537E0">
        <w:rPr>
          <w:noProof w:val="0"/>
        </w:rPr>
        <w:t>excuting</w:t>
      </w:r>
      <w:proofErr w:type="spellEnd"/>
      <w:r w:rsidRPr="00F537E0">
        <w:rPr>
          <w:noProof w:val="0"/>
        </w:rPr>
        <w:t xml:space="preserve"> a Stored Function, the responding actor shall prepare the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[id='care-services-result']</w:t>
      </w:r>
      <w:r w:rsidRPr="00F537E0">
        <w:rPr>
          <w:noProof w:val="0"/>
        </w:rPr>
        <w:t xml:space="preserve"> response element as follows:</w:t>
      </w:r>
    </w:p>
    <w:p w14:paraId="6BAAD5CE" w14:textId="77777777" w:rsidR="00F61BA2" w:rsidRPr="00F537E0" w:rsidRDefault="00F61BA2" w:rsidP="00F61BA2">
      <w:pPr>
        <w:pStyle w:val="BodyText"/>
        <w:numPr>
          <w:ilvl w:val="0"/>
          <w:numId w:val="105"/>
        </w:numPr>
        <w:rPr>
          <w:noProof w:val="0"/>
        </w:rPr>
      </w:pPr>
      <w:r w:rsidRPr="00F537E0">
        <w:rPr>
          <w:noProof w:val="0"/>
        </w:rPr>
        <w:t xml:space="preserve">The appropriate attribute response code shall be put in the </w:t>
      </w:r>
      <w:proofErr w:type="spellStart"/>
      <w:proofErr w:type="gramStart"/>
      <w:r w:rsidRPr="00F537E0">
        <w:rPr>
          <w:rFonts w:ascii="Courier New" w:hAnsi="Courier New" w:cs="Courier New"/>
          <w:noProof w:val="0"/>
          <w:sz w:val="20"/>
        </w:rPr>
        <w:t>csd:careServicesResponse</w:t>
      </w:r>
      <w:proofErr w:type="spellEnd"/>
      <w:proofErr w:type="gramEnd"/>
      <w:r w:rsidRPr="00F537E0">
        <w:rPr>
          <w:rFonts w:ascii="Courier New" w:hAnsi="Courier New" w:cs="Courier New"/>
          <w:noProof w:val="0"/>
          <w:sz w:val="20"/>
        </w:rPr>
        <w:t xml:space="preserve">/@code </w:t>
      </w:r>
      <w:r w:rsidRPr="00F537E0">
        <w:rPr>
          <w:noProof w:val="0"/>
        </w:rPr>
        <w:t>attribute.</w:t>
      </w:r>
      <w:r w:rsidRPr="00E639D2">
        <w:t xml:space="preserve"> </w:t>
      </w:r>
      <w:r w:rsidRPr="00F537E0">
        <w:rPr>
          <w:noProof w:val="0"/>
        </w:rPr>
        <w:t xml:space="preserve">The response codes in Table 3.73.4.2.4-1 are used for all the transport protocols as specified in Sections 3.73.4.2.4.1 – 3.73.4.2.4.3.  </w:t>
      </w:r>
    </w:p>
    <w:p w14:paraId="13D93D1E" w14:textId="77777777" w:rsidR="00F61BA2" w:rsidRPr="00F537E0" w:rsidRDefault="00F61BA2" w:rsidP="00F61BA2">
      <w:pPr>
        <w:pStyle w:val="BodyText"/>
        <w:numPr>
          <w:ilvl w:val="0"/>
          <w:numId w:val="105"/>
        </w:numPr>
        <w:rPr>
          <w:noProof w:val="0"/>
        </w:rPr>
      </w:pPr>
      <w:r w:rsidRPr="00F537E0">
        <w:rPr>
          <w:noProof w:val="0"/>
        </w:rPr>
        <w:t xml:space="preserve">A transaction response UUID shall be generated and placed in the </w:t>
      </w:r>
      <w:proofErr w:type="spellStart"/>
      <w:proofErr w:type="gramStart"/>
      <w:r w:rsidRPr="00F537E0">
        <w:rPr>
          <w:rFonts w:ascii="Courier New" w:hAnsi="Courier New" w:cs="Courier New"/>
          <w:noProof w:val="0"/>
          <w:sz w:val="20"/>
        </w:rPr>
        <w:t>csd:careServicesResponse</w:t>
      </w:r>
      <w:proofErr w:type="spellEnd"/>
      <w:proofErr w:type="gramEnd"/>
      <w:r w:rsidRPr="00F537E0">
        <w:rPr>
          <w:rFonts w:ascii="Courier New" w:hAnsi="Courier New" w:cs="Courier New"/>
          <w:noProof w:val="0"/>
          <w:sz w:val="20"/>
        </w:rPr>
        <w:t>/@id</w:t>
      </w:r>
      <w:r w:rsidRPr="00F537E0">
        <w:rPr>
          <w:noProof w:val="0"/>
        </w:rPr>
        <w:t xml:space="preserve"> attribute conformant to RFC 4122.</w:t>
      </w:r>
    </w:p>
    <w:p w14:paraId="100A765A" w14:textId="77777777" w:rsidR="00F61BA2" w:rsidRPr="00F537E0" w:rsidRDefault="00F61BA2" w:rsidP="00F61BA2">
      <w:pPr>
        <w:pStyle w:val="BodyText"/>
        <w:numPr>
          <w:ilvl w:val="0"/>
          <w:numId w:val="105"/>
        </w:numPr>
        <w:rPr>
          <w:noProof w:val="0"/>
        </w:rPr>
      </w:pPr>
      <w:r w:rsidRPr="00F537E0">
        <w:rPr>
          <w:noProof w:val="0"/>
        </w:rPr>
        <w:t xml:space="preserve">If the query was executed successfully, the query results shall be placed as child elements of the </w:t>
      </w:r>
      <w:proofErr w:type="spellStart"/>
      <w:proofErr w:type="gramStart"/>
      <w:r w:rsidRPr="00F537E0">
        <w:rPr>
          <w:rFonts w:ascii="Courier New" w:hAnsi="Courier New" w:cs="Courier New"/>
          <w:noProof w:val="0"/>
          <w:sz w:val="20"/>
        </w:rPr>
        <w:t>csd:careServicesResponse</w:t>
      </w:r>
      <w:proofErr w:type="spellEnd"/>
      <w:proofErr w:type="gramEnd"/>
      <w:r w:rsidRPr="00F537E0">
        <w:rPr>
          <w:rFonts w:ascii="Courier New" w:hAnsi="Courier New" w:cs="Courier New"/>
          <w:noProof w:val="0"/>
          <w:sz w:val="20"/>
        </w:rPr>
        <w:t>/</w:t>
      </w:r>
      <w:proofErr w:type="spellStart"/>
      <w:proofErr w:type="gramStart"/>
      <w:r w:rsidRPr="00F537E0">
        <w:rPr>
          <w:rFonts w:ascii="Courier New" w:hAnsi="Courier New" w:cs="Courier New"/>
          <w:noProof w:val="0"/>
          <w:sz w:val="20"/>
        </w:rPr>
        <w:t>csd:result</w:t>
      </w:r>
      <w:proofErr w:type="spellEnd"/>
      <w:proofErr w:type="gramEnd"/>
      <w:r w:rsidRPr="00F537E0">
        <w:rPr>
          <w:rFonts w:ascii="Courier New" w:hAnsi="Courier New" w:cs="Courier New"/>
          <w:noProof w:val="0"/>
          <w:sz w:val="20"/>
        </w:rPr>
        <w:t xml:space="preserve"> </w:t>
      </w:r>
      <w:r w:rsidRPr="00F537E0">
        <w:rPr>
          <w:noProof w:val="0"/>
        </w:rPr>
        <w:t>element.</w:t>
      </w:r>
    </w:p>
    <w:p w14:paraId="7C6B14FC" w14:textId="77777777" w:rsidR="00F61BA2" w:rsidRPr="00F537E0" w:rsidRDefault="00F61BA2" w:rsidP="00F61BA2">
      <w:pPr>
        <w:pStyle w:val="BodyText"/>
        <w:numPr>
          <w:ilvl w:val="0"/>
          <w:numId w:val="105"/>
        </w:numPr>
        <w:rPr>
          <w:noProof w:val="0"/>
        </w:rPr>
      </w:pPr>
      <w:r w:rsidRPr="00F537E0">
        <w:rPr>
          <w:noProof w:val="0"/>
        </w:rPr>
        <w:lastRenderedPageBreak/>
        <w:t>The</w:t>
      </w:r>
      <w:r w:rsidRPr="00F537E0">
        <w:t xml:space="preserve"> value of the </w:t>
      </w:r>
      <w:r w:rsidRPr="00F537E0">
        <w:rPr>
          <w:rFonts w:ascii="Courier New" w:hAnsi="Courier New" w:cs="Courier New"/>
          <w:sz w:val="20"/>
        </w:rPr>
        <w:t xml:space="preserve">csd:careServicesRequest/@content-type </w:t>
      </w:r>
      <w:r w:rsidRPr="00F537E0">
        <w:t xml:space="preserve">attribute shall be set to be the same as the  </w:t>
      </w:r>
      <w:r w:rsidRPr="00F537E0">
        <w:rPr>
          <w:rFonts w:ascii="Courier New" w:hAnsi="Courier New" w:cs="Courier New"/>
          <w:sz w:val="20"/>
        </w:rPr>
        <w:t xml:space="preserve">csd:careServicesFunction/@content-type </w:t>
      </w:r>
      <w:r w:rsidRPr="00F537E0">
        <w:rPr>
          <w:szCs w:val="24"/>
        </w:rPr>
        <w:t>attribute, unless otherwise required by the Stored Query.  See, for example, Section 3.73.4.3.2.1.</w:t>
      </w:r>
    </w:p>
    <w:p w14:paraId="331113E4" w14:textId="77777777" w:rsidR="00F61BA2" w:rsidRPr="00F537E0" w:rsidRDefault="00F61BA2" w:rsidP="00F61BA2">
      <w:pPr>
        <w:pStyle w:val="BodyText"/>
        <w:numPr>
          <w:ilvl w:val="0"/>
          <w:numId w:val="105"/>
        </w:numPr>
        <w:rPr>
          <w:noProof w:val="0"/>
        </w:rPr>
      </w:pPr>
      <w:r w:rsidRPr="00F537E0">
        <w:rPr>
          <w:noProof w:val="0"/>
        </w:rPr>
        <w:t xml:space="preserve">The responding actor shall dispatch an </w:t>
      </w:r>
      <w:proofErr w:type="spellStart"/>
      <w:r w:rsidRPr="00F537E0">
        <w:rPr>
          <w:rFonts w:ascii="Courier New" w:hAnsi="Courier New" w:cs="Courier New"/>
          <w:noProof w:val="0"/>
          <w:sz w:val="21"/>
        </w:rPr>
        <w:t>xforms</w:t>
      </w:r>
      <w:proofErr w:type="spellEnd"/>
      <w:r w:rsidRPr="00F537E0">
        <w:rPr>
          <w:rFonts w:ascii="Courier New" w:hAnsi="Courier New" w:cs="Courier New"/>
          <w:noProof w:val="0"/>
          <w:sz w:val="21"/>
        </w:rPr>
        <w:t>-submit-done</w:t>
      </w:r>
      <w:r w:rsidRPr="00F537E0">
        <w:rPr>
          <w:noProof w:val="0"/>
        </w:rPr>
        <w:t xml:space="preserve"> event to be processed according to the rules defined for the relevant transport protocol as specified in Sections 3.73.4.2.4.1 – 3.73.4.2.4.3.  </w:t>
      </w:r>
    </w:p>
    <w:p w14:paraId="3134CD8C" w14:textId="77777777" w:rsidR="00F61BA2" w:rsidRPr="00E639D2" w:rsidRDefault="00F61BA2" w:rsidP="00F61BA2">
      <w:pPr>
        <w:pStyle w:val="BodyText"/>
        <w:rPr>
          <w:noProof w:val="0"/>
        </w:rPr>
      </w:pPr>
    </w:p>
    <w:p w14:paraId="51BE44C8" w14:textId="77777777" w:rsidR="00F61BA2" w:rsidRPr="0076459B" w:rsidRDefault="00F61BA2" w:rsidP="00F61BA2">
      <w:pPr>
        <w:pStyle w:val="TableTitle"/>
      </w:pPr>
      <w:r w:rsidRPr="0076459B">
        <w:t>Table 3.73.4.2.4-1 Transaction Response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78"/>
        <w:gridCol w:w="2091"/>
        <w:gridCol w:w="5019"/>
      </w:tblGrid>
      <w:tr w:rsidR="00F61BA2" w:rsidRPr="0076459B" w14:paraId="3110A5ED" w14:textId="77777777" w:rsidTr="0076459B">
        <w:trPr>
          <w:trHeight w:val="315"/>
        </w:trPr>
        <w:tc>
          <w:tcPr>
            <w:tcW w:w="2178" w:type="dxa"/>
            <w:shd w:val="clear" w:color="auto" w:fill="CCCCCC"/>
            <w:noWrap/>
          </w:tcPr>
          <w:p w14:paraId="0B618D18" w14:textId="777777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Response Code</w:t>
            </w:r>
          </w:p>
        </w:tc>
        <w:tc>
          <w:tcPr>
            <w:tcW w:w="2091" w:type="dxa"/>
            <w:shd w:val="clear" w:color="auto" w:fill="CCCCCC"/>
          </w:tcPr>
          <w:p w14:paraId="386E7C6E" w14:textId="777777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Trigger</w:t>
            </w:r>
          </w:p>
        </w:tc>
        <w:tc>
          <w:tcPr>
            <w:tcW w:w="5019" w:type="dxa"/>
            <w:shd w:val="clear" w:color="auto" w:fill="CCCCCC"/>
          </w:tcPr>
          <w:p w14:paraId="01A84FF9" w14:textId="4F89EC77" w:rsidR="00F61BA2" w:rsidRPr="0076459B" w:rsidRDefault="00F61BA2" w:rsidP="0076459B">
            <w:pPr>
              <w:jc w:val="center"/>
              <w:rPr>
                <w:rFonts w:ascii="Arial" w:hAnsi="Arial" w:cs="Arial"/>
                <w:b/>
                <w:bCs/>
                <w:sz w:val="20"/>
                <w:lang w:eastAsia="fr-FR"/>
              </w:rPr>
            </w:pPr>
            <w:r w:rsidRPr="0076459B">
              <w:rPr>
                <w:rFonts w:ascii="Arial" w:hAnsi="Arial" w:cs="Arial"/>
                <w:b/>
                <w:bCs/>
                <w:sz w:val="20"/>
                <w:lang w:eastAsia="fr-FR"/>
              </w:rPr>
              <w:t>Result</w:t>
            </w:r>
          </w:p>
        </w:tc>
      </w:tr>
      <w:tr w:rsidR="00F61BA2" w:rsidRPr="00F537E0" w14:paraId="661062AE" w14:textId="77777777" w:rsidTr="004211B6">
        <w:trPr>
          <w:trHeight w:val="630"/>
        </w:trPr>
        <w:tc>
          <w:tcPr>
            <w:tcW w:w="2178" w:type="dxa"/>
            <w:noWrap/>
          </w:tcPr>
          <w:p w14:paraId="66BA3DDA" w14:textId="77777777" w:rsidR="00F61BA2" w:rsidRPr="00F537E0" w:rsidRDefault="00F61BA2" w:rsidP="004211B6">
            <w:pPr>
              <w:rPr>
                <w:lang w:eastAsia="fr-FR"/>
              </w:rPr>
            </w:pPr>
            <w:r w:rsidRPr="00F537E0">
              <w:rPr>
                <w:lang w:eastAsia="fr-FR"/>
              </w:rPr>
              <w:t>200</w:t>
            </w:r>
          </w:p>
        </w:tc>
        <w:tc>
          <w:tcPr>
            <w:tcW w:w="2091" w:type="dxa"/>
          </w:tcPr>
          <w:p w14:paraId="11E3C7DA" w14:textId="77777777" w:rsidR="00F61BA2" w:rsidRPr="00F537E0" w:rsidRDefault="00F61BA2" w:rsidP="004211B6">
            <w:pPr>
              <w:rPr>
                <w:lang w:eastAsia="fr-FR"/>
              </w:rPr>
            </w:pPr>
            <w:r w:rsidRPr="00F537E0">
              <w:rPr>
                <w:lang w:eastAsia="fr-FR"/>
              </w:rPr>
              <w:t>successful execution of query</w:t>
            </w:r>
          </w:p>
        </w:tc>
        <w:tc>
          <w:tcPr>
            <w:tcW w:w="5019" w:type="dxa"/>
          </w:tcPr>
          <w:p w14:paraId="6A76A459" w14:textId="77777777" w:rsidR="00F61BA2" w:rsidRPr="00F537E0" w:rsidRDefault="00F61BA2" w:rsidP="004211B6">
            <w:pPr>
              <w:rPr>
                <w:rStyle w:val="XMLname"/>
              </w:rPr>
            </w:pPr>
            <w:r w:rsidRPr="00F537E0">
              <w:rPr>
                <w:lang w:eastAsia="fr-FR"/>
              </w:rPr>
              <w:t>The raw result of executing the query that was indicated in the requested Stored Query is returned</w:t>
            </w:r>
          </w:p>
          <w:p w14:paraId="648BE656" w14:textId="77777777" w:rsidR="00F61BA2" w:rsidRPr="00F537E0" w:rsidRDefault="00F61BA2" w:rsidP="004211B6">
            <w:pPr>
              <w:rPr>
                <w:rFonts w:ascii="Courier New" w:hAnsi="Courier New"/>
                <w:sz w:val="20"/>
              </w:rPr>
            </w:pPr>
          </w:p>
        </w:tc>
      </w:tr>
      <w:tr w:rsidR="00F61BA2" w:rsidRPr="00F537E0" w14:paraId="0EE00F14" w14:textId="77777777" w:rsidTr="004211B6">
        <w:trPr>
          <w:trHeight w:val="1260"/>
        </w:trPr>
        <w:tc>
          <w:tcPr>
            <w:tcW w:w="2178" w:type="dxa"/>
            <w:noWrap/>
          </w:tcPr>
          <w:p w14:paraId="1DA6AD91" w14:textId="77777777" w:rsidR="00F61BA2" w:rsidRPr="00F537E0" w:rsidRDefault="00F61BA2" w:rsidP="004211B6">
            <w:pPr>
              <w:rPr>
                <w:lang w:eastAsia="fr-FR"/>
              </w:rPr>
            </w:pPr>
            <w:r w:rsidRPr="00F537E0">
              <w:rPr>
                <w:lang w:eastAsia="fr-FR"/>
              </w:rPr>
              <w:t>422</w:t>
            </w:r>
          </w:p>
        </w:tc>
        <w:tc>
          <w:tcPr>
            <w:tcW w:w="2091" w:type="dxa"/>
          </w:tcPr>
          <w:p w14:paraId="1E5D4CEC" w14:textId="77777777" w:rsidR="00F61BA2" w:rsidRPr="00F537E0" w:rsidRDefault="00F61BA2" w:rsidP="004211B6">
            <w:pPr>
              <w:rPr>
                <w:lang w:eastAsia="fr-FR"/>
              </w:rPr>
            </w:pPr>
            <w:r w:rsidRPr="00F537E0">
              <w:rPr>
                <w:lang w:eastAsia="fr-FR"/>
              </w:rPr>
              <w:t>error executing query</w:t>
            </w:r>
          </w:p>
        </w:tc>
        <w:tc>
          <w:tcPr>
            <w:tcW w:w="5019" w:type="dxa"/>
          </w:tcPr>
          <w:p w14:paraId="7C5CCAE1"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03D8175B" w14:textId="77777777" w:rsidTr="004211B6">
        <w:trPr>
          <w:trHeight w:val="945"/>
        </w:trPr>
        <w:tc>
          <w:tcPr>
            <w:tcW w:w="2178" w:type="dxa"/>
            <w:noWrap/>
          </w:tcPr>
          <w:p w14:paraId="44AF3720" w14:textId="77777777" w:rsidR="00F61BA2" w:rsidRPr="00F537E0" w:rsidRDefault="00F61BA2" w:rsidP="004211B6">
            <w:pPr>
              <w:rPr>
                <w:lang w:eastAsia="fr-FR"/>
              </w:rPr>
            </w:pPr>
            <w:r w:rsidRPr="00F537E0">
              <w:rPr>
                <w:lang w:eastAsia="fr-FR"/>
              </w:rPr>
              <w:t>415</w:t>
            </w:r>
          </w:p>
        </w:tc>
        <w:tc>
          <w:tcPr>
            <w:tcW w:w="2091" w:type="dxa"/>
          </w:tcPr>
          <w:p w14:paraId="10E29DB2" w14:textId="77777777" w:rsidR="00F61BA2" w:rsidRPr="00F537E0" w:rsidRDefault="00F61BA2" w:rsidP="004211B6">
            <w:pPr>
              <w:rPr>
                <w:lang w:eastAsia="fr-FR"/>
              </w:rPr>
            </w:pPr>
            <w:r w:rsidRPr="00F537E0">
              <w:rPr>
                <w:lang w:eastAsia="fr-FR"/>
              </w:rPr>
              <w:t>an XML document was not received</w:t>
            </w:r>
          </w:p>
        </w:tc>
        <w:tc>
          <w:tcPr>
            <w:tcW w:w="5019" w:type="dxa"/>
          </w:tcPr>
          <w:p w14:paraId="60C86BB0"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5C289E26" w14:textId="77777777" w:rsidTr="004211B6">
        <w:trPr>
          <w:trHeight w:val="945"/>
        </w:trPr>
        <w:tc>
          <w:tcPr>
            <w:tcW w:w="2178" w:type="dxa"/>
            <w:noWrap/>
          </w:tcPr>
          <w:p w14:paraId="1404BE6D" w14:textId="77777777" w:rsidR="00F61BA2" w:rsidRPr="00F537E0" w:rsidRDefault="00F61BA2" w:rsidP="004211B6">
            <w:pPr>
              <w:rPr>
                <w:lang w:eastAsia="fr-FR"/>
              </w:rPr>
            </w:pPr>
            <w:r w:rsidRPr="00F537E0">
              <w:rPr>
                <w:lang w:eastAsia="fr-FR"/>
              </w:rPr>
              <w:t>400</w:t>
            </w:r>
          </w:p>
        </w:tc>
        <w:tc>
          <w:tcPr>
            <w:tcW w:w="2091" w:type="dxa"/>
          </w:tcPr>
          <w:p w14:paraId="150A1033" w14:textId="77777777" w:rsidR="00F61BA2" w:rsidRPr="00F537E0" w:rsidRDefault="00F61BA2" w:rsidP="004211B6">
            <w:pPr>
              <w:rPr>
                <w:lang w:eastAsia="fr-FR"/>
              </w:rPr>
            </w:pPr>
            <w:proofErr w:type="spellStart"/>
            <w:r w:rsidRPr="00F537E0">
              <w:rPr>
                <w:lang w:eastAsia="fr-FR"/>
              </w:rPr>
              <w:t>the</w:t>
            </w:r>
            <w:proofErr w:type="spellEnd"/>
            <w:r w:rsidRPr="00F537E0">
              <w:rPr>
                <w:lang w:eastAsia="fr-FR"/>
              </w:rPr>
              <w:t xml:space="preserve"> received XML document is not syntactically correct </w:t>
            </w:r>
          </w:p>
        </w:tc>
        <w:tc>
          <w:tcPr>
            <w:tcW w:w="5019" w:type="dxa"/>
          </w:tcPr>
          <w:p w14:paraId="3E1C3BA2"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r w:rsidR="00F61BA2" w:rsidRPr="00F537E0" w14:paraId="1524337F" w14:textId="77777777" w:rsidTr="004211B6">
        <w:trPr>
          <w:trHeight w:val="945"/>
        </w:trPr>
        <w:tc>
          <w:tcPr>
            <w:tcW w:w="2178" w:type="dxa"/>
            <w:noWrap/>
          </w:tcPr>
          <w:p w14:paraId="1D481204" w14:textId="77777777" w:rsidR="00F61BA2" w:rsidRPr="00F537E0" w:rsidRDefault="00F61BA2" w:rsidP="004211B6">
            <w:pPr>
              <w:rPr>
                <w:lang w:eastAsia="fr-FR"/>
              </w:rPr>
            </w:pPr>
            <w:r w:rsidRPr="00F537E0">
              <w:rPr>
                <w:lang w:eastAsia="fr-FR"/>
              </w:rPr>
              <w:t>404</w:t>
            </w:r>
          </w:p>
        </w:tc>
        <w:tc>
          <w:tcPr>
            <w:tcW w:w="2091" w:type="dxa"/>
          </w:tcPr>
          <w:p w14:paraId="70E7E0BE" w14:textId="77777777" w:rsidR="00F61BA2" w:rsidRPr="00F537E0" w:rsidRDefault="00F61BA2" w:rsidP="004211B6">
            <w:pPr>
              <w:rPr>
                <w:lang w:eastAsia="fr-FR"/>
              </w:rPr>
            </w:pPr>
            <w:r w:rsidRPr="00F537E0">
              <w:rPr>
                <w:lang w:eastAsia="fr-FR"/>
              </w:rPr>
              <w:t xml:space="preserve">no </w:t>
            </w:r>
            <w:proofErr w:type="spellStart"/>
            <w:proofErr w:type="gramStart"/>
            <w:r w:rsidRPr="00F537E0">
              <w:rPr>
                <w:rStyle w:val="XMLname"/>
              </w:rPr>
              <w:t>csd:careServicesFunction</w:t>
            </w:r>
            <w:proofErr w:type="spellEnd"/>
            <w:proofErr w:type="gramEnd"/>
            <w:r w:rsidRPr="00F537E0">
              <w:rPr>
                <w:lang w:eastAsia="fr-FR"/>
              </w:rPr>
              <w:t xml:space="preserve"> with the specified URN is registered.</w:t>
            </w:r>
          </w:p>
        </w:tc>
        <w:tc>
          <w:tcPr>
            <w:tcW w:w="5019" w:type="dxa"/>
          </w:tcPr>
          <w:p w14:paraId="0AA5C932" w14:textId="77777777" w:rsidR="00F61BA2" w:rsidRPr="00F537E0" w:rsidRDefault="00F61BA2" w:rsidP="004211B6">
            <w:pPr>
              <w:rPr>
                <w:lang w:eastAsia="fr-FR"/>
              </w:rPr>
            </w:pPr>
            <w:r w:rsidRPr="00F537E0">
              <w:rPr>
                <w:lang w:eastAsia="fr-FR"/>
              </w:rPr>
              <w:t>An optional error message (implementation defined) is.  The error message is implementation specific</w:t>
            </w:r>
          </w:p>
        </w:tc>
      </w:tr>
    </w:tbl>
    <w:p w14:paraId="28D848AF" w14:textId="77777777" w:rsidR="00F61BA2" w:rsidRPr="00F537E0" w:rsidRDefault="00F61BA2" w:rsidP="00F61BA2">
      <w:pPr>
        <w:pStyle w:val="BodyText"/>
        <w:rPr>
          <w:noProof w:val="0"/>
        </w:rPr>
      </w:pPr>
    </w:p>
    <w:p w14:paraId="0C69283C" w14:textId="77777777" w:rsidR="00F61BA2" w:rsidRPr="00F537E0" w:rsidRDefault="00F61BA2" w:rsidP="00F61BA2">
      <w:pPr>
        <w:pStyle w:val="Heading5"/>
        <w:numPr>
          <w:ilvl w:val="0"/>
          <w:numId w:val="0"/>
        </w:numPr>
      </w:pPr>
      <w:bookmarkStart w:id="262" w:name="_Toc461203717"/>
      <w:r w:rsidRPr="00F537E0">
        <w:t>3.73.4.2.4.1 SOAP Protocol Requirements</w:t>
      </w:r>
      <w:bookmarkEnd w:id="262"/>
    </w:p>
    <w:p w14:paraId="3939444A" w14:textId="77777777" w:rsidR="00F61BA2" w:rsidRPr="00F537E0" w:rsidRDefault="00F61BA2" w:rsidP="00F61BA2">
      <w:pPr>
        <w:pStyle w:val="BodyText"/>
        <w:rPr>
          <w:noProof w:val="0"/>
        </w:rPr>
      </w:pPr>
      <w:r w:rsidRPr="00F537E0">
        <w:rPr>
          <w:noProof w:val="0"/>
        </w:rPr>
        <w:t xml:space="preserve">The syntax of the </w:t>
      </w:r>
      <w:r w:rsidRPr="00F537E0">
        <w:rPr>
          <w:noProof w:val="0"/>
          <w:szCs w:val="24"/>
        </w:rPr>
        <w:t>SOAP</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 xml:space="preserve">defintion of the stored function in Appendix Y.3.  </w:t>
      </w:r>
      <w:r w:rsidRPr="00F537E0">
        <w:rPr>
          <w:noProof w:val="0"/>
        </w:rPr>
        <w:t xml:space="preserve">Once the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[id='care-services-result']</w:t>
      </w:r>
      <w:r w:rsidRPr="00F537E0">
        <w:rPr>
          <w:noProof w:val="0"/>
        </w:rPr>
        <w:t xml:space="preserve"> response has been prepared, the responding actor shall:</w:t>
      </w:r>
    </w:p>
    <w:p w14:paraId="64FD9117" w14:textId="77777777" w:rsidR="00F61BA2" w:rsidRPr="00F537E0" w:rsidRDefault="00F61BA2" w:rsidP="00F61BA2">
      <w:pPr>
        <w:pStyle w:val="BodyText"/>
        <w:numPr>
          <w:ilvl w:val="0"/>
          <w:numId w:val="106"/>
        </w:numPr>
        <w:rPr>
          <w:noProof w:val="0"/>
        </w:rPr>
      </w:pPr>
      <w:r w:rsidRPr="00F537E0">
        <w:rPr>
          <w:noProof w:val="0"/>
        </w:rPr>
        <w:t xml:space="preserve">process the actions for the </w:t>
      </w:r>
      <w:proofErr w:type="spellStart"/>
      <w:r w:rsidRPr="00F537E0">
        <w:rPr>
          <w:rFonts w:ascii="Courier New" w:hAnsi="Courier New" w:cs="Courier New"/>
          <w:noProof w:val="0"/>
          <w:sz w:val="21"/>
        </w:rPr>
        <w:t>xforms</w:t>
      </w:r>
      <w:proofErr w:type="spellEnd"/>
      <w:r w:rsidRPr="00F537E0">
        <w:rPr>
          <w:rFonts w:ascii="Courier New" w:hAnsi="Courier New" w:cs="Courier New"/>
          <w:noProof w:val="0"/>
          <w:sz w:val="21"/>
        </w:rPr>
        <w:t>-submit-done</w:t>
      </w:r>
      <w:r w:rsidRPr="00F537E0">
        <w:rPr>
          <w:noProof w:val="0"/>
        </w:rPr>
        <w:t xml:space="preserve"> event as defined under </w:t>
      </w:r>
      <w:proofErr w:type="gramStart"/>
      <w:r w:rsidRPr="00F537E0">
        <w:rPr>
          <w:noProof w:val="0"/>
        </w:rPr>
        <w:t xml:space="preserve">the  </w:t>
      </w:r>
      <w:proofErr w:type="spellStart"/>
      <w:r w:rsidRPr="00F537E0">
        <w:rPr>
          <w:rFonts w:ascii="Courier New" w:hAnsi="Courier New" w:cs="Courier New"/>
          <w:noProof w:val="0"/>
          <w:sz w:val="20"/>
        </w:rPr>
        <w:t>xforms</w:t>
      </w:r>
      <w:proofErr w:type="gramEnd"/>
      <w:r w:rsidRPr="00F537E0">
        <w:rPr>
          <w:rFonts w:ascii="Courier New" w:hAnsi="Courier New" w:cs="Courier New"/>
          <w:noProof w:val="0"/>
          <w:sz w:val="20"/>
        </w:rPr>
        <w:t>:actions</w:t>
      </w:r>
      <w:proofErr w:type="spellEnd"/>
      <w:r w:rsidRPr="00F537E0">
        <w:rPr>
          <w:rFonts w:ascii="Courier New" w:hAnsi="Courier New" w:cs="Courier New"/>
          <w:noProof w:val="0"/>
          <w:sz w:val="20"/>
        </w:rPr>
        <w:t xml:space="preserve">[id='soap-prepare'] </w:t>
      </w:r>
      <w:r w:rsidRPr="00F537E0">
        <w:rPr>
          <w:noProof w:val="0"/>
        </w:rPr>
        <w:t>element</w:t>
      </w:r>
    </w:p>
    <w:p w14:paraId="6EB400C2" w14:textId="77777777" w:rsidR="00F61BA2" w:rsidRPr="00F537E0" w:rsidRDefault="00F61BA2" w:rsidP="00F61BA2">
      <w:pPr>
        <w:pStyle w:val="BodyText"/>
        <w:numPr>
          <w:ilvl w:val="0"/>
          <w:numId w:val="106"/>
        </w:numPr>
        <w:rPr>
          <w:noProof w:val="0"/>
        </w:rPr>
      </w:pPr>
      <w:r w:rsidRPr="00F537E0">
        <w:rPr>
          <w:noProof w:val="0"/>
        </w:rPr>
        <w:lastRenderedPageBreak/>
        <w:t xml:space="preserve">return the resulting content of the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 xml:space="preserve">[id='soap-response'] </w:t>
      </w:r>
      <w:r w:rsidRPr="00F537E0">
        <w:rPr>
          <w:noProof w:val="0"/>
        </w:rPr>
        <w:t xml:space="preserve">to the requesting actor </w:t>
      </w:r>
    </w:p>
    <w:p w14:paraId="0832E62B" w14:textId="53B7827C" w:rsidR="00F61BA2" w:rsidRPr="00E639D2" w:rsidRDefault="00F61BA2" w:rsidP="00F61BA2">
      <w:pPr>
        <w:pStyle w:val="BodyText"/>
        <w:rPr>
          <w:noProof w:val="0"/>
        </w:rPr>
      </w:pPr>
      <w:r w:rsidRPr="00F537E0">
        <w:rPr>
          <w:noProof w:val="0"/>
        </w:rPr>
        <w:t xml:space="preserve">Implementations shall comply with all requirements described in ITI TF-2x: Appendix V: Web Services for IHE Transactions.  Transport via this protocol shall use SOAP1.2. </w:t>
      </w:r>
    </w:p>
    <w:p w14:paraId="23B4ADEE" w14:textId="77777777" w:rsidR="00F61BA2" w:rsidRPr="00F537E0" w:rsidRDefault="00F61BA2" w:rsidP="00F61BA2">
      <w:pPr>
        <w:pStyle w:val="Heading5"/>
        <w:numPr>
          <w:ilvl w:val="0"/>
          <w:numId w:val="0"/>
        </w:numPr>
      </w:pPr>
      <w:bookmarkStart w:id="263" w:name="_Toc461203718"/>
      <w:r w:rsidRPr="00F537E0">
        <w:t>3.73.4.2.4.2 HTTP POST Protocol Requirements</w:t>
      </w:r>
      <w:bookmarkEnd w:id="263"/>
    </w:p>
    <w:p w14:paraId="658140AD" w14:textId="77777777" w:rsidR="00F61BA2" w:rsidRPr="00F537E0" w:rsidRDefault="00F61BA2" w:rsidP="00F61BA2">
      <w:pPr>
        <w:pStyle w:val="BodyText"/>
        <w:rPr>
          <w:noProof w:val="0"/>
        </w:rPr>
      </w:pPr>
      <w:r w:rsidRPr="00F537E0">
        <w:rPr>
          <w:noProof w:val="0"/>
        </w:rPr>
        <w:t xml:space="preserve">The syntax of </w:t>
      </w:r>
      <w:r w:rsidRPr="00F537E0">
        <w:rPr>
          <w:noProof w:val="0"/>
          <w:szCs w:val="24"/>
        </w:rPr>
        <w:t>the HTTP POST</w:t>
      </w:r>
      <w:r w:rsidRPr="00F537E0">
        <w:rPr>
          <w:noProof w:val="0"/>
        </w:rPr>
        <w:t xml:space="preserve"> transport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w:t>
      </w:r>
      <w:r w:rsidRPr="00F537E0">
        <w:rPr>
          <w:noProof w:val="0"/>
        </w:rPr>
        <w:t xml:space="preserve">  Once the response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[id='care-services-result']</w:t>
      </w:r>
      <w:r w:rsidRPr="00F537E0">
        <w:rPr>
          <w:noProof w:val="0"/>
        </w:rPr>
        <w:t xml:space="preserve"> has been prepared, the responding actor shall:</w:t>
      </w:r>
    </w:p>
    <w:p w14:paraId="2A9B160C" w14:textId="77777777" w:rsidR="00F61BA2" w:rsidRPr="00F537E0" w:rsidRDefault="00F61BA2" w:rsidP="00F61BA2">
      <w:pPr>
        <w:pStyle w:val="BodyText"/>
        <w:numPr>
          <w:ilvl w:val="0"/>
          <w:numId w:val="106"/>
        </w:numPr>
        <w:rPr>
          <w:noProof w:val="0"/>
        </w:rPr>
      </w:pPr>
      <w:r w:rsidRPr="00F537E0">
        <w:rPr>
          <w:noProof w:val="0"/>
        </w:rPr>
        <w:t xml:space="preserve">process the actions for the </w:t>
      </w:r>
      <w:proofErr w:type="spellStart"/>
      <w:r w:rsidRPr="00F537E0">
        <w:rPr>
          <w:rFonts w:ascii="Courier New" w:hAnsi="Courier New" w:cs="Courier New"/>
          <w:noProof w:val="0"/>
          <w:sz w:val="21"/>
        </w:rPr>
        <w:t>xforms</w:t>
      </w:r>
      <w:proofErr w:type="spellEnd"/>
      <w:r w:rsidRPr="00F537E0">
        <w:rPr>
          <w:rFonts w:ascii="Courier New" w:hAnsi="Courier New" w:cs="Courier New"/>
          <w:noProof w:val="0"/>
          <w:sz w:val="21"/>
        </w:rPr>
        <w:t>-submit-done</w:t>
      </w:r>
      <w:r w:rsidRPr="00F537E0">
        <w:rPr>
          <w:noProof w:val="0"/>
        </w:rPr>
        <w:t xml:space="preserve"> event as defined under </w:t>
      </w:r>
      <w:proofErr w:type="gramStart"/>
      <w:r w:rsidRPr="00F537E0">
        <w:rPr>
          <w:noProof w:val="0"/>
        </w:rPr>
        <w:t xml:space="preserve">the  </w:t>
      </w:r>
      <w:proofErr w:type="spellStart"/>
      <w:r w:rsidRPr="00F537E0">
        <w:rPr>
          <w:rFonts w:ascii="Courier New" w:hAnsi="Courier New" w:cs="Courier New"/>
          <w:noProof w:val="0"/>
          <w:sz w:val="20"/>
        </w:rPr>
        <w:t>xforms</w:t>
      </w:r>
      <w:proofErr w:type="gramEnd"/>
      <w:r w:rsidRPr="00F537E0">
        <w:rPr>
          <w:rFonts w:ascii="Courier New" w:hAnsi="Courier New" w:cs="Courier New"/>
          <w:noProof w:val="0"/>
          <w:sz w:val="20"/>
        </w:rPr>
        <w:t>:actions</w:t>
      </w:r>
      <w:proofErr w:type="spellEnd"/>
      <w:r w:rsidRPr="00F537E0">
        <w:rPr>
          <w:rFonts w:ascii="Courier New" w:hAnsi="Courier New" w:cs="Courier New"/>
          <w:noProof w:val="0"/>
          <w:sz w:val="20"/>
        </w:rPr>
        <w:t xml:space="preserve">[id='http-post-prepare'] </w:t>
      </w:r>
      <w:r w:rsidRPr="00F537E0">
        <w:rPr>
          <w:noProof w:val="0"/>
        </w:rPr>
        <w:t>element</w:t>
      </w:r>
    </w:p>
    <w:p w14:paraId="792F88A5" w14:textId="4215A72A" w:rsidR="00F61BA2" w:rsidRPr="00E639D2" w:rsidRDefault="00F61BA2" w:rsidP="0076459B">
      <w:pPr>
        <w:pStyle w:val="BodyText"/>
        <w:numPr>
          <w:ilvl w:val="0"/>
          <w:numId w:val="106"/>
        </w:numPr>
        <w:rPr>
          <w:noProof w:val="0"/>
        </w:rPr>
      </w:pPr>
      <w:r w:rsidRPr="00F537E0">
        <w:rPr>
          <w:noProof w:val="0"/>
        </w:rPr>
        <w:t xml:space="preserve">return the resulting content of the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 xml:space="preserve">[id='http-post-response'] </w:t>
      </w:r>
      <w:r w:rsidRPr="00F537E0">
        <w:rPr>
          <w:noProof w:val="0"/>
        </w:rPr>
        <w:t xml:space="preserve">to the requesting actor as defined by the relative </w:t>
      </w:r>
      <w:proofErr w:type="gramStart"/>
      <w:r w:rsidRPr="00F537E0">
        <w:rPr>
          <w:rFonts w:ascii="Courier New" w:hAnsi="Courier New" w:cs="Courier New"/>
          <w:noProof w:val="0"/>
          <w:sz w:val="20"/>
        </w:rPr>
        <w:t>http:result</w:t>
      </w:r>
      <w:proofErr w:type="gramEnd"/>
      <w:r w:rsidRPr="00F537E0">
        <w:rPr>
          <w:noProof w:val="0"/>
        </w:rPr>
        <w:t xml:space="preserve"> element according to the </w:t>
      </w:r>
      <w:proofErr w:type="spellStart"/>
      <w:r w:rsidRPr="00F537E0">
        <w:rPr>
          <w:noProof w:val="0"/>
        </w:rPr>
        <w:t>EXPath</w:t>
      </w:r>
      <w:proofErr w:type="spellEnd"/>
      <w:r w:rsidRPr="00F537E0">
        <w:rPr>
          <w:noProof w:val="0"/>
        </w:rPr>
        <w:t xml:space="preserve"> HTTP Client Module.</w:t>
      </w:r>
    </w:p>
    <w:p w14:paraId="2F9A169B" w14:textId="77777777" w:rsidR="00F61BA2" w:rsidRPr="00F537E0" w:rsidRDefault="00F61BA2" w:rsidP="00F61BA2">
      <w:pPr>
        <w:pStyle w:val="Heading5"/>
        <w:numPr>
          <w:ilvl w:val="0"/>
          <w:numId w:val="0"/>
        </w:numPr>
      </w:pPr>
      <w:bookmarkStart w:id="264" w:name="_Toc461203719"/>
      <w:r w:rsidRPr="00F537E0">
        <w:t>3.73.4.2.4.3 HTTP GET Protocol Requirements</w:t>
      </w:r>
      <w:bookmarkEnd w:id="264"/>
    </w:p>
    <w:p w14:paraId="45620B1B" w14:textId="77777777" w:rsidR="00F61BA2" w:rsidRPr="00F537E0" w:rsidRDefault="00F61BA2" w:rsidP="00F61BA2">
      <w:pPr>
        <w:pStyle w:val="BodyText"/>
        <w:rPr>
          <w:noProof w:val="0"/>
        </w:rPr>
      </w:pPr>
      <w:r w:rsidRPr="00F537E0">
        <w:rPr>
          <w:noProof w:val="0"/>
        </w:rPr>
        <w:t xml:space="preserve">The syntax of the </w:t>
      </w:r>
      <w:r w:rsidRPr="00F537E0">
        <w:rPr>
          <w:noProof w:val="0"/>
          <w:szCs w:val="24"/>
        </w:rPr>
        <w:t>HTTP GET transport</w:t>
      </w:r>
      <w:r w:rsidRPr="00F537E0">
        <w:rPr>
          <w:noProof w:val="0"/>
        </w:rPr>
        <w:t xml:space="preserve"> is defined </w:t>
      </w:r>
      <w:r w:rsidRPr="00F537E0">
        <w:t xml:space="preserve">in the XFORMS </w:t>
      </w:r>
      <w:r w:rsidRPr="00F537E0">
        <w:rPr>
          <w:rFonts w:ascii="Courier New" w:hAnsi="Courier New" w:cs="Courier New"/>
          <w:sz w:val="20"/>
        </w:rPr>
        <w:t>model</w:t>
      </w:r>
      <w:r w:rsidRPr="00F537E0">
        <w:rPr>
          <w:sz w:val="20"/>
        </w:rPr>
        <w:t xml:space="preserve">  </w:t>
      </w:r>
      <w:r w:rsidRPr="00F537E0">
        <w:t xml:space="preserve">for the </w:t>
      </w:r>
      <w:r w:rsidRPr="00F537E0">
        <w:rPr>
          <w:rFonts w:ascii="Courier New" w:hAnsi="Courier New" w:cs="Courier New"/>
          <w:sz w:val="20"/>
        </w:rPr>
        <w:t>csd:careServicesFunction</w:t>
      </w:r>
      <w:r w:rsidRPr="00F537E0">
        <w:rPr>
          <w:sz w:val="20"/>
        </w:rPr>
        <w:t xml:space="preserve"> </w:t>
      </w:r>
      <w:r w:rsidRPr="00F537E0">
        <w:t>defintion of the stored function in ITI TF-2x: Appendix Y.3.</w:t>
      </w:r>
      <w:r w:rsidRPr="00F537E0">
        <w:rPr>
          <w:noProof w:val="0"/>
        </w:rPr>
        <w:t xml:space="preserve"> Once the response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[id='care-services-result']</w:t>
      </w:r>
      <w:r w:rsidRPr="00F537E0">
        <w:rPr>
          <w:noProof w:val="0"/>
        </w:rPr>
        <w:t xml:space="preserve"> has been prepared, the responding actor shall:</w:t>
      </w:r>
    </w:p>
    <w:p w14:paraId="5D50D9A2" w14:textId="53BAC11C" w:rsidR="00F61BA2" w:rsidRPr="00F537E0" w:rsidRDefault="00F61BA2" w:rsidP="00F61BA2">
      <w:pPr>
        <w:pStyle w:val="BodyText"/>
        <w:numPr>
          <w:ilvl w:val="0"/>
          <w:numId w:val="106"/>
        </w:numPr>
        <w:rPr>
          <w:noProof w:val="0"/>
        </w:rPr>
      </w:pPr>
      <w:r w:rsidRPr="00F537E0">
        <w:rPr>
          <w:noProof w:val="0"/>
        </w:rPr>
        <w:t xml:space="preserve">Process the actions for the </w:t>
      </w:r>
      <w:proofErr w:type="spellStart"/>
      <w:r w:rsidRPr="00F537E0">
        <w:rPr>
          <w:rFonts w:ascii="Courier New" w:hAnsi="Courier New" w:cs="Courier New"/>
          <w:noProof w:val="0"/>
          <w:sz w:val="21"/>
        </w:rPr>
        <w:t>xforms</w:t>
      </w:r>
      <w:proofErr w:type="spellEnd"/>
      <w:r w:rsidRPr="00F537E0">
        <w:rPr>
          <w:rFonts w:ascii="Courier New" w:hAnsi="Courier New" w:cs="Courier New"/>
          <w:noProof w:val="0"/>
          <w:sz w:val="21"/>
        </w:rPr>
        <w:t>-submit-done</w:t>
      </w:r>
      <w:r w:rsidRPr="00F537E0">
        <w:rPr>
          <w:noProof w:val="0"/>
        </w:rPr>
        <w:t xml:space="preserve"> event as defined under the </w:t>
      </w:r>
      <w:proofErr w:type="spellStart"/>
      <w:proofErr w:type="gramStart"/>
      <w:r w:rsidRPr="00F537E0">
        <w:rPr>
          <w:rFonts w:ascii="Courier New" w:hAnsi="Courier New" w:cs="Courier New"/>
          <w:noProof w:val="0"/>
          <w:sz w:val="20"/>
        </w:rPr>
        <w:t>xforms:actions</w:t>
      </w:r>
      <w:proofErr w:type="spellEnd"/>
      <w:proofErr w:type="gramEnd"/>
      <w:r w:rsidRPr="00F537E0">
        <w:rPr>
          <w:rFonts w:ascii="Courier New" w:hAnsi="Courier New" w:cs="Courier New"/>
          <w:noProof w:val="0"/>
          <w:sz w:val="20"/>
        </w:rPr>
        <w:t xml:space="preserve">[id='http-get-prepare'] </w:t>
      </w:r>
      <w:r w:rsidRPr="00F537E0">
        <w:rPr>
          <w:noProof w:val="0"/>
        </w:rPr>
        <w:t>element</w:t>
      </w:r>
    </w:p>
    <w:p w14:paraId="364F9D1F" w14:textId="72CC3E35" w:rsidR="00F61BA2" w:rsidRPr="007B0978" w:rsidRDefault="00F61BA2" w:rsidP="0076459B">
      <w:pPr>
        <w:pStyle w:val="BodyText"/>
        <w:numPr>
          <w:ilvl w:val="0"/>
          <w:numId w:val="106"/>
        </w:numPr>
      </w:pPr>
      <w:r w:rsidRPr="00F537E0">
        <w:rPr>
          <w:noProof w:val="0"/>
        </w:rPr>
        <w:t xml:space="preserve">return the resulting content of the </w:t>
      </w:r>
      <w:proofErr w:type="spellStart"/>
      <w:proofErr w:type="gramStart"/>
      <w:r w:rsidRPr="00F537E0">
        <w:rPr>
          <w:rFonts w:ascii="Courier New" w:hAnsi="Courier New" w:cs="Courier New"/>
          <w:noProof w:val="0"/>
          <w:sz w:val="20"/>
        </w:rPr>
        <w:t>xforms:instance</w:t>
      </w:r>
      <w:proofErr w:type="spellEnd"/>
      <w:proofErr w:type="gramEnd"/>
      <w:r w:rsidRPr="00F537E0">
        <w:rPr>
          <w:rFonts w:ascii="Courier New" w:hAnsi="Courier New" w:cs="Courier New"/>
          <w:noProof w:val="0"/>
          <w:sz w:val="20"/>
        </w:rPr>
        <w:t xml:space="preserve">[id='http-get-response'] </w:t>
      </w:r>
      <w:r w:rsidRPr="00F537E0">
        <w:rPr>
          <w:noProof w:val="0"/>
        </w:rPr>
        <w:t xml:space="preserve">to the requesting actor as defined by the relative </w:t>
      </w:r>
      <w:proofErr w:type="gramStart"/>
      <w:r w:rsidRPr="00F537E0">
        <w:rPr>
          <w:rFonts w:ascii="Courier New" w:hAnsi="Courier New" w:cs="Courier New"/>
          <w:noProof w:val="0"/>
          <w:sz w:val="20"/>
        </w:rPr>
        <w:t>http:result</w:t>
      </w:r>
      <w:proofErr w:type="gramEnd"/>
      <w:r w:rsidRPr="00F537E0">
        <w:rPr>
          <w:noProof w:val="0"/>
        </w:rPr>
        <w:t xml:space="preserve"> element according to the </w:t>
      </w:r>
      <w:proofErr w:type="spellStart"/>
      <w:r w:rsidRPr="00F537E0">
        <w:rPr>
          <w:noProof w:val="0"/>
        </w:rPr>
        <w:t>EXPath</w:t>
      </w:r>
      <w:proofErr w:type="spellEnd"/>
      <w:r w:rsidRPr="00F537E0">
        <w:rPr>
          <w:noProof w:val="0"/>
        </w:rPr>
        <w:t xml:space="preserve"> HTTP Client Module.</w:t>
      </w:r>
    </w:p>
    <w:p w14:paraId="44455F88" w14:textId="518AA376" w:rsidR="00FD6280" w:rsidRPr="007B0978" w:rsidRDefault="00FD6280" w:rsidP="003373EB">
      <w:pPr>
        <w:pStyle w:val="Heading4"/>
        <w:numPr>
          <w:ilvl w:val="0"/>
          <w:numId w:val="0"/>
        </w:numPr>
        <w:tabs>
          <w:tab w:val="num" w:pos="1080"/>
        </w:tabs>
        <w:rPr>
          <w:noProof w:val="0"/>
        </w:rPr>
      </w:pPr>
      <w:bookmarkStart w:id="265" w:name="_Toc461203720"/>
      <w:r w:rsidRPr="007B0978">
        <w:rPr>
          <w:noProof w:val="0"/>
        </w:rPr>
        <w:t xml:space="preserve">3.73.4.3 Find Matching Services Request (Ad hoc XQuery </w:t>
      </w:r>
      <w:r w:rsidR="005E006B" w:rsidRPr="007B0978">
        <w:rPr>
          <w:noProof w:val="0"/>
        </w:rPr>
        <w:t>Option</w:t>
      </w:r>
      <w:r w:rsidRPr="007B0978">
        <w:rPr>
          <w:noProof w:val="0"/>
        </w:rPr>
        <w:t>)</w:t>
      </w:r>
      <w:bookmarkEnd w:id="265"/>
    </w:p>
    <w:p w14:paraId="346EBF38" w14:textId="7E5AA97C" w:rsidR="00FD6280" w:rsidRPr="007B0978" w:rsidRDefault="00FD6280" w:rsidP="00AD7DED">
      <w:pPr>
        <w:pStyle w:val="BodyText"/>
        <w:rPr>
          <w:noProof w:val="0"/>
        </w:rPr>
      </w:pPr>
      <w:r w:rsidRPr="007B0978">
        <w:rPr>
          <w:noProof w:val="0"/>
        </w:rPr>
        <w:t xml:space="preserve">A Service Finder or Care Services </w:t>
      </w:r>
      <w:proofErr w:type="spellStart"/>
      <w:r w:rsidRPr="007B0978">
        <w:rPr>
          <w:noProof w:val="0"/>
        </w:rPr>
        <w:t>InfoManager</w:t>
      </w:r>
      <w:proofErr w:type="spellEnd"/>
      <w:r w:rsidRPr="007B0978">
        <w:rPr>
          <w:noProof w:val="0"/>
        </w:rPr>
        <w:t xml:space="preserve"> that supports the Ad hoc XQuery </w:t>
      </w:r>
      <w:r w:rsidR="005E006B" w:rsidRPr="007B0978">
        <w:rPr>
          <w:noProof w:val="0"/>
        </w:rPr>
        <w:t>Option</w:t>
      </w:r>
      <w:r w:rsidRPr="007B0978">
        <w:rPr>
          <w:noProof w:val="0"/>
        </w:rPr>
        <w:t xml:space="preserve"> shall support the Ad hoc </w:t>
      </w:r>
      <w:proofErr w:type="spellStart"/>
      <w:r w:rsidRPr="007B0978">
        <w:rPr>
          <w:noProof w:val="0"/>
        </w:rPr>
        <w:t>XQueries</w:t>
      </w:r>
      <w:proofErr w:type="spellEnd"/>
      <w:r w:rsidRPr="007B0978">
        <w:rPr>
          <w:noProof w:val="0"/>
        </w:rPr>
        <w:t xml:space="preserve"> described in </w:t>
      </w:r>
      <w:r w:rsidR="00D505D7" w:rsidRPr="007B0978">
        <w:rPr>
          <w:noProof w:val="0"/>
        </w:rPr>
        <w:t>S</w:t>
      </w:r>
      <w:r w:rsidRPr="007B0978">
        <w:rPr>
          <w:noProof w:val="0"/>
        </w:rPr>
        <w:t>ections 3.73.4.3 and 3.73.4.4.</w:t>
      </w:r>
    </w:p>
    <w:p w14:paraId="1BFE5FB5" w14:textId="77777777" w:rsidR="00263B2E" w:rsidRPr="007B0978" w:rsidRDefault="00263B2E" w:rsidP="00263B2E">
      <w:pPr>
        <w:pStyle w:val="BodyText"/>
        <w:rPr>
          <w:noProof w:val="0"/>
        </w:rPr>
      </w:pPr>
      <w:r w:rsidRPr="007B0978">
        <w:rPr>
          <w:noProof w:val="0"/>
        </w:rPr>
        <w:t>In the definition of the Find Matching Services Request the following XML namespaces are used.</w:t>
      </w:r>
    </w:p>
    <w:p w14:paraId="43F2626C" w14:textId="77777777" w:rsidR="00D505D7" w:rsidRPr="007B0978" w:rsidRDefault="00D505D7" w:rsidP="00D505D7">
      <w:pPr>
        <w:pStyle w:val="BodyText"/>
        <w:rPr>
          <w:noProof w:val="0"/>
        </w:rPr>
      </w:pPr>
    </w:p>
    <w:p w14:paraId="08AA624C" w14:textId="70C6DAAA" w:rsidR="00263B2E" w:rsidRPr="007B0978" w:rsidRDefault="00263B2E" w:rsidP="00263B2E">
      <w:pPr>
        <w:pStyle w:val="TableTitle"/>
      </w:pPr>
      <w:r w:rsidRPr="007B0978">
        <w:t xml:space="preserve">Table </w:t>
      </w:r>
      <w:r w:rsidR="00F20D4D">
        <w:t>3.</w:t>
      </w:r>
      <w:r w:rsidRPr="007B0978">
        <w:t>73.4.3-1:</w:t>
      </w:r>
      <w:r w:rsidR="001624B0">
        <w:t xml:space="preserve"> </w:t>
      </w:r>
      <w:r w:rsidRPr="007B0978">
        <w:t>Namespace Definitions</w:t>
      </w:r>
    </w:p>
    <w:tbl>
      <w:tblPr>
        <w:tblW w:w="0" w:type="auto"/>
        <w:tblInd w:w="-5" w:type="dxa"/>
        <w:tblLayout w:type="fixed"/>
        <w:tblLook w:val="0000" w:firstRow="0" w:lastRow="0" w:firstColumn="0" w:lastColumn="0" w:noHBand="0" w:noVBand="0"/>
      </w:tblPr>
      <w:tblGrid>
        <w:gridCol w:w="1998"/>
        <w:gridCol w:w="6220"/>
      </w:tblGrid>
      <w:tr w:rsidR="00263B2E" w:rsidRPr="007B0978" w14:paraId="7E7E7365" w14:textId="77777777" w:rsidTr="004E086B">
        <w:tc>
          <w:tcPr>
            <w:tcW w:w="1998" w:type="dxa"/>
            <w:tcBorders>
              <w:top w:val="single" w:sz="4" w:space="0" w:color="000000"/>
              <w:left w:val="single" w:sz="4" w:space="0" w:color="000000"/>
              <w:bottom w:val="single" w:sz="4" w:space="0" w:color="000000"/>
            </w:tcBorders>
          </w:tcPr>
          <w:p w14:paraId="0B89B24A" w14:textId="77777777" w:rsidR="00263B2E" w:rsidRPr="007B0978" w:rsidRDefault="00263B2E" w:rsidP="004E086B">
            <w:pPr>
              <w:pStyle w:val="TableEntry"/>
              <w:rPr>
                <w:rStyle w:val="XMLname"/>
                <w:noProof w:val="0"/>
              </w:rPr>
            </w:pPr>
            <w:proofErr w:type="spellStart"/>
            <w:r w:rsidRPr="007B0978">
              <w:rPr>
                <w:rStyle w:val="XMLname"/>
                <w:noProof w:val="0"/>
              </w:rPr>
              <w:t>csd</w:t>
            </w:r>
            <w:proofErr w:type="spellEnd"/>
          </w:p>
        </w:tc>
        <w:tc>
          <w:tcPr>
            <w:tcW w:w="6220" w:type="dxa"/>
            <w:tcBorders>
              <w:top w:val="single" w:sz="4" w:space="0" w:color="000000"/>
              <w:left w:val="single" w:sz="4" w:space="0" w:color="000000"/>
              <w:bottom w:val="single" w:sz="4" w:space="0" w:color="000000"/>
              <w:right w:val="single" w:sz="4" w:space="0" w:color="000000"/>
            </w:tcBorders>
          </w:tcPr>
          <w:p w14:paraId="3C896898" w14:textId="77777777" w:rsidR="00263B2E" w:rsidRPr="007B0978" w:rsidRDefault="00263B2E" w:rsidP="004E086B">
            <w:pPr>
              <w:pStyle w:val="TableEntry"/>
              <w:rPr>
                <w:rStyle w:val="XMLname"/>
                <w:noProof w:val="0"/>
              </w:rPr>
            </w:pPr>
            <w:proofErr w:type="gramStart"/>
            <w:r w:rsidRPr="007B0978">
              <w:rPr>
                <w:rStyle w:val="XMLname"/>
                <w:noProof w:val="0"/>
              </w:rPr>
              <w:t>urn:ihe</w:t>
            </w:r>
            <w:proofErr w:type="gramEnd"/>
            <w:r w:rsidRPr="007B0978">
              <w:rPr>
                <w:rStyle w:val="XMLname"/>
                <w:noProof w:val="0"/>
              </w:rPr>
              <w:t>:</w:t>
            </w:r>
            <w:proofErr w:type="gramStart"/>
            <w:r w:rsidRPr="007B0978">
              <w:rPr>
                <w:rStyle w:val="XMLname"/>
                <w:noProof w:val="0"/>
              </w:rPr>
              <w:t>iti:csd</w:t>
            </w:r>
            <w:proofErr w:type="gramEnd"/>
            <w:r w:rsidRPr="007B0978">
              <w:rPr>
                <w:rStyle w:val="XMLname"/>
                <w:noProof w:val="0"/>
              </w:rPr>
              <w:t>:2013</w:t>
            </w:r>
          </w:p>
        </w:tc>
      </w:tr>
    </w:tbl>
    <w:p w14:paraId="559CEB90" w14:textId="541DE446" w:rsidR="00263B2E" w:rsidRPr="007B0978" w:rsidRDefault="00263B2E" w:rsidP="00AD7DED">
      <w:pPr>
        <w:pStyle w:val="BodyText"/>
        <w:rPr>
          <w:noProof w:val="0"/>
        </w:rPr>
      </w:pPr>
      <w:r w:rsidRPr="007B0978">
        <w:rPr>
          <w:noProof w:val="0"/>
        </w:rPr>
        <w:t xml:space="preserve">The </w:t>
      </w:r>
      <w:proofErr w:type="spellStart"/>
      <w:r w:rsidRPr="007B0978">
        <w:rPr>
          <w:rStyle w:val="XMLname"/>
          <w:noProof w:val="0"/>
        </w:rPr>
        <w:t>csd</w:t>
      </w:r>
      <w:proofErr w:type="spellEnd"/>
      <w:r w:rsidRPr="007B0978">
        <w:rPr>
          <w:noProof w:val="0"/>
        </w:rPr>
        <w:t xml:space="preserve"> namespace is also as used as the default element namespace for describing elements of “CSD” and “Find Matching Services Request” documents</w:t>
      </w:r>
    </w:p>
    <w:p w14:paraId="17AAA6E1" w14:textId="77777777" w:rsidR="00FD6280" w:rsidRPr="007B0978" w:rsidRDefault="00FD6280" w:rsidP="00E147BD">
      <w:pPr>
        <w:pStyle w:val="Heading5"/>
        <w:numPr>
          <w:ilvl w:val="0"/>
          <w:numId w:val="0"/>
        </w:numPr>
      </w:pPr>
      <w:bookmarkStart w:id="266" w:name="_Toc461203721"/>
      <w:r w:rsidRPr="007B0978">
        <w:lastRenderedPageBreak/>
        <w:t>3.73.4.3.1 Trigger Event</w:t>
      </w:r>
      <w:bookmarkEnd w:id="266"/>
    </w:p>
    <w:p w14:paraId="08D0CFEC" w14:textId="772506AF" w:rsidR="00FD6280" w:rsidRPr="007B0978" w:rsidRDefault="00FD6280" w:rsidP="00CE5F7A">
      <w:pPr>
        <w:pStyle w:val="BodyText"/>
        <w:rPr>
          <w:noProof w:val="0"/>
        </w:rPr>
      </w:pPr>
      <w:r w:rsidRPr="007B0978">
        <w:rPr>
          <w:noProof w:val="0"/>
        </w:rPr>
        <w:t xml:space="preserve">A Service Finder </w:t>
      </w:r>
      <w:r w:rsidR="005E006B" w:rsidRPr="007B0978">
        <w:rPr>
          <w:noProof w:val="0"/>
        </w:rPr>
        <w:t>Actor</w:t>
      </w:r>
      <w:r w:rsidRPr="007B0978">
        <w:rPr>
          <w:noProof w:val="0"/>
        </w:rPr>
        <w:t xml:space="preserve"> sends a Find Services Request (Ad hoc XQuery) when it needs to access service information maintained by the Care Services </w:t>
      </w:r>
      <w:proofErr w:type="spellStart"/>
      <w:r w:rsidRPr="007B0978">
        <w:rPr>
          <w:noProof w:val="0"/>
        </w:rPr>
        <w:t>InfoManager</w:t>
      </w:r>
      <w:proofErr w:type="spellEnd"/>
      <w:r w:rsidRPr="007B0978">
        <w:rPr>
          <w:noProof w:val="0"/>
        </w:rPr>
        <w:t xml:space="preserve"> and where there is not already a suitable stored query for this purpose.</w:t>
      </w:r>
    </w:p>
    <w:p w14:paraId="4DC53D77" w14:textId="382D82A5" w:rsidR="00FD6280" w:rsidRPr="007B0978" w:rsidRDefault="00FD6280" w:rsidP="00E147BD">
      <w:pPr>
        <w:pStyle w:val="Heading5"/>
        <w:numPr>
          <w:ilvl w:val="0"/>
          <w:numId w:val="0"/>
        </w:numPr>
        <w:tabs>
          <w:tab w:val="num" w:pos="1800"/>
          <w:tab w:val="num" w:pos="2520"/>
        </w:tabs>
      </w:pPr>
      <w:bookmarkStart w:id="267" w:name="_Toc461203722"/>
      <w:r w:rsidRPr="007B0978">
        <w:t>3.73.4.3.2 Message Semantics</w:t>
      </w:r>
      <w:bookmarkEnd w:id="267"/>
    </w:p>
    <w:p w14:paraId="0F07C05A" w14:textId="77777777" w:rsidR="008417CA" w:rsidRPr="0076459B" w:rsidRDefault="008417CA" w:rsidP="008417CA">
      <w:pPr>
        <w:pStyle w:val="BodyText"/>
        <w:rPr>
          <w:noProof w:val="0"/>
        </w:rPr>
      </w:pPr>
      <w:r w:rsidRPr="0076459B">
        <w:rPr>
          <w:noProof w:val="0"/>
        </w:rPr>
        <w:t xml:space="preserve">The message semantics for a Find Matching Services [ITI-73] request shall be a Stored Query as defined Section 3.73.4.1.1.  The Service Finder shall convey the Find Matching Services request using either the </w:t>
      </w:r>
      <w:r w:rsidRPr="0076459B">
        <w:rPr>
          <w:noProof w:val="0"/>
          <w:szCs w:val="24"/>
        </w:rPr>
        <w:t>HTTP POST or</w:t>
      </w:r>
      <w:r w:rsidRPr="0076459B">
        <w:rPr>
          <w:noProof w:val="0"/>
        </w:rPr>
        <w:t xml:space="preserve"> SOAP transport protocols as defined in Section 3.73.4.1.4   </w:t>
      </w:r>
    </w:p>
    <w:p w14:paraId="376AE502" w14:textId="77777777" w:rsidR="008417CA" w:rsidRPr="0076459B" w:rsidRDefault="008417CA" w:rsidP="008417CA">
      <w:pPr>
        <w:pStyle w:val="BodyText"/>
        <w:rPr>
          <w:noProof w:val="0"/>
        </w:rPr>
      </w:pPr>
      <w:r w:rsidRPr="0076459B">
        <w:rPr>
          <w:noProof w:val="0"/>
        </w:rPr>
        <w:t xml:space="preserve">The semantic definition of the query parameter for the Stored Query is defined in Section 3.73.4.3.2.1.  </w:t>
      </w:r>
    </w:p>
    <w:p w14:paraId="1AE04CEE" w14:textId="77777777" w:rsidR="008417CA" w:rsidRPr="0076459B" w:rsidRDefault="008417CA" w:rsidP="008417CA">
      <w:pPr>
        <w:pStyle w:val="BodyText"/>
        <w:rPr>
          <w:noProof w:val="0"/>
        </w:rPr>
      </w:pPr>
      <w:r w:rsidRPr="0076459B">
        <w:rPr>
          <w:noProof w:val="0"/>
        </w:rPr>
        <w:t xml:space="preserve">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noProof w:val="0"/>
          <w:sz w:val="20"/>
        </w:rPr>
        <w:t xml:space="preserve"> </w:t>
      </w:r>
      <w:r w:rsidRPr="0076459B">
        <w:rPr>
          <w:noProof w:val="0"/>
        </w:rPr>
        <w:t xml:space="preserve">XML required to define the </w:t>
      </w:r>
      <w:proofErr w:type="spellStart"/>
      <w:r w:rsidRPr="0076459B">
        <w:rPr>
          <w:noProof w:val="0"/>
        </w:rPr>
        <w:t>Adhoc</w:t>
      </w:r>
      <w:proofErr w:type="spellEnd"/>
      <w:r w:rsidRPr="0076459B">
        <w:rPr>
          <w:noProof w:val="0"/>
        </w:rPr>
        <w:t xml:space="preserve"> Option can be found in ITI TF-2x: Appendix Y, Figure Y.3-1 – Y.3-4. </w:t>
      </w:r>
      <w:r w:rsidRPr="0076459B">
        <w:rPr>
          <w:noProof w:val="0"/>
          <w:szCs w:val="24"/>
        </w:rPr>
        <w:t>For a non-normative XQuery implementation, see ITI TF-2x: Appendix W.</w:t>
      </w:r>
    </w:p>
    <w:p w14:paraId="5A847886" w14:textId="77777777" w:rsidR="004808C5" w:rsidRPr="0076459B" w:rsidRDefault="004808C5" w:rsidP="004808C5">
      <w:pPr>
        <w:pStyle w:val="Heading5"/>
        <w:numPr>
          <w:ilvl w:val="0"/>
          <w:numId w:val="0"/>
        </w:numPr>
        <w:tabs>
          <w:tab w:val="num" w:pos="1800"/>
          <w:tab w:val="num" w:pos="2520"/>
        </w:tabs>
      </w:pPr>
      <w:bookmarkStart w:id="268" w:name="_Toc461203723"/>
      <w:r w:rsidRPr="0076459B">
        <w:t>3.73.4.3.2.1 Query Parameters</w:t>
      </w:r>
      <w:bookmarkEnd w:id="268"/>
    </w:p>
    <w:p w14:paraId="1AE8183C" w14:textId="3367C054" w:rsidR="00675E8D" w:rsidRPr="007B0978" w:rsidRDefault="00675E8D" w:rsidP="00CE5F7A">
      <w:pPr>
        <w:pStyle w:val="BodyText"/>
        <w:rPr>
          <w:noProof w:val="0"/>
        </w:rPr>
      </w:pPr>
      <w:r w:rsidRPr="007B0978">
        <w:rPr>
          <w:noProof w:val="0"/>
        </w:rPr>
        <w:t xml:space="preserve">Query Parameters are defined (formatted as per the XFORMS core model specification) as the content of the </w:t>
      </w:r>
      <w:r w:rsidR="00FC01D0">
        <w:rPr>
          <w:rStyle w:val="XMLname"/>
        </w:rPr>
        <w:t>csd:a</w:t>
      </w:r>
      <w:r w:rsidRPr="00E147BD">
        <w:rPr>
          <w:rStyle w:val="XMLname"/>
        </w:rPr>
        <w:t>dhoc</w:t>
      </w:r>
      <w:r w:rsidRPr="007B0978">
        <w:rPr>
          <w:noProof w:val="0"/>
        </w:rPr>
        <w:t xml:space="preserve"> element</w:t>
      </w:r>
      <w:r w:rsidR="00E30526" w:rsidRPr="007B0978">
        <w:rPr>
          <w:noProof w:val="0"/>
        </w:rPr>
        <w:t>.</w:t>
      </w:r>
    </w:p>
    <w:p w14:paraId="5A070193" w14:textId="2E4A36E0" w:rsidR="00FD6280" w:rsidRPr="007B0978" w:rsidRDefault="00FD6280" w:rsidP="00CE5F7A">
      <w:pPr>
        <w:pStyle w:val="BodyText"/>
        <w:rPr>
          <w:noProof w:val="0"/>
        </w:rPr>
      </w:pPr>
      <w:r w:rsidRPr="007B0978">
        <w:rPr>
          <w:noProof w:val="0"/>
        </w:rPr>
        <w:t xml:space="preserve">The </w:t>
      </w:r>
      <w:r w:rsidR="00FC01D0">
        <w:rPr>
          <w:rStyle w:val="XMLname"/>
        </w:rPr>
        <w:t>csd:</w:t>
      </w:r>
      <w:r w:rsidR="00B808DD" w:rsidRPr="00E147BD">
        <w:rPr>
          <w:rStyle w:val="XMLname"/>
        </w:rPr>
        <w:t>dhoc</w:t>
      </w:r>
      <w:r w:rsidR="00B808DD" w:rsidRPr="007B0978">
        <w:rPr>
          <w:noProof w:val="0"/>
        </w:rPr>
        <w:t xml:space="preserve"> </w:t>
      </w:r>
      <w:r w:rsidRPr="007B0978">
        <w:rPr>
          <w:noProof w:val="0"/>
        </w:rPr>
        <w:t xml:space="preserve">element has two mandatory </w:t>
      </w:r>
      <w:r w:rsidR="00B808DD" w:rsidRPr="007B0978">
        <w:rPr>
          <w:noProof w:val="0"/>
        </w:rPr>
        <w:t>properties</w:t>
      </w:r>
      <w:r w:rsidRPr="007B0978">
        <w:rPr>
          <w:noProof w:val="0"/>
        </w:rPr>
        <w:t xml:space="preserve">: </w:t>
      </w:r>
    </w:p>
    <w:p w14:paraId="59D43D6A" w14:textId="7729E76A" w:rsidR="00E816FD" w:rsidRPr="007B0978" w:rsidRDefault="00EC4259" w:rsidP="00EC4259">
      <w:pPr>
        <w:pStyle w:val="ListNumber2"/>
        <w:numPr>
          <w:ilvl w:val="0"/>
          <w:numId w:val="71"/>
        </w:numPr>
      </w:pPr>
      <w:proofErr w:type="gramStart"/>
      <w:r w:rsidRPr="00E147BD">
        <w:rPr>
          <w:rStyle w:val="XMLname"/>
        </w:rPr>
        <w:t>text(</w:t>
      </w:r>
      <w:proofErr w:type="gramEnd"/>
      <w:r w:rsidRPr="00E147BD">
        <w:rPr>
          <w:rStyle w:val="XMLname"/>
        </w:rPr>
        <w:t>)</w:t>
      </w:r>
      <w:r w:rsidRPr="007B0978">
        <w:t xml:space="preserve">: The text content of the </w:t>
      </w:r>
      <w:proofErr w:type="spellStart"/>
      <w:r w:rsidRPr="007B0978">
        <w:t>adhoc</w:t>
      </w:r>
      <w:proofErr w:type="spellEnd"/>
      <w:r w:rsidRPr="007B0978">
        <w:t xml:space="preserve"> node shall be a well-formed XQuery conformant to the standards referenced in </w:t>
      </w:r>
      <w:r w:rsidR="007B0978">
        <w:t>Section</w:t>
      </w:r>
      <w:r w:rsidRPr="007B0978">
        <w:t xml:space="preserve"> 3.73.3</w:t>
      </w:r>
      <w:r w:rsidR="00FD6280" w:rsidRPr="007B0978">
        <w:t xml:space="preserve">. </w:t>
      </w:r>
    </w:p>
    <w:p w14:paraId="3E45039E" w14:textId="064963D7" w:rsidR="00E816FD" w:rsidRPr="007B0978" w:rsidRDefault="00FD6280" w:rsidP="006E5C45">
      <w:pPr>
        <w:pStyle w:val="ListNumber2"/>
        <w:numPr>
          <w:ilvl w:val="0"/>
          <w:numId w:val="71"/>
        </w:numPr>
      </w:pPr>
      <w:r w:rsidRPr="007B0978">
        <w:rPr>
          <w:rStyle w:val="XMLname"/>
        </w:rPr>
        <w:t>@content-type</w:t>
      </w:r>
      <w:r w:rsidR="008B268F" w:rsidRPr="007B0978">
        <w:t xml:space="preserve">: </w:t>
      </w:r>
      <w:r w:rsidRPr="007B0978">
        <w:t>This attribute is employed by the Service Finder to indicate the mime-type of the result of execution of the XQuery</w:t>
      </w:r>
      <w:r w:rsidR="008B268F" w:rsidRPr="007B0978">
        <w:t xml:space="preserve">. </w:t>
      </w:r>
      <w:r w:rsidRPr="007B0978">
        <w:t xml:space="preserve">Values must be conformant to: </w:t>
      </w:r>
    </w:p>
    <w:p w14:paraId="78A8A4C1" w14:textId="77777777" w:rsidR="00E816FD" w:rsidRPr="007B0978" w:rsidRDefault="00FD6280" w:rsidP="006E5C45">
      <w:pPr>
        <w:pStyle w:val="ListBullet3"/>
      </w:pPr>
      <w:r w:rsidRPr="007B0978">
        <w:t xml:space="preserve"> http://tools.ietf.org/html/rfc2045</w:t>
      </w:r>
    </w:p>
    <w:p w14:paraId="78C57094" w14:textId="77777777" w:rsidR="00E816FD" w:rsidRPr="007B0978" w:rsidRDefault="00FD6280" w:rsidP="006E5C45">
      <w:pPr>
        <w:pStyle w:val="ListBullet3"/>
      </w:pPr>
      <w:r w:rsidRPr="007B0978">
        <w:t xml:space="preserve"> http://tools.ietf.org/html/rfc2046</w:t>
      </w:r>
    </w:p>
    <w:p w14:paraId="497CD055" w14:textId="77777777" w:rsidR="00FD6280" w:rsidRPr="007B0978" w:rsidRDefault="00FD6280" w:rsidP="002E6AD6">
      <w:pPr>
        <w:pStyle w:val="BodyText"/>
        <w:rPr>
          <w:noProof w:val="0"/>
        </w:rPr>
      </w:pPr>
      <w:r w:rsidRPr="007B0978">
        <w:rPr>
          <w:noProof w:val="0"/>
        </w:rPr>
        <w:t>An example Ad hoc XQuery is shown below. Note, this example XQuery returns content as may be requested per the US Office of the National Coordinator’s Provider query #7  (</w:t>
      </w:r>
      <w:hyperlink r:id="rId32" w:history="1">
        <w:r w:rsidRPr="007B0978">
          <w:rPr>
            <w:rStyle w:val="Hyperlink"/>
            <w:noProof w:val="0"/>
          </w:rPr>
          <w:t>http://wiki.siframework.org/file/view/ESI%20Query%20and%20Response.pdf</w:t>
        </w:r>
      </w:hyperlink>
      <w:r w:rsidRPr="007B0978">
        <w:rPr>
          <w:noProof w:val="0"/>
        </w:rPr>
        <w:t xml:space="preserve">). </w:t>
      </w:r>
    </w:p>
    <w:p w14:paraId="54511C60" w14:textId="77777777" w:rsidR="00FD6280" w:rsidRPr="007B0978" w:rsidRDefault="00FD6280" w:rsidP="00A10275">
      <w:pPr>
        <w:pStyle w:val="BodyText"/>
        <w:rPr>
          <w:noProof w:val="0"/>
        </w:rPr>
      </w:pPr>
    </w:p>
    <w:p w14:paraId="46BA845D" w14:textId="47284A43" w:rsidR="00FD6280" w:rsidRPr="007B0978" w:rsidRDefault="00FD6280" w:rsidP="00E147BD">
      <w:pPr>
        <w:pStyle w:val="XMLFragment"/>
        <w:pBdr>
          <w:bottom w:val="single" w:sz="4" w:space="0" w:color="auto"/>
        </w:pBdr>
        <w:rPr>
          <w:noProof w:val="0"/>
          <w:color w:val="000000"/>
          <w:szCs w:val="24"/>
        </w:rPr>
      </w:pPr>
      <w:r w:rsidRPr="007B0978">
        <w:rPr>
          <w:noProof w:val="0"/>
          <w:color w:val="000096"/>
        </w:rPr>
        <w:lastRenderedPageBreak/>
        <w:t xml:space="preserve"> </w:t>
      </w:r>
      <w:r w:rsidRPr="007B0978">
        <w:rPr>
          <w:noProof w:val="0"/>
          <w:color w:val="000096"/>
          <w:szCs w:val="24"/>
        </w:rPr>
        <w:t>&lt;</w:t>
      </w:r>
      <w:proofErr w:type="spellStart"/>
      <w:proofErr w:type="gramStart"/>
      <w:r w:rsidR="00C77809">
        <w:rPr>
          <w:noProof w:val="0"/>
          <w:color w:val="000096"/>
          <w:szCs w:val="24"/>
        </w:rPr>
        <w:t>csd:</w:t>
      </w:r>
      <w:r w:rsidRPr="007B0978">
        <w:rPr>
          <w:noProof w:val="0"/>
          <w:color w:val="000096"/>
          <w:szCs w:val="24"/>
        </w:rPr>
        <w:t>careServicesRequest</w:t>
      </w:r>
      <w:proofErr w:type="spellEnd"/>
      <w:proofErr w:type="gramEnd"/>
      <w:r w:rsidRPr="007B0978">
        <w:rPr>
          <w:noProof w:val="0"/>
          <w:color w:val="000096"/>
          <w:szCs w:val="24"/>
        </w:rPr>
        <w:t>&gt;</w:t>
      </w:r>
      <w:r w:rsidRPr="007B0978">
        <w:rPr>
          <w:noProof w:val="0"/>
          <w:color w:val="000000"/>
          <w:szCs w:val="24"/>
        </w:rPr>
        <w:br/>
      </w:r>
      <w:r w:rsidR="00952FAA" w:rsidRPr="007B0978">
        <w:rPr>
          <w:noProof w:val="0"/>
          <w:color w:val="000096"/>
          <w:szCs w:val="24"/>
        </w:rPr>
        <w:t xml:space="preserve">  </w:t>
      </w:r>
      <w:r w:rsidR="00952FAA" w:rsidRPr="00E147BD">
        <w:rPr>
          <w:noProof w:val="0"/>
          <w:color w:val="000096"/>
          <w:szCs w:val="24"/>
        </w:rPr>
        <w:t>&lt;</w:t>
      </w:r>
      <w:proofErr w:type="spellStart"/>
      <w:proofErr w:type="gramStart"/>
      <w:r w:rsidR="00C77809">
        <w:rPr>
          <w:noProof w:val="0"/>
          <w:color w:val="000096"/>
          <w:szCs w:val="24"/>
        </w:rPr>
        <w:t>csd:</w:t>
      </w:r>
      <w:r w:rsidR="00952FAA" w:rsidRPr="00E147BD">
        <w:rPr>
          <w:noProof w:val="0"/>
          <w:color w:val="000096"/>
          <w:szCs w:val="24"/>
        </w:rPr>
        <w:t>function</w:t>
      </w:r>
      <w:proofErr w:type="spellEnd"/>
      <w:proofErr w:type="gramEnd"/>
      <w:r w:rsidR="00952FAA" w:rsidRPr="00E147BD">
        <w:rPr>
          <w:noProof w:val="0"/>
          <w:color w:val="F5844C"/>
          <w:szCs w:val="24"/>
        </w:rPr>
        <w:t xml:space="preserve"> urn=</w:t>
      </w:r>
      <w:r w:rsidR="00952FAA" w:rsidRPr="00E147BD">
        <w:rPr>
          <w:noProof w:val="0"/>
          <w:color w:val="993300"/>
          <w:szCs w:val="24"/>
        </w:rPr>
        <w:t>"</w:t>
      </w:r>
      <w:proofErr w:type="gramStart"/>
      <w:r w:rsidR="00952FAA" w:rsidRPr="00E147BD">
        <w:rPr>
          <w:noProof w:val="0"/>
          <w:color w:val="993300"/>
          <w:szCs w:val="24"/>
        </w:rPr>
        <w:t>urn:ihe</w:t>
      </w:r>
      <w:proofErr w:type="gramEnd"/>
      <w:r w:rsidR="00952FAA" w:rsidRPr="00E147BD">
        <w:rPr>
          <w:noProof w:val="0"/>
          <w:color w:val="993300"/>
          <w:szCs w:val="24"/>
        </w:rPr>
        <w:t>:</w:t>
      </w:r>
      <w:proofErr w:type="gramStart"/>
      <w:r w:rsidR="00952FAA" w:rsidRPr="00E147BD">
        <w:rPr>
          <w:noProof w:val="0"/>
          <w:color w:val="993300"/>
          <w:szCs w:val="24"/>
        </w:rPr>
        <w:t>iti:csd</w:t>
      </w:r>
      <w:proofErr w:type="gramEnd"/>
      <w:r w:rsidR="00952FAA" w:rsidRPr="00E147BD">
        <w:rPr>
          <w:noProof w:val="0"/>
          <w:color w:val="993300"/>
          <w:szCs w:val="24"/>
        </w:rPr>
        <w:t>:</w:t>
      </w:r>
      <w:proofErr w:type="gramStart"/>
      <w:r w:rsidR="00952FAA" w:rsidRPr="00E147BD">
        <w:rPr>
          <w:noProof w:val="0"/>
          <w:color w:val="993300"/>
          <w:szCs w:val="24"/>
        </w:rPr>
        <w:t>2014:adhoc</w:t>
      </w:r>
      <w:proofErr w:type="gramEnd"/>
      <w:r w:rsidR="00952FAA" w:rsidRPr="00E147BD">
        <w:rPr>
          <w:noProof w:val="0"/>
          <w:color w:val="993300"/>
          <w:szCs w:val="24"/>
        </w:rPr>
        <w:t>"</w:t>
      </w:r>
      <w:r w:rsidR="00952FAA" w:rsidRPr="00E147BD">
        <w:rPr>
          <w:noProof w:val="0"/>
          <w:color w:val="F5844C"/>
          <w:szCs w:val="24"/>
        </w:rPr>
        <w:t xml:space="preserve"> </w:t>
      </w:r>
      <w:r w:rsidR="00952FAA" w:rsidRPr="00E147BD">
        <w:rPr>
          <w:noProof w:val="0"/>
          <w:color w:val="000096"/>
          <w:szCs w:val="24"/>
        </w:rPr>
        <w:t>&gt;</w:t>
      </w:r>
      <w:r w:rsidR="00952FAA" w:rsidRPr="00E147BD">
        <w:rPr>
          <w:noProof w:val="0"/>
          <w:color w:val="000096"/>
          <w:szCs w:val="24"/>
        </w:rPr>
        <w:br/>
      </w:r>
      <w:r w:rsidR="00952FAA" w:rsidRPr="007B0978">
        <w:rPr>
          <w:noProof w:val="0"/>
          <w:color w:val="000096"/>
          <w:szCs w:val="24"/>
        </w:rPr>
        <w:t xml:space="preserve">   </w:t>
      </w:r>
      <w:r w:rsidR="00952FAA" w:rsidRPr="00E147BD">
        <w:rPr>
          <w:noProof w:val="0"/>
          <w:color w:val="000096"/>
          <w:szCs w:val="24"/>
        </w:rPr>
        <w:t>&lt;</w:t>
      </w:r>
      <w:proofErr w:type="spellStart"/>
      <w:proofErr w:type="gramStart"/>
      <w:r w:rsidR="00C77809">
        <w:rPr>
          <w:noProof w:val="0"/>
          <w:color w:val="000096"/>
          <w:szCs w:val="24"/>
        </w:rPr>
        <w:t>csd:</w:t>
      </w:r>
      <w:r w:rsidR="00952FAA" w:rsidRPr="00E147BD">
        <w:rPr>
          <w:noProof w:val="0"/>
          <w:color w:val="000096"/>
          <w:szCs w:val="24"/>
        </w:rPr>
        <w:t>adhoc</w:t>
      </w:r>
      <w:proofErr w:type="spellEnd"/>
      <w:proofErr w:type="gramEnd"/>
      <w:r w:rsidR="00952FAA" w:rsidRPr="00E147BD">
        <w:rPr>
          <w:noProof w:val="0"/>
          <w:color w:val="000096"/>
          <w:szCs w:val="24"/>
        </w:rPr>
        <w:t xml:space="preserve"> </w:t>
      </w:r>
      <w:r w:rsidR="00952FAA" w:rsidRPr="00E147BD">
        <w:rPr>
          <w:noProof w:val="0"/>
          <w:color w:val="F5844C"/>
          <w:szCs w:val="24"/>
        </w:rPr>
        <w:t>content-type</w:t>
      </w:r>
      <w:r w:rsidR="00952FAA" w:rsidRPr="00E147BD">
        <w:rPr>
          <w:noProof w:val="0"/>
          <w:color w:val="FF8040"/>
          <w:szCs w:val="24"/>
        </w:rPr>
        <w:t>=</w:t>
      </w:r>
      <w:r w:rsidR="00C77809">
        <w:rPr>
          <w:noProof w:val="0"/>
          <w:color w:val="993300"/>
          <w:szCs w:val="24"/>
        </w:rPr>
        <w:t>”</w:t>
      </w:r>
      <w:r w:rsidR="00952FAA" w:rsidRPr="00E147BD">
        <w:rPr>
          <w:noProof w:val="0"/>
          <w:color w:val="993300"/>
          <w:szCs w:val="24"/>
        </w:rPr>
        <w:t>text/xml</w:t>
      </w:r>
      <w:r w:rsidR="00090C0E">
        <w:rPr>
          <w:noProof w:val="0"/>
          <w:color w:val="993300"/>
          <w:szCs w:val="24"/>
        </w:rPr>
        <w:t>”</w:t>
      </w:r>
      <w:r w:rsidR="00952FAA" w:rsidRPr="00E147BD">
        <w:rPr>
          <w:noProof w:val="0"/>
          <w:color w:val="993300"/>
          <w:szCs w:val="24"/>
        </w:rPr>
        <w:t>&gt;</w:t>
      </w:r>
      <w:proofErr w:type="gramStart"/>
      <w:r w:rsidR="00090C0E" w:rsidRPr="0076459B">
        <w:rPr>
          <w:noProof w:val="0"/>
          <w:color w:val="993300"/>
          <w:szCs w:val="24"/>
        </w:rPr>
        <w:t>&lt;![CDATA[</w:t>
      </w:r>
      <w:proofErr w:type="gramEnd"/>
      <w:r w:rsidR="00952FAA" w:rsidRPr="007B0978">
        <w:rPr>
          <w:noProof w:val="0"/>
          <w:color w:val="000000"/>
          <w:szCs w:val="24"/>
        </w:rPr>
        <w:br/>
      </w:r>
      <w:r w:rsidRPr="007B0978">
        <w:rPr>
          <w:noProof w:val="0"/>
          <w:color w:val="000000"/>
          <w:szCs w:val="24"/>
        </w:rPr>
        <w:t xml:space="preserve"> </w:t>
      </w:r>
      <w:proofErr w:type="gramStart"/>
      <w:r w:rsidRPr="007B0978">
        <w:rPr>
          <w:noProof w:val="0"/>
          <w:color w:val="000000"/>
          <w:szCs w:val="24"/>
        </w:rPr>
        <w:t xml:space="preserve">   (</w:t>
      </w:r>
      <w:proofErr w:type="gramEnd"/>
      <w:r w:rsidRPr="007B0978">
        <w:rPr>
          <w:noProof w:val="0"/>
          <w:color w:val="000000"/>
          <w:szCs w:val="24"/>
        </w:rPr>
        <w:t xml:space="preserve">: </w:t>
      </w:r>
    </w:p>
    <w:p w14:paraId="7C74B66D"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This is an example query which searches for a Genetic Counselor (according to the BCBSIL</w:t>
      </w:r>
    </w:p>
    <w:p w14:paraId="24878137" w14:textId="2A52D1F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coding scheme) with a last name starting with </w:t>
      </w:r>
      <w:r w:rsidR="00C77809">
        <w:rPr>
          <w:noProof w:val="0"/>
          <w:color w:val="000000"/>
          <w:szCs w:val="24"/>
        </w:rPr>
        <w:t>“</w:t>
      </w:r>
      <w:r w:rsidRPr="007B0978">
        <w:rPr>
          <w:noProof w:val="0"/>
          <w:color w:val="000000"/>
          <w:szCs w:val="24"/>
        </w:rPr>
        <w:t>L</w:t>
      </w:r>
      <w:r w:rsidR="00C77809">
        <w:rPr>
          <w:noProof w:val="0"/>
          <w:color w:val="000000"/>
          <w:szCs w:val="24"/>
        </w:rPr>
        <w:t>”</w:t>
      </w:r>
      <w:r w:rsidRPr="007B0978">
        <w:rPr>
          <w:noProof w:val="0"/>
          <w:color w:val="000000"/>
          <w:szCs w:val="24"/>
        </w:rPr>
        <w:t xml:space="preserve"> and which is part of a </w:t>
      </w:r>
      <w:proofErr w:type="gramStart"/>
      <w:r w:rsidRPr="007B0978">
        <w:rPr>
          <w:noProof w:val="0"/>
          <w:color w:val="000000"/>
          <w:szCs w:val="24"/>
        </w:rPr>
        <w:t>Hospital</w:t>
      </w:r>
      <w:proofErr w:type="gramEnd"/>
    </w:p>
    <w:p w14:paraId="7D74DA24"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organizational </w:t>
      </w:r>
      <w:proofErr w:type="gramStart"/>
      <w:r w:rsidRPr="007B0978">
        <w:rPr>
          <w:noProof w:val="0"/>
          <w:color w:val="000000"/>
          <w:szCs w:val="24"/>
        </w:rPr>
        <w:t>network  (</w:t>
      </w:r>
      <w:proofErr w:type="gramEnd"/>
      <w:r w:rsidRPr="007B0978">
        <w:rPr>
          <w:noProof w:val="0"/>
          <w:color w:val="000000"/>
          <w:szCs w:val="24"/>
        </w:rPr>
        <w:t xml:space="preserve">according to the NCDHHS coding scheme) which is based </w:t>
      </w:r>
      <w:proofErr w:type="gramStart"/>
      <w:r w:rsidRPr="007B0978">
        <w:rPr>
          <w:noProof w:val="0"/>
          <w:color w:val="000000"/>
          <w:szCs w:val="24"/>
        </w:rPr>
        <w:t>in</w:t>
      </w:r>
      <w:proofErr w:type="gramEnd"/>
      <w:r w:rsidRPr="007B0978">
        <w:rPr>
          <w:noProof w:val="0"/>
          <w:color w:val="000000"/>
          <w:szCs w:val="24"/>
        </w:rPr>
        <w:t xml:space="preserve"> the</w:t>
      </w:r>
    </w:p>
    <w:p w14:paraId="06E19C01"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27599 zip code.</w:t>
      </w:r>
    </w:p>
    <w:p w14:paraId="182A8ED5" w14:textId="77777777" w:rsidR="00FD6280" w:rsidRPr="007B0978" w:rsidRDefault="00FD6280" w:rsidP="00E147BD">
      <w:pPr>
        <w:pStyle w:val="XMLFragment"/>
        <w:pBdr>
          <w:bottom w:val="single" w:sz="4" w:space="0" w:color="auto"/>
        </w:pBdr>
        <w:rPr>
          <w:noProof w:val="0"/>
          <w:color w:val="000000"/>
          <w:szCs w:val="24"/>
        </w:rPr>
      </w:pPr>
    </w:p>
    <w:p w14:paraId="33B64B42" w14:textId="77777777"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The query will be executed against the root element of the CSD document. </w:t>
      </w:r>
      <w:r w:rsidRPr="007B0978">
        <w:rPr>
          <w:noProof w:val="0"/>
          <w:color w:val="000000"/>
          <w:szCs w:val="24"/>
        </w:rPr>
        <w:br/>
        <w:t xml:space="preserve">       It is designed as a template where specific search parameters can be put into the</w:t>
      </w:r>
      <w:r w:rsidRPr="007B0978">
        <w:rPr>
          <w:noProof w:val="0"/>
          <w:color w:val="000000"/>
          <w:szCs w:val="24"/>
        </w:rPr>
        <w:br/>
        <w:t xml:space="preserve">       $</w:t>
      </w:r>
      <w:proofErr w:type="spellStart"/>
      <w:r w:rsidRPr="007B0978">
        <w:rPr>
          <w:noProof w:val="0"/>
          <w:color w:val="000000"/>
          <w:szCs w:val="24"/>
        </w:rPr>
        <w:t>orgSearch</w:t>
      </w:r>
      <w:proofErr w:type="spellEnd"/>
      <w:r w:rsidRPr="007B0978">
        <w:rPr>
          <w:noProof w:val="0"/>
          <w:color w:val="000000"/>
          <w:szCs w:val="24"/>
        </w:rPr>
        <w:t xml:space="preserve"> and $</w:t>
      </w:r>
      <w:proofErr w:type="spellStart"/>
      <w:r w:rsidRPr="007B0978">
        <w:rPr>
          <w:noProof w:val="0"/>
          <w:color w:val="000000"/>
          <w:szCs w:val="24"/>
        </w:rPr>
        <w:t>provSearch</w:t>
      </w:r>
      <w:proofErr w:type="spellEnd"/>
    </w:p>
    <w:p w14:paraId="7372008F" w14:textId="77777777" w:rsidR="00FD6280" w:rsidRPr="007B0978" w:rsidRDefault="00FD6280" w:rsidP="00E147BD">
      <w:pPr>
        <w:pStyle w:val="XMLFragment"/>
        <w:pBdr>
          <w:bottom w:val="single" w:sz="4" w:space="0" w:color="auto"/>
        </w:pBdr>
        <w:rPr>
          <w:noProof w:val="0"/>
          <w:color w:val="000000"/>
          <w:szCs w:val="24"/>
        </w:rPr>
      </w:pPr>
    </w:p>
    <w:p w14:paraId="778C6921" w14:textId="103781E8" w:rsidR="000A35DF" w:rsidRPr="007B0978" w:rsidRDefault="00D553D9" w:rsidP="00E147BD">
      <w:pPr>
        <w:pStyle w:val="XMLFragment"/>
        <w:pBdr>
          <w:bottom w:val="single" w:sz="4" w:space="0" w:color="auto"/>
        </w:pBdr>
        <w:rPr>
          <w:noProof w:val="0"/>
          <w:color w:val="000000"/>
          <w:szCs w:val="24"/>
        </w:rPr>
      </w:pPr>
      <w:r>
        <w:rPr>
          <w:noProof w:val="0"/>
          <w:color w:val="000000"/>
          <w:szCs w:val="24"/>
        </w:rPr>
        <w:t xml:space="preserve">   :)</w:t>
      </w:r>
      <w:r w:rsidR="00FD6280" w:rsidRPr="007B0978">
        <w:rPr>
          <w:noProof w:val="0"/>
          <w:color w:val="000000"/>
          <w:szCs w:val="24"/>
        </w:rPr>
        <w:t xml:space="preserve">    </w:t>
      </w:r>
      <w:r w:rsidR="00FC1ABC">
        <w:rPr>
          <w:noProof w:val="0"/>
          <w:color w:val="000000"/>
          <w:szCs w:val="24"/>
        </w:rPr>
        <w:br/>
        <w:t xml:space="preserve">    </w:t>
      </w:r>
      <w:r w:rsidR="00FC1ABC" w:rsidRPr="00FC1ABC">
        <w:rPr>
          <w:noProof w:val="0"/>
          <w:color w:val="000000"/>
          <w:szCs w:val="24"/>
        </w:rPr>
        <w:t xml:space="preserve">declare default </w:t>
      </w:r>
      <w:proofErr w:type="gramStart"/>
      <w:r w:rsidR="00FC1ABC" w:rsidRPr="00FC1ABC">
        <w:rPr>
          <w:noProof w:val="0"/>
          <w:color w:val="000000"/>
          <w:szCs w:val="24"/>
        </w:rPr>
        <w:t>element  namespace</w:t>
      </w:r>
      <w:proofErr w:type="gramEnd"/>
      <w:r w:rsidR="00FC1ABC" w:rsidRPr="00FC1ABC">
        <w:rPr>
          <w:noProof w:val="0"/>
          <w:color w:val="000000"/>
          <w:szCs w:val="24"/>
        </w:rPr>
        <w:t xml:space="preserve">   "</w:t>
      </w:r>
      <w:proofErr w:type="gramStart"/>
      <w:r w:rsidR="00FC1ABC" w:rsidRPr="00FC1ABC">
        <w:rPr>
          <w:noProof w:val="0"/>
          <w:color w:val="000000"/>
          <w:szCs w:val="24"/>
        </w:rPr>
        <w:t>urn:ihe</w:t>
      </w:r>
      <w:proofErr w:type="gramEnd"/>
      <w:r w:rsidR="00FC1ABC" w:rsidRPr="00FC1ABC">
        <w:rPr>
          <w:noProof w:val="0"/>
          <w:color w:val="000000"/>
          <w:szCs w:val="24"/>
        </w:rPr>
        <w:t>:</w:t>
      </w:r>
      <w:proofErr w:type="gramStart"/>
      <w:r w:rsidR="00FC1ABC" w:rsidRPr="00FC1ABC">
        <w:rPr>
          <w:noProof w:val="0"/>
          <w:color w:val="000000"/>
          <w:szCs w:val="24"/>
        </w:rPr>
        <w:t>iti:csd</w:t>
      </w:r>
      <w:proofErr w:type="gramEnd"/>
      <w:r w:rsidR="00FC1ABC" w:rsidRPr="00FC1ABC">
        <w:rPr>
          <w:noProof w:val="0"/>
          <w:color w:val="000000"/>
          <w:szCs w:val="24"/>
        </w:rPr>
        <w:t>:2013";</w:t>
      </w:r>
      <w:r w:rsidR="00FD6280" w:rsidRPr="007B0978">
        <w:rPr>
          <w:noProof w:val="0"/>
          <w:color w:val="000000"/>
          <w:szCs w:val="24"/>
        </w:rPr>
        <w:br/>
        <w:t xml:space="preserve">    import module namespace </w:t>
      </w:r>
      <w:proofErr w:type="spellStart"/>
      <w:proofErr w:type="gramStart"/>
      <w:r w:rsidR="00FD6280" w:rsidRPr="007B0978">
        <w:rPr>
          <w:noProof w:val="0"/>
          <w:color w:val="000000"/>
          <w:szCs w:val="24"/>
        </w:rPr>
        <w:t>csd</w:t>
      </w:r>
      <w:proofErr w:type="spellEnd"/>
      <w:r w:rsidR="00FD6280" w:rsidRPr="007B0978">
        <w:rPr>
          <w:noProof w:val="0"/>
          <w:color w:val="000000"/>
          <w:szCs w:val="24"/>
        </w:rPr>
        <w:t xml:space="preserve">  "urn:ihe</w:t>
      </w:r>
      <w:proofErr w:type="gramEnd"/>
      <w:r w:rsidR="00FD6280" w:rsidRPr="007B0978">
        <w:rPr>
          <w:noProof w:val="0"/>
          <w:color w:val="000000"/>
          <w:szCs w:val="24"/>
        </w:rPr>
        <w:t>:</w:t>
      </w:r>
      <w:proofErr w:type="gramStart"/>
      <w:r w:rsidR="00FD6280" w:rsidRPr="007B0978">
        <w:rPr>
          <w:noProof w:val="0"/>
          <w:color w:val="000000"/>
          <w:szCs w:val="24"/>
        </w:rPr>
        <w:t>iti:csd</w:t>
      </w:r>
      <w:proofErr w:type="gramEnd"/>
      <w:r w:rsidR="00FD6280" w:rsidRPr="007B0978">
        <w:rPr>
          <w:noProof w:val="0"/>
          <w:color w:val="000000"/>
          <w:szCs w:val="24"/>
        </w:rPr>
        <w:t>:20</w:t>
      </w:r>
      <w:r>
        <w:rPr>
          <w:noProof w:val="0"/>
          <w:color w:val="000000"/>
          <w:szCs w:val="24"/>
        </w:rPr>
        <w:t>1</w:t>
      </w:r>
      <w:r w:rsidR="00FD6280" w:rsidRPr="007B0978">
        <w:rPr>
          <w:noProof w:val="0"/>
          <w:color w:val="000000"/>
          <w:szCs w:val="24"/>
        </w:rPr>
        <w:t>3" a</w:t>
      </w:r>
      <w:r>
        <w:rPr>
          <w:noProof w:val="0"/>
          <w:color w:val="000000"/>
          <w:szCs w:val="24"/>
        </w:rPr>
        <w:t>t</w:t>
      </w:r>
      <w:r w:rsidR="00FD6280" w:rsidRPr="007B0978">
        <w:rPr>
          <w:noProof w:val="0"/>
          <w:color w:val="000000"/>
          <w:szCs w:val="24"/>
        </w:rPr>
        <w:t xml:space="preserve"> "</w:t>
      </w:r>
      <w:proofErr w:type="spellStart"/>
      <w:r w:rsidR="00FD6280" w:rsidRPr="007B0978">
        <w:rPr>
          <w:noProof w:val="0"/>
          <w:color w:val="000000"/>
          <w:szCs w:val="24"/>
        </w:rPr>
        <w:t>csd_base_</w:t>
      </w:r>
      <w:proofErr w:type="gramStart"/>
      <w:r w:rsidR="00FD6280" w:rsidRPr="007B0978">
        <w:rPr>
          <w:noProof w:val="0"/>
          <w:color w:val="000000"/>
          <w:szCs w:val="24"/>
        </w:rPr>
        <w:t>library.</w:t>
      </w:r>
      <w:r>
        <w:rPr>
          <w:noProof w:val="0"/>
          <w:color w:val="000000"/>
          <w:szCs w:val="24"/>
        </w:rPr>
        <w:t>x</w:t>
      </w:r>
      <w:r w:rsidR="00FD6280" w:rsidRPr="007B0978">
        <w:rPr>
          <w:noProof w:val="0"/>
          <w:color w:val="000000"/>
          <w:szCs w:val="24"/>
        </w:rPr>
        <w:t>q</w:t>
      </w:r>
      <w:proofErr w:type="spellEnd"/>
      <w:r w:rsidR="00FD6280" w:rsidRPr="007B0978">
        <w:rPr>
          <w:noProof w:val="0"/>
          <w:color w:val="000000"/>
          <w:szCs w:val="24"/>
        </w:rPr>
        <w:t>";</w:t>
      </w:r>
      <w:proofErr w:type="gramEnd"/>
    </w:p>
    <w:p w14:paraId="60AA0881" w14:textId="386EFEFA" w:rsidR="00FD6280" w:rsidRPr="007B0978" w:rsidRDefault="00FD6280" w:rsidP="00E147BD">
      <w:pPr>
        <w:pStyle w:val="XMLFragment"/>
        <w:pBdr>
          <w:bottom w:val="single" w:sz="4" w:space="0" w:color="auto"/>
        </w:pBdr>
        <w:rPr>
          <w:noProof w:val="0"/>
          <w:color w:val="000000"/>
          <w:szCs w:val="24"/>
        </w:rPr>
      </w:pPr>
      <w:r w:rsidRPr="007B0978">
        <w:rPr>
          <w:noProof w:val="0"/>
          <w:color w:val="000000"/>
          <w:szCs w:val="24"/>
        </w:rPr>
        <w:t xml:space="preserve">    let $</w:t>
      </w:r>
      <w:proofErr w:type="spellStart"/>
      <w:r w:rsidRPr="007B0978">
        <w:rPr>
          <w:noProof w:val="0"/>
          <w:color w:val="000000"/>
          <w:szCs w:val="24"/>
        </w:rPr>
        <w:t>orgSearch</w:t>
      </w:r>
      <w:proofErr w:type="spellEnd"/>
      <w:r w:rsidRPr="007B0978">
        <w:rPr>
          <w:noProof w:val="0"/>
          <w:color w:val="000000"/>
          <w:szCs w:val="24"/>
        </w:rPr>
        <w:t xml:space="preserve"> := document{ </w:t>
      </w:r>
      <w:r w:rsidRPr="007B0978">
        <w:rPr>
          <w:noProof w:val="0"/>
          <w:color w:val="000000"/>
          <w:szCs w:val="24"/>
        </w:rPr>
        <w:br/>
        <w:t xml:space="preserve">      </w:t>
      </w:r>
      <w:r w:rsidRPr="007B0978">
        <w:rPr>
          <w:noProof w:val="0"/>
          <w:color w:val="000096"/>
          <w:szCs w:val="24"/>
        </w:rPr>
        <w:t>&lt;</w:t>
      </w:r>
      <w:proofErr w:type="spellStart"/>
      <w:r w:rsidR="00C77809">
        <w:rPr>
          <w:noProof w:val="0"/>
          <w:color w:val="000096"/>
          <w:szCs w:val="24"/>
        </w:rPr>
        <w:t>reqeustP</w:t>
      </w:r>
      <w:r w:rsidRPr="007B0978">
        <w:rPr>
          <w:noProof w:val="0"/>
          <w:color w:val="000096"/>
          <w:szCs w:val="24"/>
        </w:rPr>
        <w:t>arams</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&lt;id/&gt;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primaryName</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&lt;name&gt;</w:t>
      </w:r>
      <w:r w:rsidRPr="007B0978">
        <w:rPr>
          <w:noProof w:val="0"/>
          <w:color w:val="000000"/>
          <w:szCs w:val="24"/>
        </w:rPr>
        <w:t>University</w:t>
      </w:r>
      <w:r w:rsidRPr="007B0978">
        <w:rPr>
          <w:noProof w:val="0"/>
          <w:color w:val="000096"/>
          <w:szCs w:val="24"/>
        </w:rPr>
        <w:t>&lt;/name&gt;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codedType</w:t>
      </w:r>
      <w:proofErr w:type="spellEnd"/>
      <w:r w:rsidRPr="007B0978">
        <w:rPr>
          <w:noProof w:val="0"/>
          <w:color w:val="F5844C"/>
          <w:szCs w:val="24"/>
        </w:rPr>
        <w:t xml:space="preserve"> cod</w:t>
      </w:r>
      <w:r w:rsidR="00C77809">
        <w:rPr>
          <w:noProof w:val="0"/>
          <w:color w:val="F5844C"/>
          <w:szCs w:val="24"/>
        </w:rPr>
        <w:t>”</w:t>
      </w:r>
      <w:r w:rsidRPr="007B0978">
        <w:rPr>
          <w:noProof w:val="0"/>
          <w:color w:val="FF8040"/>
          <w:szCs w:val="24"/>
        </w:rPr>
        <w:t>=</w:t>
      </w:r>
      <w:r w:rsidRPr="007B0978">
        <w:rPr>
          <w:noProof w:val="0"/>
          <w:color w:val="993300"/>
          <w:szCs w:val="24"/>
        </w:rPr>
        <w:t>"HL</w:t>
      </w:r>
      <w:r w:rsidR="009F044F" w:rsidRPr="007B0978">
        <w:rPr>
          <w:noProof w:val="0"/>
          <w:color w:val="993300"/>
          <w:szCs w:val="24"/>
        </w:rPr>
        <w:t>-</w:t>
      </w:r>
      <w:proofErr w:type="spellStart"/>
      <w:r w:rsidR="009F044F" w:rsidRPr="007B0978">
        <w:rPr>
          <w:noProof w:val="0"/>
          <w:color w:val="993300"/>
          <w:szCs w:val="24"/>
        </w:rPr>
        <w:t>examp</w:t>
      </w:r>
      <w:r w:rsidR="00C77809">
        <w:rPr>
          <w:noProof w:val="0"/>
          <w:color w:val="993300"/>
          <w:szCs w:val="24"/>
        </w:rPr>
        <w:t>”</w:t>
      </w:r>
      <w:r w:rsidR="009F044F" w:rsidRPr="007B0978">
        <w:rPr>
          <w:noProof w:val="0"/>
          <w:color w:val="993300"/>
          <w:szCs w:val="24"/>
        </w:rPr>
        <w:t>e</w:t>
      </w:r>
      <w:proofErr w:type="spellEnd"/>
      <w:r w:rsidRPr="007B0978">
        <w:rPr>
          <w:noProof w:val="0"/>
          <w:color w:val="993300"/>
          <w:szCs w:val="24"/>
        </w:rPr>
        <w:t>"</w:t>
      </w:r>
      <w:r w:rsidRPr="007B0978">
        <w:rPr>
          <w:noProof w:val="0"/>
          <w:color w:val="F5844C"/>
          <w:szCs w:val="24"/>
        </w:rPr>
        <w:t xml:space="preserve"> </w:t>
      </w:r>
      <w:proofErr w:type="spellStart"/>
      <w:r w:rsidRPr="007B0978">
        <w:rPr>
          <w:noProof w:val="0"/>
          <w:color w:val="F5844C"/>
          <w:szCs w:val="24"/>
        </w:rPr>
        <w:t>codingSchem</w:t>
      </w:r>
      <w:proofErr w:type="spellEnd"/>
      <w:r w:rsidR="00C77809">
        <w:rPr>
          <w:noProof w:val="0"/>
          <w:color w:val="F5844C"/>
          <w:szCs w:val="24"/>
        </w:rPr>
        <w:t>”</w:t>
      </w:r>
      <w:r w:rsidRPr="007B0978">
        <w:rPr>
          <w:noProof w:val="0"/>
          <w:color w:val="FF8040"/>
          <w:szCs w:val="24"/>
        </w:rPr>
        <w:t>=</w:t>
      </w:r>
      <w:r w:rsidRPr="007B0978">
        <w:rPr>
          <w:noProof w:val="0"/>
          <w:color w:val="993300"/>
          <w:szCs w:val="24"/>
        </w:rPr>
        <w:t>"ncdhhs.gov</w:t>
      </w:r>
      <w:r w:rsidR="009F044F" w:rsidRPr="007B0978">
        <w:rPr>
          <w:noProof w:val="0"/>
          <w:color w:val="993300"/>
          <w:szCs w:val="24"/>
        </w:rPr>
        <w:t>-</w:t>
      </w:r>
      <w:proofErr w:type="spellStart"/>
      <w:r w:rsidR="009F044F" w:rsidRPr="007B0978">
        <w:rPr>
          <w:noProof w:val="0"/>
          <w:color w:val="993300"/>
          <w:szCs w:val="24"/>
        </w:rPr>
        <w:t>examp</w:t>
      </w:r>
      <w:r w:rsidR="00C77809">
        <w:rPr>
          <w:noProof w:val="0"/>
          <w:color w:val="993300"/>
          <w:szCs w:val="24"/>
        </w:rPr>
        <w:t>”</w:t>
      </w:r>
      <w:r w:rsidR="009F044F" w:rsidRPr="007B0978">
        <w:rPr>
          <w:noProof w:val="0"/>
          <w:color w:val="993300"/>
          <w:szCs w:val="24"/>
        </w:rPr>
        <w:t>e</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w:t>
      </w:r>
      <w:r w:rsidR="00C77809">
        <w:rPr>
          <w:noProof w:val="0"/>
          <w:color w:val="F5844C"/>
          <w:szCs w:val="24"/>
        </w:rPr>
        <w:t>t</w:t>
      </w:r>
      <w:r w:rsidRPr="007B0978">
        <w:rPr>
          <w:noProof w:val="0"/>
          <w:color w:val="FF8040"/>
          <w:szCs w:val="24"/>
        </w:rPr>
        <w:t>=</w:t>
      </w:r>
      <w:r w:rsidRPr="007B0978">
        <w:rPr>
          <w:noProof w:val="0"/>
          <w:color w:val="993300"/>
          <w:szCs w:val="24"/>
        </w:rPr>
        <w:t>"</w:t>
      </w:r>
      <w:proofErr w:type="spellStart"/>
      <w:r w:rsidRPr="007B0978">
        <w:rPr>
          <w:noProof w:val="0"/>
          <w:color w:val="993300"/>
          <w:szCs w:val="24"/>
        </w:rPr>
        <w:t>zipco</w:t>
      </w:r>
      <w:r w:rsidR="00C77809">
        <w:rPr>
          <w:noProof w:val="0"/>
          <w:color w:val="993300"/>
          <w:szCs w:val="24"/>
        </w:rPr>
        <w:t>d</w:t>
      </w:r>
      <w:r w:rsidRPr="007B0978">
        <w:rPr>
          <w:noProof w:val="0"/>
          <w:color w:val="993300"/>
          <w:szCs w:val="24"/>
        </w:rPr>
        <w:t>e</w:t>
      </w:r>
      <w:proofErr w:type="spellEnd"/>
      <w:r w:rsidRPr="007B0978">
        <w:rPr>
          <w:noProof w:val="0"/>
          <w:color w:val="993300"/>
          <w:szCs w:val="24"/>
        </w:rPr>
        <w:t>"</w:t>
      </w:r>
      <w:r w:rsidRPr="007B0978">
        <w:rPr>
          <w:noProof w:val="0"/>
          <w:color w:val="000096"/>
          <w:szCs w:val="24"/>
        </w:rPr>
        <w:t>&gt;</w:t>
      </w:r>
      <w:r w:rsidRPr="007B0978">
        <w:rPr>
          <w:noProof w:val="0"/>
          <w:color w:val="000000"/>
          <w:szCs w:val="24"/>
        </w:rPr>
        <w:t>27599</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w:t>
      </w:r>
      <w:proofErr w:type="spellStart"/>
      <w:r w:rsidR="00FC1ABC">
        <w:rPr>
          <w:noProof w:val="0"/>
          <w:color w:val="000096"/>
          <w:szCs w:val="24"/>
        </w:rPr>
        <w:t>requestP</w:t>
      </w:r>
      <w:r w:rsidRPr="007B0978">
        <w:rPr>
          <w:noProof w:val="0"/>
          <w:color w:val="000096"/>
          <w:szCs w:val="24"/>
        </w:rPr>
        <w:t>arams</w:t>
      </w:r>
      <w:proofErr w:type="spellEnd"/>
      <w:r w:rsidRPr="007B0978">
        <w:rPr>
          <w:noProof w:val="0"/>
          <w:color w:val="000096"/>
          <w:szCs w:val="24"/>
        </w:rPr>
        <w:t>&gt;</w:t>
      </w:r>
      <w:r w:rsidRPr="007B0978">
        <w:rPr>
          <w:noProof w:val="0"/>
          <w:color w:val="000000"/>
          <w:szCs w:val="24"/>
        </w:rPr>
        <w:br/>
        <w:t xml:space="preserve">     }</w:t>
      </w:r>
      <w:r w:rsidRPr="007B0978">
        <w:rPr>
          <w:noProof w:val="0"/>
          <w:color w:val="000000"/>
          <w:szCs w:val="24"/>
        </w:rPr>
        <w:br/>
        <w:t xml:space="preserve">    let $</w:t>
      </w:r>
      <w:proofErr w:type="spellStart"/>
      <w:r w:rsidRPr="007B0978">
        <w:rPr>
          <w:noProof w:val="0"/>
          <w:color w:val="000000"/>
          <w:szCs w:val="24"/>
        </w:rPr>
        <w:t>provSearch</w:t>
      </w:r>
      <w:proofErr w:type="spellEnd"/>
      <w:r w:rsidRPr="007B0978">
        <w:rPr>
          <w:noProof w:val="0"/>
          <w:color w:val="000000"/>
          <w:szCs w:val="24"/>
        </w:rPr>
        <w:t xml:space="preserve"> := document{ </w:t>
      </w:r>
      <w:r w:rsidRPr="007B0978">
        <w:rPr>
          <w:noProof w:val="0"/>
          <w:color w:val="000000"/>
          <w:szCs w:val="24"/>
        </w:rPr>
        <w:br/>
        <w:t xml:space="preserve">      </w:t>
      </w:r>
      <w:r w:rsidRPr="007B0978">
        <w:rPr>
          <w:noProof w:val="0"/>
          <w:color w:val="000096"/>
          <w:szCs w:val="24"/>
        </w:rPr>
        <w:t>&lt;</w:t>
      </w:r>
      <w:proofErr w:type="spellStart"/>
      <w:r w:rsidR="00FC1ABC">
        <w:rPr>
          <w:noProof w:val="0"/>
          <w:color w:val="000096"/>
          <w:szCs w:val="24"/>
        </w:rPr>
        <w:t>requestP</w:t>
      </w:r>
      <w:r w:rsidRPr="007B0978">
        <w:rPr>
          <w:noProof w:val="0"/>
          <w:color w:val="000096"/>
          <w:szCs w:val="24"/>
        </w:rPr>
        <w:t>arams</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&lt;id/&gt;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otherId</w:t>
      </w:r>
      <w:proofErr w:type="spellEnd"/>
      <w:r w:rsidRPr="007B0978">
        <w:rPr>
          <w:noProof w:val="0"/>
          <w:color w:val="000096"/>
          <w:szCs w:val="24"/>
        </w:rPr>
        <w:t>/&gt;</w:t>
      </w:r>
      <w:r w:rsidRPr="007B0978">
        <w:rPr>
          <w:noProof w:val="0"/>
          <w:color w:val="000000"/>
          <w:szCs w:val="24"/>
        </w:rPr>
        <w:br/>
      </w:r>
      <w:r w:rsidRPr="007B0978">
        <w:rPr>
          <w:noProof w:val="0"/>
          <w:color w:val="000000"/>
          <w:szCs w:val="24"/>
        </w:rPr>
        <w:tab/>
        <w:t xml:space="preserve">      </w:t>
      </w:r>
      <w:r w:rsidRPr="007B0978">
        <w:rPr>
          <w:noProof w:val="0"/>
          <w:color w:val="000096"/>
          <w:szCs w:val="24"/>
        </w:rPr>
        <w:t>&lt;forename/&gt;</w:t>
      </w:r>
      <w:r w:rsidRPr="007B0978">
        <w:rPr>
          <w:noProof w:val="0"/>
          <w:color w:val="000000"/>
          <w:szCs w:val="24"/>
        </w:rPr>
        <w:br/>
        <w:t xml:space="preserve">        </w:t>
      </w:r>
      <w:r w:rsidRPr="007B0978">
        <w:rPr>
          <w:noProof w:val="0"/>
          <w:color w:val="000096"/>
          <w:szCs w:val="24"/>
        </w:rPr>
        <w:t>&lt;surname&gt;</w:t>
      </w:r>
      <w:r w:rsidRPr="007B0978">
        <w:rPr>
          <w:noProof w:val="0"/>
          <w:color w:val="000000"/>
          <w:szCs w:val="24"/>
        </w:rPr>
        <w:t>L</w:t>
      </w:r>
      <w:r w:rsidRPr="007B0978">
        <w:rPr>
          <w:noProof w:val="0"/>
          <w:color w:val="000096"/>
          <w:szCs w:val="24"/>
        </w:rPr>
        <w:t>&lt;/surname&gt;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codedType</w:t>
      </w:r>
      <w:proofErr w:type="spellEnd"/>
      <w:r w:rsidRPr="007B0978">
        <w:rPr>
          <w:noProof w:val="0"/>
          <w:color w:val="F5844C"/>
          <w:szCs w:val="24"/>
        </w:rPr>
        <w:t xml:space="preserve"> cod</w:t>
      </w:r>
      <w:r w:rsidR="00C77809">
        <w:rPr>
          <w:noProof w:val="0"/>
          <w:color w:val="F5844C"/>
          <w:szCs w:val="24"/>
        </w:rPr>
        <w:t>e”</w:t>
      </w:r>
      <w:r w:rsidRPr="007B0978">
        <w:rPr>
          <w:noProof w:val="0"/>
          <w:color w:val="FF8040"/>
          <w:szCs w:val="24"/>
        </w:rPr>
        <w:t>=</w:t>
      </w:r>
      <w:r w:rsidRPr="007B0978">
        <w:rPr>
          <w:noProof w:val="0"/>
          <w:color w:val="993300"/>
          <w:szCs w:val="24"/>
        </w:rPr>
        <w:t>"DA</w:t>
      </w:r>
      <w:r w:rsidR="009F044F" w:rsidRPr="007B0978">
        <w:rPr>
          <w:noProof w:val="0"/>
          <w:color w:val="993300"/>
          <w:szCs w:val="24"/>
        </w:rPr>
        <w:t>-examp</w:t>
      </w:r>
      <w:r w:rsidR="00C77809">
        <w:rPr>
          <w:noProof w:val="0"/>
          <w:color w:val="993300"/>
          <w:szCs w:val="24"/>
        </w:rPr>
        <w:t>l</w:t>
      </w:r>
      <w:r w:rsidR="009F044F" w:rsidRPr="007B0978">
        <w:rPr>
          <w:noProof w:val="0"/>
          <w:color w:val="993300"/>
          <w:szCs w:val="24"/>
        </w:rPr>
        <w:t>e</w:t>
      </w:r>
      <w:r w:rsidRPr="007B0978">
        <w:rPr>
          <w:noProof w:val="0"/>
          <w:color w:val="993300"/>
          <w:szCs w:val="24"/>
        </w:rPr>
        <w:t>"</w:t>
      </w:r>
      <w:r w:rsidR="009F044F" w:rsidRPr="007B0978">
        <w:rPr>
          <w:noProof w:val="0"/>
          <w:color w:val="F5844C"/>
          <w:szCs w:val="24"/>
        </w:rPr>
        <w:t xml:space="preserve"> </w:t>
      </w:r>
      <w:proofErr w:type="spellStart"/>
      <w:r w:rsidR="009F044F" w:rsidRPr="007B0978">
        <w:rPr>
          <w:noProof w:val="0"/>
          <w:color w:val="F5844C"/>
          <w:szCs w:val="24"/>
        </w:rPr>
        <w:t>codingSchem</w:t>
      </w:r>
      <w:r w:rsidR="00C77809">
        <w:rPr>
          <w:noProof w:val="0"/>
          <w:color w:val="F5844C"/>
          <w:szCs w:val="24"/>
        </w:rPr>
        <w:t>e</w:t>
      </w:r>
      <w:proofErr w:type="spellEnd"/>
      <w:r w:rsidRPr="007B0978">
        <w:rPr>
          <w:noProof w:val="0"/>
          <w:color w:val="FF8040"/>
          <w:szCs w:val="24"/>
        </w:rPr>
        <w:t>=</w:t>
      </w:r>
      <w:r w:rsidRPr="007B0978">
        <w:rPr>
          <w:noProof w:val="0"/>
          <w:color w:val="993300"/>
          <w:szCs w:val="24"/>
        </w:rPr>
        <w:t>"BCBSIL</w:t>
      </w:r>
      <w:r w:rsidR="009F044F" w:rsidRPr="007B0978">
        <w:rPr>
          <w:noProof w:val="0"/>
          <w:color w:val="993300"/>
          <w:szCs w:val="24"/>
        </w:rPr>
        <w:t>-examp</w:t>
      </w:r>
      <w:r w:rsidR="00C77809">
        <w:rPr>
          <w:noProof w:val="0"/>
          <w:color w:val="993300"/>
          <w:szCs w:val="24"/>
        </w:rPr>
        <w:t>l</w:t>
      </w:r>
      <w:r w:rsidR="009F044F" w:rsidRPr="007B0978">
        <w:rPr>
          <w:noProof w:val="0"/>
          <w:color w:val="993300"/>
          <w:szCs w:val="24"/>
        </w:rPr>
        <w:t>e</w:t>
      </w:r>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0096"/>
          <w:szCs w:val="24"/>
        </w:rPr>
        <w:t>&lt;address/&gt;</w:t>
      </w:r>
      <w:r w:rsidRPr="007B0978">
        <w:rPr>
          <w:noProof w:val="0"/>
          <w:color w:val="000000"/>
          <w:szCs w:val="24"/>
        </w:rPr>
        <w:br/>
        <w:t xml:space="preserve">      </w:t>
      </w:r>
      <w:r w:rsidRPr="007B0978">
        <w:rPr>
          <w:noProof w:val="0"/>
          <w:color w:val="000096"/>
          <w:szCs w:val="24"/>
        </w:rPr>
        <w:t>&lt;/</w:t>
      </w:r>
      <w:proofErr w:type="spellStart"/>
      <w:r w:rsidR="00FC1ABC">
        <w:rPr>
          <w:noProof w:val="0"/>
          <w:color w:val="000096"/>
          <w:szCs w:val="24"/>
        </w:rPr>
        <w:t>requestP</w:t>
      </w:r>
      <w:r w:rsidRPr="007B0978">
        <w:rPr>
          <w:noProof w:val="0"/>
          <w:color w:val="000096"/>
          <w:szCs w:val="24"/>
        </w:rPr>
        <w:t>arams</w:t>
      </w:r>
      <w:proofErr w:type="spellEnd"/>
      <w:r w:rsidRPr="007B0978">
        <w:rPr>
          <w:noProof w:val="0"/>
          <w:color w:val="000096"/>
          <w:szCs w:val="24"/>
        </w:rPr>
        <w:t>&gt;</w:t>
      </w:r>
      <w:r w:rsidRPr="007B0978">
        <w:rPr>
          <w:noProof w:val="0"/>
          <w:color w:val="000000"/>
          <w:szCs w:val="24"/>
        </w:rPr>
        <w:br/>
        <w:t xml:space="preserve">     }</w:t>
      </w:r>
      <w:r w:rsidRPr="007B0978">
        <w:rPr>
          <w:noProof w:val="0"/>
          <w:color w:val="000000"/>
          <w:szCs w:val="24"/>
        </w:rPr>
        <w:br/>
        <w:t xml:space="preserve">    </w:t>
      </w:r>
      <w:r w:rsidRPr="007B0978">
        <w:rPr>
          <w:noProof w:val="0"/>
          <w:color w:val="000096"/>
          <w:szCs w:val="24"/>
        </w:rPr>
        <w:t>&lt;CSD</w:t>
      </w:r>
      <w:r w:rsidRPr="007B0978">
        <w:rPr>
          <w:noProof w:val="0"/>
          <w:color w:val="F5844C"/>
          <w:szCs w:val="24"/>
        </w:rPr>
        <w:t xml:space="preserve"> </w:t>
      </w:r>
      <w:proofErr w:type="spellStart"/>
      <w:r w:rsidRPr="007B0978">
        <w:rPr>
          <w:noProof w:val="0"/>
          <w:color w:val="0099CC"/>
          <w:szCs w:val="24"/>
        </w:rPr>
        <w:t>xmlns:csd</w:t>
      </w:r>
      <w:proofErr w:type="spellEnd"/>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t>{</w:t>
      </w:r>
      <w:r w:rsidRPr="007B0978">
        <w:rPr>
          <w:noProof w:val="0"/>
          <w:color w:val="000000"/>
          <w:szCs w:val="24"/>
        </w:rPr>
        <w:br/>
        <w:t xml:space="preserve">      let $orgs0 := csd:filter_by_primary_id(/CSD/organizationDirectory/*,$orgSearch/params/id)      </w:t>
      </w:r>
      <w:r w:rsidRPr="007B0978">
        <w:rPr>
          <w:noProof w:val="0"/>
          <w:color w:val="000000"/>
          <w:szCs w:val="24"/>
        </w:rPr>
        <w:br/>
        <w:t xml:space="preserve">      let $orgs1 := </w:t>
      </w:r>
      <w:proofErr w:type="spellStart"/>
      <w:r w:rsidRPr="007B0978">
        <w:rPr>
          <w:noProof w:val="0"/>
          <w:color w:val="000000"/>
          <w:szCs w:val="24"/>
        </w:rPr>
        <w:t>csd:filter_by_primary_name</w:t>
      </w:r>
      <w:proofErr w:type="spellEnd"/>
      <w:r w:rsidRPr="007B0978">
        <w:rPr>
          <w:noProof w:val="0"/>
          <w:color w:val="000000"/>
          <w:szCs w:val="24"/>
        </w:rPr>
        <w:t>($orgs0,$orgSearch/params/</w:t>
      </w:r>
      <w:proofErr w:type="spellStart"/>
      <w:r w:rsidRPr="007B0978">
        <w:rPr>
          <w:noProof w:val="0"/>
          <w:color w:val="000000"/>
          <w:szCs w:val="24"/>
        </w:rPr>
        <w:t>primaryName</w:t>
      </w:r>
      <w:proofErr w:type="spellEnd"/>
      <w:r w:rsidRPr="007B0978">
        <w:rPr>
          <w:noProof w:val="0"/>
          <w:color w:val="000000"/>
          <w:szCs w:val="24"/>
        </w:rPr>
        <w:t>)</w:t>
      </w:r>
      <w:r w:rsidRPr="007B0978">
        <w:rPr>
          <w:noProof w:val="0"/>
          <w:color w:val="000000"/>
          <w:szCs w:val="24"/>
        </w:rPr>
        <w:br/>
        <w:t xml:space="preserve">      let $orgs2 := </w:t>
      </w:r>
      <w:proofErr w:type="spellStart"/>
      <w:r w:rsidRPr="007B0978">
        <w:rPr>
          <w:noProof w:val="0"/>
          <w:color w:val="000000"/>
          <w:szCs w:val="24"/>
        </w:rPr>
        <w:t>csd:filter_by_name</w:t>
      </w:r>
      <w:proofErr w:type="spellEnd"/>
      <w:r w:rsidRPr="007B0978">
        <w:rPr>
          <w:noProof w:val="0"/>
          <w:color w:val="000000"/>
          <w:szCs w:val="24"/>
        </w:rPr>
        <w:t>($orgs1,$orgSearch/params/name)</w:t>
      </w:r>
      <w:r w:rsidRPr="007B0978">
        <w:rPr>
          <w:noProof w:val="0"/>
          <w:color w:val="000000"/>
          <w:szCs w:val="24"/>
        </w:rPr>
        <w:br/>
        <w:t xml:space="preserve">      let $orgs3 := </w:t>
      </w:r>
      <w:proofErr w:type="spellStart"/>
      <w:r w:rsidRPr="007B0978">
        <w:rPr>
          <w:noProof w:val="0"/>
          <w:color w:val="000000"/>
          <w:szCs w:val="24"/>
        </w:rPr>
        <w:t>csd:filter_by_coded_type</w:t>
      </w:r>
      <w:proofErr w:type="spellEnd"/>
      <w:r w:rsidRPr="007B0978">
        <w:rPr>
          <w:noProof w:val="0"/>
          <w:color w:val="000000"/>
          <w:szCs w:val="24"/>
        </w:rPr>
        <w:t>($orgs2,$orgSearch/params/</w:t>
      </w:r>
      <w:proofErr w:type="spellStart"/>
      <w:r w:rsidRPr="007B0978">
        <w:rPr>
          <w:noProof w:val="0"/>
          <w:color w:val="000000"/>
          <w:szCs w:val="24"/>
        </w:rPr>
        <w:t>codedType</w:t>
      </w:r>
      <w:proofErr w:type="spellEnd"/>
      <w:r w:rsidRPr="007B0978">
        <w:rPr>
          <w:noProof w:val="0"/>
          <w:color w:val="000000"/>
          <w:szCs w:val="24"/>
        </w:rPr>
        <w:t xml:space="preserve">) </w:t>
      </w:r>
      <w:r w:rsidRPr="007B0978">
        <w:rPr>
          <w:noProof w:val="0"/>
          <w:color w:val="000000"/>
          <w:szCs w:val="24"/>
        </w:rPr>
        <w:br/>
        <w:t xml:space="preserve">      let $orgs4 := </w:t>
      </w:r>
      <w:proofErr w:type="spellStart"/>
      <w:r w:rsidRPr="007B0978">
        <w:rPr>
          <w:noProof w:val="0"/>
          <w:color w:val="000000"/>
          <w:szCs w:val="24"/>
        </w:rPr>
        <w:t>csd:filter_by_address</w:t>
      </w:r>
      <w:proofErr w:type="spellEnd"/>
      <w:r w:rsidRPr="007B0978">
        <w:rPr>
          <w:noProof w:val="0"/>
          <w:color w:val="000000"/>
          <w:szCs w:val="24"/>
        </w:rPr>
        <w:t>($orgs3, $</w:t>
      </w:r>
      <w:proofErr w:type="spellStart"/>
      <w:r w:rsidRPr="007B0978">
        <w:rPr>
          <w:noProof w:val="0"/>
          <w:color w:val="000000"/>
          <w:szCs w:val="24"/>
        </w:rPr>
        <w:t>orgSearch</w:t>
      </w:r>
      <w:proofErr w:type="spellEnd"/>
      <w:r w:rsidRPr="007B0978">
        <w:rPr>
          <w:noProof w:val="0"/>
          <w:color w:val="000000"/>
          <w:szCs w:val="24"/>
        </w:rPr>
        <w:t>/address/</w:t>
      </w:r>
      <w:proofErr w:type="spellStart"/>
      <w:r w:rsidRPr="007B0978">
        <w:rPr>
          <w:noProof w:val="0"/>
          <w:color w:val="000000"/>
          <w:szCs w:val="24"/>
        </w:rPr>
        <w:t>addressLine</w:t>
      </w:r>
      <w:proofErr w:type="spellEnd"/>
      <w:r w:rsidRPr="007B0978">
        <w:rPr>
          <w:noProof w:val="0"/>
          <w:color w:val="000000"/>
          <w:szCs w:val="24"/>
        </w:rPr>
        <w:t xml:space="preserve">)     </w:t>
      </w:r>
      <w:r w:rsidRPr="007B0978">
        <w:rPr>
          <w:noProof w:val="0"/>
          <w:color w:val="000000"/>
          <w:szCs w:val="24"/>
        </w:rPr>
        <w:br/>
        <w:t xml:space="preserve">      let $orgs5:= </w:t>
      </w:r>
      <w:proofErr w:type="spellStart"/>
      <w:r w:rsidRPr="007B0978">
        <w:rPr>
          <w:noProof w:val="0"/>
          <w:color w:val="000000"/>
          <w:szCs w:val="24"/>
        </w:rPr>
        <w:t>csd:join_parent_organizations</w:t>
      </w:r>
      <w:proofErr w:type="spellEnd"/>
      <w:r w:rsidRPr="007B0978">
        <w:rPr>
          <w:noProof w:val="0"/>
          <w:color w:val="000000"/>
          <w:szCs w:val="24"/>
        </w:rPr>
        <w:t>($orgs4,/CSD/</w:t>
      </w:r>
      <w:proofErr w:type="spellStart"/>
      <w:r w:rsidRPr="007B0978">
        <w:rPr>
          <w:noProof w:val="0"/>
          <w:color w:val="000000"/>
          <w:szCs w:val="24"/>
        </w:rPr>
        <w:t>organizationDirectory</w:t>
      </w:r>
      <w:proofErr w:type="spellEnd"/>
      <w:r w:rsidRPr="007B0978">
        <w:rPr>
          <w:noProof w:val="0"/>
          <w:color w:val="000000"/>
          <w:szCs w:val="24"/>
        </w:rPr>
        <w:t>)</w:t>
      </w:r>
      <w:r w:rsidRPr="007B0978">
        <w:rPr>
          <w:noProof w:val="0"/>
          <w:color w:val="000000"/>
          <w:szCs w:val="24"/>
        </w:rPr>
        <w:br/>
        <w:t xml:space="preserve">                   union</w:t>
      </w:r>
      <w:r w:rsidRPr="007B0978">
        <w:rPr>
          <w:noProof w:val="0"/>
          <w:color w:val="000000"/>
          <w:szCs w:val="24"/>
        </w:rPr>
        <w:br/>
        <w:t xml:space="preserve">                   </w:t>
      </w:r>
      <w:proofErr w:type="spellStart"/>
      <w:r w:rsidRPr="007B0978">
        <w:rPr>
          <w:noProof w:val="0"/>
          <w:color w:val="000000"/>
          <w:szCs w:val="24"/>
        </w:rPr>
        <w:t>csd:join_child_organizations</w:t>
      </w:r>
      <w:proofErr w:type="spellEnd"/>
      <w:r w:rsidRPr="007B0978">
        <w:rPr>
          <w:noProof w:val="0"/>
          <w:color w:val="000000"/>
          <w:szCs w:val="24"/>
        </w:rPr>
        <w:t>($orgs4,/CSD/</w:t>
      </w:r>
      <w:proofErr w:type="spellStart"/>
      <w:r w:rsidRPr="007B0978">
        <w:rPr>
          <w:noProof w:val="0"/>
          <w:color w:val="000000"/>
          <w:szCs w:val="24"/>
        </w:rPr>
        <w:t>organizationDirectory</w:t>
      </w:r>
      <w:proofErr w:type="spellEnd"/>
      <w:r w:rsidRPr="007B0978">
        <w:rPr>
          <w:noProof w:val="0"/>
          <w:color w:val="000000"/>
          <w:szCs w:val="24"/>
        </w:rPr>
        <w:t>)</w:t>
      </w:r>
      <w:r w:rsidRPr="007B0978">
        <w:rPr>
          <w:noProof w:val="0"/>
          <w:color w:val="000000"/>
          <w:szCs w:val="24"/>
        </w:rPr>
        <w:br/>
        <w:t xml:space="preserve">      let $provs0 := csd:filter_by_primary_id(/CSD/providerDirectory/*,$provSearch/params/id)</w:t>
      </w:r>
      <w:r w:rsidRPr="007B0978">
        <w:rPr>
          <w:noProof w:val="0"/>
          <w:color w:val="000000"/>
          <w:szCs w:val="24"/>
        </w:rPr>
        <w:br/>
        <w:t xml:space="preserve">      let $provs1 := </w:t>
      </w:r>
      <w:proofErr w:type="spellStart"/>
      <w:r w:rsidRPr="007B0978">
        <w:rPr>
          <w:noProof w:val="0"/>
          <w:color w:val="000000"/>
          <w:szCs w:val="24"/>
        </w:rPr>
        <w:t>csd:filter_by_other_id</w:t>
      </w:r>
      <w:proofErr w:type="spellEnd"/>
      <w:r w:rsidRPr="007B0978">
        <w:rPr>
          <w:noProof w:val="0"/>
          <w:color w:val="000000"/>
          <w:szCs w:val="24"/>
        </w:rPr>
        <w:t>($provs0,$provSearch/params/</w:t>
      </w:r>
      <w:proofErr w:type="spellStart"/>
      <w:r w:rsidRPr="007B0978">
        <w:rPr>
          <w:noProof w:val="0"/>
          <w:color w:val="000000"/>
          <w:szCs w:val="24"/>
        </w:rPr>
        <w:t>otherID</w:t>
      </w:r>
      <w:proofErr w:type="spellEnd"/>
      <w:r w:rsidRPr="007B0978">
        <w:rPr>
          <w:noProof w:val="0"/>
          <w:color w:val="000000"/>
          <w:szCs w:val="24"/>
        </w:rPr>
        <w:t>)</w:t>
      </w:r>
      <w:r w:rsidRPr="007B0978">
        <w:rPr>
          <w:noProof w:val="0"/>
          <w:color w:val="000000"/>
          <w:szCs w:val="24"/>
        </w:rPr>
        <w:br/>
        <w:t xml:space="preserve">      let $provs2 := </w:t>
      </w:r>
      <w:proofErr w:type="spellStart"/>
      <w:r w:rsidRPr="007B0978">
        <w:rPr>
          <w:noProof w:val="0"/>
          <w:color w:val="000000"/>
          <w:szCs w:val="24"/>
        </w:rPr>
        <w:t>csd:filter_by_forename</w:t>
      </w:r>
      <w:proofErr w:type="spellEnd"/>
      <w:r w:rsidRPr="007B0978">
        <w:rPr>
          <w:noProof w:val="0"/>
          <w:color w:val="000000"/>
          <w:szCs w:val="24"/>
        </w:rPr>
        <w:t>($provs1,$provSearch/params/for</w:t>
      </w:r>
      <w:r w:rsidR="00EB6324" w:rsidRPr="007B0978">
        <w:rPr>
          <w:noProof w:val="0"/>
          <w:color w:val="000000"/>
          <w:szCs w:val="24"/>
        </w:rPr>
        <w:t>e</w:t>
      </w:r>
      <w:r w:rsidRPr="007B0978">
        <w:rPr>
          <w:noProof w:val="0"/>
          <w:color w:val="000000"/>
          <w:szCs w:val="24"/>
        </w:rPr>
        <w:t>name)</w:t>
      </w:r>
      <w:r w:rsidRPr="007B0978">
        <w:rPr>
          <w:noProof w:val="0"/>
          <w:color w:val="000000"/>
          <w:szCs w:val="24"/>
        </w:rPr>
        <w:br/>
        <w:t xml:space="preserve">      let $provs3 := csd:filter_by_surname_starts_with($provs2,$provSearch/params/surname)</w:t>
      </w:r>
      <w:r w:rsidRPr="007B0978">
        <w:rPr>
          <w:noProof w:val="0"/>
          <w:color w:val="000000"/>
          <w:szCs w:val="24"/>
        </w:rPr>
        <w:br/>
        <w:t xml:space="preserve">      let $provs4 := </w:t>
      </w:r>
      <w:proofErr w:type="spellStart"/>
      <w:r w:rsidRPr="007B0978">
        <w:rPr>
          <w:noProof w:val="0"/>
          <w:color w:val="000000"/>
          <w:szCs w:val="24"/>
        </w:rPr>
        <w:t>csd:filter_by_coded_type</w:t>
      </w:r>
      <w:proofErr w:type="spellEnd"/>
      <w:r w:rsidRPr="007B0978">
        <w:rPr>
          <w:noProof w:val="0"/>
          <w:color w:val="000000"/>
          <w:szCs w:val="24"/>
        </w:rPr>
        <w:t>($provs3,$provSearch/params/</w:t>
      </w:r>
      <w:proofErr w:type="spellStart"/>
      <w:r w:rsidRPr="007B0978">
        <w:rPr>
          <w:noProof w:val="0"/>
          <w:color w:val="000000"/>
          <w:szCs w:val="24"/>
        </w:rPr>
        <w:t>codedType</w:t>
      </w:r>
      <w:proofErr w:type="spellEnd"/>
      <w:r w:rsidRPr="007B0978">
        <w:rPr>
          <w:noProof w:val="0"/>
          <w:color w:val="000000"/>
          <w:szCs w:val="24"/>
        </w:rPr>
        <w:t xml:space="preserve">) </w:t>
      </w:r>
      <w:r w:rsidRPr="007B0978">
        <w:rPr>
          <w:noProof w:val="0"/>
          <w:color w:val="000000"/>
          <w:szCs w:val="24"/>
        </w:rPr>
        <w:br/>
        <w:t xml:space="preserve">      let $provs5 := </w:t>
      </w:r>
      <w:proofErr w:type="spellStart"/>
      <w:r w:rsidRPr="007B0978">
        <w:rPr>
          <w:noProof w:val="0"/>
          <w:color w:val="000000"/>
          <w:szCs w:val="24"/>
        </w:rPr>
        <w:t>csd:filter_by_address</w:t>
      </w:r>
      <w:proofErr w:type="spellEnd"/>
      <w:r w:rsidRPr="007B0978">
        <w:rPr>
          <w:noProof w:val="0"/>
          <w:color w:val="000000"/>
          <w:szCs w:val="24"/>
        </w:rPr>
        <w:t>($provs4, $</w:t>
      </w:r>
      <w:proofErr w:type="spellStart"/>
      <w:r w:rsidRPr="007B0978">
        <w:rPr>
          <w:noProof w:val="0"/>
          <w:color w:val="000000"/>
          <w:szCs w:val="24"/>
        </w:rPr>
        <w:t>provSearch</w:t>
      </w:r>
      <w:proofErr w:type="spellEnd"/>
      <w:r w:rsidRPr="007B0978">
        <w:rPr>
          <w:noProof w:val="0"/>
          <w:color w:val="000000"/>
          <w:szCs w:val="24"/>
        </w:rPr>
        <w:t>/params/address/</w:t>
      </w:r>
      <w:proofErr w:type="spellStart"/>
      <w:r w:rsidRPr="007B0978">
        <w:rPr>
          <w:noProof w:val="0"/>
          <w:color w:val="000000"/>
          <w:szCs w:val="24"/>
        </w:rPr>
        <w:t>addressLine</w:t>
      </w:r>
      <w:proofErr w:type="spellEnd"/>
      <w:r w:rsidRPr="007B0978">
        <w:rPr>
          <w:noProof w:val="0"/>
          <w:color w:val="000000"/>
          <w:szCs w:val="24"/>
        </w:rPr>
        <w:t xml:space="preserve">) </w:t>
      </w:r>
      <w:r w:rsidRPr="007B0978">
        <w:rPr>
          <w:noProof w:val="0"/>
          <w:color w:val="000000"/>
          <w:szCs w:val="24"/>
        </w:rPr>
        <w:br/>
        <w:t xml:space="preserve">      let $provs6:= </w:t>
      </w:r>
      <w:proofErr w:type="spellStart"/>
      <w:r w:rsidRPr="007B0978">
        <w:rPr>
          <w:noProof w:val="0"/>
          <w:color w:val="000000"/>
          <w:szCs w:val="24"/>
        </w:rPr>
        <w:t>csd:filter_by_organizations</w:t>
      </w:r>
      <w:proofErr w:type="spellEnd"/>
      <w:r w:rsidRPr="007B0978">
        <w:rPr>
          <w:noProof w:val="0"/>
          <w:color w:val="000000"/>
          <w:szCs w:val="24"/>
        </w:rPr>
        <w:t xml:space="preserve">($provs5,$orgs5)          </w:t>
      </w:r>
      <w:r w:rsidRPr="007B0978">
        <w:rPr>
          <w:noProof w:val="0"/>
          <w:color w:val="000000"/>
          <w:szCs w:val="24"/>
        </w:rPr>
        <w:br/>
        <w:t xml:space="preserve">      return   (</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organizationDirectory</w:t>
      </w:r>
      <w:proofErr w:type="spellEnd"/>
      <w:r w:rsidRPr="007B0978">
        <w:rPr>
          <w:noProof w:val="0"/>
          <w:color w:val="000096"/>
          <w:szCs w:val="24"/>
        </w:rPr>
        <w:t>&gt;</w:t>
      </w:r>
      <w:r w:rsidRPr="007B0978">
        <w:rPr>
          <w:noProof w:val="0"/>
          <w:color w:val="000000"/>
          <w:szCs w:val="24"/>
        </w:rPr>
        <w:t>{$orgs5}</w:t>
      </w:r>
      <w:r w:rsidRPr="007B0978">
        <w:rPr>
          <w:noProof w:val="0"/>
          <w:color w:val="000096"/>
          <w:szCs w:val="24"/>
        </w:rPr>
        <w:t>&lt;/</w:t>
      </w:r>
      <w:proofErr w:type="spellStart"/>
      <w:r w:rsidRPr="007B0978">
        <w:rPr>
          <w:noProof w:val="0"/>
          <w:color w:val="000096"/>
          <w:szCs w:val="24"/>
        </w:rPr>
        <w:t>organizationDirectory</w:t>
      </w:r>
      <w:proofErr w:type="spellEnd"/>
      <w:r w:rsidRPr="007B0978">
        <w:rPr>
          <w:noProof w:val="0"/>
          <w:color w:val="000096"/>
          <w:szCs w:val="24"/>
        </w:rPr>
        <w:t>&gt;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serviceDirectory</w:t>
      </w:r>
      <w:proofErr w:type="spellEnd"/>
      <w:r w:rsidRPr="007B0978">
        <w:rPr>
          <w:noProof w:val="0"/>
          <w:color w:val="000096"/>
          <w:szCs w:val="24"/>
        </w:rPr>
        <w:t>/&gt;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facilityDirectory</w:t>
      </w:r>
      <w:proofErr w:type="spellEnd"/>
      <w:r w:rsidRPr="007B0978">
        <w:rPr>
          <w:noProof w:val="0"/>
          <w:color w:val="000096"/>
          <w:szCs w:val="24"/>
        </w:rPr>
        <w:t>/&gt;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providerDirectory</w:t>
      </w:r>
      <w:proofErr w:type="spellEnd"/>
      <w:r w:rsidRPr="007B0978">
        <w:rPr>
          <w:noProof w:val="0"/>
          <w:color w:val="000096"/>
          <w:szCs w:val="24"/>
        </w:rPr>
        <w:t>&gt;</w:t>
      </w:r>
      <w:r w:rsidRPr="007B0978">
        <w:rPr>
          <w:noProof w:val="0"/>
          <w:color w:val="000000"/>
          <w:szCs w:val="24"/>
        </w:rPr>
        <w:t>{$provs6}</w:t>
      </w:r>
      <w:r w:rsidRPr="007B0978">
        <w:rPr>
          <w:noProof w:val="0"/>
          <w:color w:val="000096"/>
          <w:szCs w:val="24"/>
        </w:rPr>
        <w:t>&lt;/</w:t>
      </w:r>
      <w:proofErr w:type="spellStart"/>
      <w:r w:rsidRPr="007B0978">
        <w:rPr>
          <w:noProof w:val="0"/>
          <w:color w:val="000096"/>
          <w:szCs w:val="24"/>
        </w:rPr>
        <w:t>providerDirectory</w:t>
      </w:r>
      <w:proofErr w:type="spellEnd"/>
      <w:r w:rsidRPr="007B0978">
        <w:rPr>
          <w:noProof w:val="0"/>
          <w:color w:val="000096"/>
          <w:szCs w:val="24"/>
        </w:rPr>
        <w:t>&gt;</w:t>
      </w:r>
      <w:r w:rsidRPr="007B0978">
        <w:rPr>
          <w:noProof w:val="0"/>
          <w:color w:val="000000"/>
          <w:szCs w:val="24"/>
        </w:rPr>
        <w:t xml:space="preserve">  )</w:t>
      </w:r>
      <w:r w:rsidRPr="007B0978">
        <w:rPr>
          <w:noProof w:val="0"/>
          <w:color w:val="000000"/>
          <w:szCs w:val="24"/>
        </w:rPr>
        <w:br/>
        <w:t xml:space="preserve">      }</w:t>
      </w:r>
      <w:r w:rsidRPr="007B0978">
        <w:rPr>
          <w:noProof w:val="0"/>
          <w:color w:val="000096"/>
          <w:szCs w:val="24"/>
        </w:rPr>
        <w:t>&lt;/CSD&gt;</w:t>
      </w:r>
      <w:r w:rsidRPr="007B0978">
        <w:rPr>
          <w:noProof w:val="0"/>
          <w:color w:val="000000"/>
          <w:szCs w:val="24"/>
        </w:rPr>
        <w:br/>
      </w:r>
      <w:r w:rsidR="0032569F" w:rsidRPr="00E147BD">
        <w:rPr>
          <w:noProof w:val="0"/>
          <w:color w:val="000096"/>
          <w:szCs w:val="24"/>
        </w:rPr>
        <w:t xml:space="preserve">   &lt;/</w:t>
      </w:r>
      <w:proofErr w:type="spellStart"/>
      <w:r w:rsidR="00090C0E">
        <w:rPr>
          <w:noProof w:val="0"/>
          <w:color w:val="000096"/>
          <w:szCs w:val="24"/>
        </w:rPr>
        <w:t>csd:</w:t>
      </w:r>
      <w:r w:rsidR="0032569F" w:rsidRPr="00E147BD">
        <w:rPr>
          <w:noProof w:val="0"/>
          <w:color w:val="000096"/>
          <w:szCs w:val="24"/>
        </w:rPr>
        <w:t>adhoc</w:t>
      </w:r>
      <w:proofErr w:type="spellEnd"/>
      <w:r w:rsidR="0032569F" w:rsidRPr="00E147BD">
        <w:rPr>
          <w:noProof w:val="0"/>
          <w:color w:val="000096"/>
          <w:szCs w:val="24"/>
        </w:rPr>
        <w:t>&gt;</w:t>
      </w:r>
      <w:r w:rsidR="0032569F" w:rsidRPr="00E147BD">
        <w:rPr>
          <w:noProof w:val="0"/>
          <w:color w:val="000096"/>
          <w:szCs w:val="24"/>
        </w:rPr>
        <w:br/>
      </w:r>
      <w:r w:rsidR="0032569F" w:rsidRPr="007B0978">
        <w:rPr>
          <w:noProof w:val="0"/>
          <w:color w:val="000096"/>
          <w:szCs w:val="24"/>
        </w:rPr>
        <w:t xml:space="preserve">  </w:t>
      </w:r>
      <w:r w:rsidR="0032569F" w:rsidRPr="00E147BD">
        <w:rPr>
          <w:noProof w:val="0"/>
          <w:color w:val="000096"/>
          <w:szCs w:val="24"/>
        </w:rPr>
        <w:t>&lt;/</w:t>
      </w:r>
      <w:proofErr w:type="spellStart"/>
      <w:r w:rsidR="00090C0E">
        <w:rPr>
          <w:noProof w:val="0"/>
          <w:color w:val="000096"/>
          <w:szCs w:val="24"/>
        </w:rPr>
        <w:t>csd:</w:t>
      </w:r>
      <w:r w:rsidR="0032569F" w:rsidRPr="00E147BD">
        <w:rPr>
          <w:noProof w:val="0"/>
          <w:color w:val="000096"/>
          <w:szCs w:val="24"/>
        </w:rPr>
        <w:t>function</w:t>
      </w:r>
      <w:proofErr w:type="spellEnd"/>
      <w:r w:rsidR="0032569F" w:rsidRPr="00E147BD">
        <w:rPr>
          <w:noProof w:val="0"/>
          <w:color w:val="000096"/>
          <w:szCs w:val="24"/>
        </w:rPr>
        <w:t>&gt;</w:t>
      </w:r>
      <w:r w:rsidR="0032569F" w:rsidRPr="00E147BD">
        <w:rPr>
          <w:noProof w:val="0"/>
          <w:color w:val="000096"/>
          <w:szCs w:val="24"/>
        </w:rPr>
        <w:br/>
      </w:r>
      <w:r w:rsidRPr="007B0978">
        <w:rPr>
          <w:noProof w:val="0"/>
          <w:color w:val="000096"/>
          <w:szCs w:val="24"/>
        </w:rPr>
        <w:t>&lt;/</w:t>
      </w:r>
      <w:proofErr w:type="spellStart"/>
      <w:r w:rsidR="00090C0E">
        <w:rPr>
          <w:noProof w:val="0"/>
          <w:color w:val="000096"/>
          <w:szCs w:val="24"/>
        </w:rPr>
        <w:t>csd:</w:t>
      </w:r>
      <w:r w:rsidRPr="007B0978">
        <w:rPr>
          <w:noProof w:val="0"/>
          <w:color w:val="000096"/>
          <w:szCs w:val="24"/>
        </w:rPr>
        <w:t>careServicesRequest</w:t>
      </w:r>
      <w:proofErr w:type="spellEnd"/>
      <w:r w:rsidRPr="007B0978">
        <w:rPr>
          <w:noProof w:val="0"/>
          <w:color w:val="000096"/>
          <w:szCs w:val="24"/>
        </w:rPr>
        <w:t>&gt;</w:t>
      </w:r>
      <w:r w:rsidRPr="007B0978">
        <w:rPr>
          <w:noProof w:val="0"/>
          <w:color w:val="000000"/>
          <w:szCs w:val="24"/>
        </w:rPr>
        <w:t xml:space="preserve">    </w:t>
      </w:r>
    </w:p>
    <w:p w14:paraId="76151DE4" w14:textId="77777777" w:rsidR="00FD6280" w:rsidRPr="007B0978" w:rsidRDefault="00FD6280" w:rsidP="00126DC2">
      <w:pPr>
        <w:pStyle w:val="FigureTitle"/>
      </w:pPr>
      <w:r w:rsidRPr="007B0978">
        <w:t>Figure 3.73.4.3.2-1</w:t>
      </w:r>
      <w:r w:rsidR="008B268F" w:rsidRPr="007B0978">
        <w:t>:</w:t>
      </w:r>
      <w:r w:rsidRPr="007B0978">
        <w:t xml:space="preserve"> Example Ad Hoc Query</w:t>
      </w:r>
    </w:p>
    <w:p w14:paraId="6F6FEE6B" w14:textId="77777777" w:rsidR="001624B0" w:rsidRDefault="001624B0">
      <w:pPr>
        <w:pStyle w:val="BodyText"/>
        <w:rPr>
          <w:noProof w:val="0"/>
        </w:rPr>
      </w:pPr>
    </w:p>
    <w:p w14:paraId="603D8BC4" w14:textId="377AE2FE" w:rsidR="00015F7B" w:rsidRPr="007B0978" w:rsidRDefault="00015F7B">
      <w:pPr>
        <w:pStyle w:val="BodyText"/>
        <w:rPr>
          <w:noProof w:val="0"/>
        </w:rPr>
      </w:pPr>
      <w:r w:rsidRPr="007B0978">
        <w:rPr>
          <w:noProof w:val="0"/>
        </w:rPr>
        <w:lastRenderedPageBreak/>
        <w:t xml:space="preserve">The calling convention for submitting an Ad hoc XQuery using the Find Matching Service Request message is the same as in </w:t>
      </w:r>
      <w:r w:rsidR="00534458" w:rsidRPr="007B0978">
        <w:rPr>
          <w:noProof w:val="0"/>
        </w:rPr>
        <w:t>T</w:t>
      </w:r>
      <w:r w:rsidRPr="007B0978">
        <w:rPr>
          <w:noProof w:val="0"/>
        </w:rPr>
        <w:t>able 3.73.4.1.2-2.</w:t>
      </w:r>
    </w:p>
    <w:p w14:paraId="1F673F0E" w14:textId="77777777" w:rsidR="00FD6280" w:rsidRPr="007B0978" w:rsidRDefault="00FD6280" w:rsidP="00E147BD">
      <w:pPr>
        <w:pStyle w:val="Heading5"/>
        <w:numPr>
          <w:ilvl w:val="0"/>
          <w:numId w:val="0"/>
        </w:numPr>
        <w:tabs>
          <w:tab w:val="num" w:pos="1800"/>
          <w:tab w:val="num" w:pos="2520"/>
          <w:tab w:val="num" w:pos="3240"/>
        </w:tabs>
      </w:pPr>
      <w:bookmarkStart w:id="269" w:name="_Toc461203724"/>
      <w:r w:rsidRPr="007B0978">
        <w:t>3.73.4.3.3 Expected Actions</w:t>
      </w:r>
      <w:bookmarkEnd w:id="269"/>
    </w:p>
    <w:p w14:paraId="56EAC644" w14:textId="77777777" w:rsidR="00FD6280" w:rsidRPr="007B0978" w:rsidRDefault="00FD6280" w:rsidP="0071581A">
      <w:pPr>
        <w:pStyle w:val="BodyText"/>
        <w:rPr>
          <w:noProof w:val="0"/>
        </w:rPr>
      </w:pPr>
      <w:r w:rsidRPr="007B0978">
        <w:rPr>
          <w:noProof w:val="0"/>
        </w:rPr>
        <w:t xml:space="preserve">In response to receiving the submitted Find Matching Services Request, the Care Services </w:t>
      </w:r>
      <w:proofErr w:type="spellStart"/>
      <w:r w:rsidRPr="007B0978">
        <w:rPr>
          <w:noProof w:val="0"/>
        </w:rPr>
        <w:t>InfoManager</w:t>
      </w:r>
      <w:proofErr w:type="spellEnd"/>
      <w:r w:rsidRPr="007B0978">
        <w:rPr>
          <w:noProof w:val="0"/>
        </w:rPr>
        <w:t xml:space="preserve"> shall: </w:t>
      </w:r>
    </w:p>
    <w:p w14:paraId="07C4F1CD" w14:textId="22198D11" w:rsidR="00E816FD" w:rsidRPr="007B0978" w:rsidRDefault="00FD6280" w:rsidP="003A6488">
      <w:pPr>
        <w:pStyle w:val="ListNumber2"/>
        <w:numPr>
          <w:ilvl w:val="0"/>
          <w:numId w:val="72"/>
        </w:numPr>
      </w:pPr>
      <w:r w:rsidRPr="007B0978">
        <w:t xml:space="preserve">Accept an Ad hoc query in a Find Matching Services message. If the Care Services </w:t>
      </w:r>
      <w:proofErr w:type="spellStart"/>
      <w:r w:rsidRPr="007B0978">
        <w:t>InfoManager</w:t>
      </w:r>
      <w:proofErr w:type="spellEnd"/>
      <w:r w:rsidRPr="007B0978">
        <w:t xml:space="preserve"> does not support the Ad hoc XQuery </w:t>
      </w:r>
      <w:proofErr w:type="gramStart"/>
      <w:r w:rsidR="005E006B" w:rsidRPr="007B0978">
        <w:t>Option</w:t>
      </w:r>
      <w:proofErr w:type="gramEnd"/>
      <w:r w:rsidRPr="007B0978">
        <w:t xml:space="preserve"> it shall immediately return an error 422 (see </w:t>
      </w:r>
      <w:r w:rsidR="005E006B" w:rsidRPr="007B0978">
        <w:t>Table</w:t>
      </w:r>
      <w:r w:rsidR="003A6488" w:rsidRPr="007B0978">
        <w:t xml:space="preserve"> 3.73.4.2.2-2</w:t>
      </w:r>
      <w:r w:rsidRPr="007B0978">
        <w:t xml:space="preserve">) with a message indicating the Ad hoc XQuery </w:t>
      </w:r>
      <w:r w:rsidR="005E006B" w:rsidRPr="007B0978">
        <w:t>Option</w:t>
      </w:r>
      <w:r w:rsidRPr="007B0978">
        <w:t xml:space="preserve"> is not supported.</w:t>
      </w:r>
    </w:p>
    <w:p w14:paraId="297D09CF" w14:textId="49458FBB" w:rsidR="00E816FD" w:rsidRPr="007B0978" w:rsidRDefault="00FD6280" w:rsidP="006E5C45">
      <w:pPr>
        <w:pStyle w:val="ListNumber2"/>
        <w:numPr>
          <w:ilvl w:val="0"/>
          <w:numId w:val="72"/>
        </w:numPr>
      </w:pPr>
      <w:r w:rsidRPr="007B0978">
        <w:t xml:space="preserve">“Sanitize” the inbound XQuery query using the techniques described in the </w:t>
      </w:r>
      <w:r w:rsidRPr="007B0978">
        <w:rPr>
          <w:b/>
        </w:rPr>
        <w:t>Specific Security Considerations Regarding the Use of XQuery</w:t>
      </w:r>
      <w:r w:rsidRPr="007B0978">
        <w:t xml:space="preserve"> subsection of ITI TF-1:35.5.</w:t>
      </w:r>
    </w:p>
    <w:p w14:paraId="3CEE16DA" w14:textId="1BC3F952" w:rsidR="00E816FD" w:rsidRPr="007B0978" w:rsidRDefault="00FD6280" w:rsidP="003A6488">
      <w:pPr>
        <w:pStyle w:val="ListNumber2"/>
        <w:numPr>
          <w:ilvl w:val="0"/>
          <w:numId w:val="72"/>
        </w:numPr>
      </w:pPr>
      <w:r w:rsidRPr="007B0978">
        <w:t xml:space="preserve">Process the query as appropriate and return a result to the Service Finder containing the query results or error results as described in </w:t>
      </w:r>
      <w:r w:rsidR="005E006B" w:rsidRPr="007B0978">
        <w:t>Table</w:t>
      </w:r>
      <w:r w:rsidR="003A6488" w:rsidRPr="007B0978">
        <w:t xml:space="preserve"> 3.73.4.2.2-2</w:t>
      </w:r>
      <w:r w:rsidRPr="007B0978">
        <w:t>.</w:t>
      </w:r>
      <w:r w:rsidRPr="007B0978" w:rsidDel="002B07D4">
        <w:t xml:space="preserve"> </w:t>
      </w:r>
    </w:p>
    <w:p w14:paraId="14EF7C12" w14:textId="7BE7B4C4" w:rsidR="00FD6280" w:rsidRPr="007B0978" w:rsidRDefault="00FD6280" w:rsidP="0071581A">
      <w:pPr>
        <w:pStyle w:val="Heading4"/>
        <w:numPr>
          <w:ilvl w:val="0"/>
          <w:numId w:val="0"/>
        </w:numPr>
        <w:tabs>
          <w:tab w:val="num" w:pos="1080"/>
        </w:tabs>
        <w:rPr>
          <w:noProof w:val="0"/>
        </w:rPr>
      </w:pPr>
      <w:bookmarkStart w:id="270" w:name="_Toc365552079"/>
      <w:bookmarkStart w:id="271" w:name="_Toc461203725"/>
      <w:r w:rsidRPr="007B0978">
        <w:rPr>
          <w:noProof w:val="0"/>
        </w:rPr>
        <w:t xml:space="preserve">3.73.4.4 Find Matching Services Response (Ad hoc XQuery </w:t>
      </w:r>
      <w:r w:rsidR="005E006B" w:rsidRPr="007B0978">
        <w:rPr>
          <w:noProof w:val="0"/>
        </w:rPr>
        <w:t>Option</w:t>
      </w:r>
      <w:r w:rsidRPr="007B0978">
        <w:rPr>
          <w:noProof w:val="0"/>
        </w:rPr>
        <w:t>)</w:t>
      </w:r>
      <w:bookmarkEnd w:id="270"/>
      <w:bookmarkEnd w:id="271"/>
    </w:p>
    <w:p w14:paraId="7AC29C1B" w14:textId="48408D50" w:rsidR="00FD6280" w:rsidRPr="007B0978" w:rsidRDefault="00FD6280" w:rsidP="005D4FA3">
      <w:pPr>
        <w:pStyle w:val="BodyText"/>
        <w:rPr>
          <w:noProof w:val="0"/>
        </w:rPr>
      </w:pPr>
      <w:r w:rsidRPr="007B0978">
        <w:rPr>
          <w:noProof w:val="0"/>
        </w:rPr>
        <w:t xml:space="preserve">A Service Finder or Care Services </w:t>
      </w:r>
      <w:proofErr w:type="spellStart"/>
      <w:r w:rsidRPr="007B0978">
        <w:rPr>
          <w:noProof w:val="0"/>
        </w:rPr>
        <w:t>InfoManager</w:t>
      </w:r>
      <w:proofErr w:type="spellEnd"/>
      <w:r w:rsidRPr="007B0978">
        <w:rPr>
          <w:noProof w:val="0"/>
        </w:rPr>
        <w:t xml:space="preserve"> that supports the Ad hoc XQuery </w:t>
      </w:r>
      <w:r w:rsidR="005E006B" w:rsidRPr="007B0978">
        <w:rPr>
          <w:noProof w:val="0"/>
        </w:rPr>
        <w:t>Option</w:t>
      </w:r>
      <w:r w:rsidRPr="007B0978">
        <w:rPr>
          <w:noProof w:val="0"/>
        </w:rPr>
        <w:t xml:space="preserve"> shall support the Ad hoc </w:t>
      </w:r>
      <w:proofErr w:type="spellStart"/>
      <w:r w:rsidRPr="007B0978">
        <w:rPr>
          <w:noProof w:val="0"/>
        </w:rPr>
        <w:t>XQueries</w:t>
      </w:r>
      <w:proofErr w:type="spellEnd"/>
      <w:r w:rsidRPr="007B0978">
        <w:rPr>
          <w:noProof w:val="0"/>
        </w:rPr>
        <w:t xml:space="preserve"> described in </w:t>
      </w:r>
      <w:r w:rsidR="00104214">
        <w:rPr>
          <w:noProof w:val="0"/>
        </w:rPr>
        <w:t>S</w:t>
      </w:r>
      <w:r w:rsidRPr="007B0978">
        <w:rPr>
          <w:noProof w:val="0"/>
        </w:rPr>
        <w:t xml:space="preserve">ections 3.73.4.3 and 3.73.4.4. </w:t>
      </w:r>
    </w:p>
    <w:p w14:paraId="16EBAFEC" w14:textId="77777777" w:rsidR="00FD6280" w:rsidRPr="007B0978" w:rsidRDefault="00FD6280" w:rsidP="00E147BD">
      <w:pPr>
        <w:pStyle w:val="Heading5"/>
        <w:numPr>
          <w:ilvl w:val="0"/>
          <w:numId w:val="0"/>
        </w:numPr>
      </w:pPr>
      <w:bookmarkStart w:id="272" w:name="_Toc461203726"/>
      <w:r w:rsidRPr="007B0978">
        <w:t>3.73.4.4.1 Trigger Event</w:t>
      </w:r>
      <w:bookmarkEnd w:id="272"/>
    </w:p>
    <w:p w14:paraId="6AC8AACD" w14:textId="77777777" w:rsidR="00FD6280" w:rsidRPr="007B0978" w:rsidRDefault="00FD6280" w:rsidP="00CF51A4">
      <w:pPr>
        <w:pStyle w:val="BodyText"/>
        <w:rPr>
          <w:noProof w:val="0"/>
        </w:rPr>
      </w:pPr>
      <w:r w:rsidRPr="007B0978">
        <w:rPr>
          <w:noProof w:val="0"/>
        </w:rPr>
        <w:t xml:space="preserve">The Care Services </w:t>
      </w:r>
      <w:proofErr w:type="spellStart"/>
      <w:r w:rsidRPr="007B0978">
        <w:rPr>
          <w:noProof w:val="0"/>
        </w:rPr>
        <w:t>InfoManager</w:t>
      </w:r>
      <w:proofErr w:type="spellEnd"/>
      <w:r w:rsidRPr="007B0978">
        <w:rPr>
          <w:noProof w:val="0"/>
        </w:rPr>
        <w:t xml:space="preserve"> prepares and returns a Find Matching Services response upon its receipt of an inbound Find Matching Services query. </w:t>
      </w:r>
    </w:p>
    <w:p w14:paraId="2F4D71E9" w14:textId="77777777" w:rsidR="00FD6280" w:rsidRPr="007B0978" w:rsidRDefault="00FD6280" w:rsidP="00E147BD">
      <w:pPr>
        <w:pStyle w:val="Heading5"/>
        <w:numPr>
          <w:ilvl w:val="0"/>
          <w:numId w:val="0"/>
        </w:numPr>
      </w:pPr>
      <w:bookmarkStart w:id="273" w:name="_Toc461203727"/>
      <w:r w:rsidRPr="007B0978">
        <w:t>3.73.4.4.2 Message Semantics</w:t>
      </w:r>
      <w:bookmarkEnd w:id="273"/>
    </w:p>
    <w:p w14:paraId="2D0CE4BA" w14:textId="34F02285" w:rsidR="004F62DE" w:rsidRPr="007B0978" w:rsidRDefault="004F62DE" w:rsidP="0076459B">
      <w:pPr>
        <w:pStyle w:val="BodyText"/>
      </w:pPr>
      <w:r w:rsidRPr="007B0978">
        <w:rPr>
          <w:noProof w:val="0"/>
        </w:rPr>
        <w:t xml:space="preserve">The Care Services </w:t>
      </w:r>
      <w:proofErr w:type="spellStart"/>
      <w:r w:rsidRPr="007B0978">
        <w:rPr>
          <w:noProof w:val="0"/>
        </w:rPr>
        <w:t>InfoManager</w:t>
      </w:r>
      <w:proofErr w:type="spellEnd"/>
      <w:r w:rsidRPr="007B0978">
        <w:rPr>
          <w:noProof w:val="0"/>
        </w:rPr>
        <w:t xml:space="preserve"> shall respond to a Find Matching Services request according to </w:t>
      </w:r>
      <w:r w:rsidR="007B0978">
        <w:rPr>
          <w:noProof w:val="0"/>
        </w:rPr>
        <w:t>Section</w:t>
      </w:r>
      <w:r w:rsidRPr="007B0978">
        <w:rPr>
          <w:noProof w:val="0"/>
        </w:rPr>
        <w:t xml:space="preserve"> 3.73.4.2.2. In addition</w:t>
      </w:r>
      <w:r w:rsidR="00FE3216">
        <w:rPr>
          <w:noProof w:val="0"/>
        </w:rPr>
        <w:t>, t</w:t>
      </w:r>
      <w:r w:rsidRPr="007B0978">
        <w:t xml:space="preserve">he mime-type returned by the Care Services InfoManager for an unencapsulated request should be the same as the value of the </w:t>
      </w:r>
      <w:r w:rsidR="00FE3216">
        <w:rPr>
          <w:rStyle w:val="XMLname"/>
        </w:rPr>
        <w:t>csd:a</w:t>
      </w:r>
      <w:r w:rsidRPr="00E147BD">
        <w:rPr>
          <w:rStyle w:val="XMLname"/>
        </w:rPr>
        <w:t>dhoc/@content-type</w:t>
      </w:r>
      <w:r w:rsidRPr="007B0978">
        <w:t xml:space="preserve"> attribute sent in the request.</w:t>
      </w:r>
    </w:p>
    <w:p w14:paraId="69E73A05" w14:textId="00ED9C8C" w:rsidR="00FD6280" w:rsidRPr="007B0978" w:rsidRDefault="00FD6280" w:rsidP="00E147BD">
      <w:pPr>
        <w:pStyle w:val="Heading5"/>
        <w:numPr>
          <w:ilvl w:val="0"/>
          <w:numId w:val="0"/>
        </w:numPr>
      </w:pPr>
      <w:bookmarkStart w:id="274" w:name="_Toc461203728"/>
      <w:r w:rsidRPr="007B0978">
        <w:t>3.73.4.4.3 Expected Actions</w:t>
      </w:r>
      <w:bookmarkEnd w:id="274"/>
    </w:p>
    <w:p w14:paraId="66A9D0D1" w14:textId="77777777" w:rsidR="00FD6280" w:rsidRPr="007B0978" w:rsidRDefault="00FD6280" w:rsidP="00CF51A4">
      <w:r w:rsidRPr="007B0978">
        <w:t xml:space="preserve">There is no defined expected action to be taken by the Service Finder once </w:t>
      </w:r>
      <w:proofErr w:type="gramStart"/>
      <w:r w:rsidRPr="007B0978">
        <w:t>the</w:t>
      </w:r>
      <w:proofErr w:type="gramEnd"/>
      <w:r w:rsidRPr="007B0978">
        <w:t xml:space="preserve"> response has been received. The Service Finder processes the response in accordance with the functions of its application.</w:t>
      </w:r>
    </w:p>
    <w:p w14:paraId="1BBCDD8F" w14:textId="77777777" w:rsidR="00FD6280" w:rsidRPr="007B0978" w:rsidRDefault="00FD6280" w:rsidP="003A3DE5">
      <w:pPr>
        <w:pStyle w:val="Heading3"/>
        <w:numPr>
          <w:ilvl w:val="0"/>
          <w:numId w:val="0"/>
        </w:numPr>
        <w:rPr>
          <w:noProof w:val="0"/>
        </w:rPr>
      </w:pPr>
      <w:bookmarkStart w:id="275" w:name="_Toc358800559"/>
      <w:bookmarkStart w:id="276" w:name="_Toc358800632"/>
      <w:bookmarkStart w:id="277" w:name="_Toc461203729"/>
      <w:bookmarkEnd w:id="256"/>
      <w:bookmarkEnd w:id="257"/>
      <w:r w:rsidRPr="007B0978">
        <w:rPr>
          <w:noProof w:val="0"/>
        </w:rPr>
        <w:t>3.73.5 Security Considerations</w:t>
      </w:r>
      <w:bookmarkEnd w:id="275"/>
      <w:bookmarkEnd w:id="276"/>
      <w:bookmarkEnd w:id="277"/>
    </w:p>
    <w:p w14:paraId="378C858D" w14:textId="0C479CCC" w:rsidR="00FD6280" w:rsidRPr="007B0978" w:rsidRDefault="00FD6280" w:rsidP="00903227">
      <w:pPr>
        <w:pStyle w:val="BodyText"/>
        <w:rPr>
          <w:noProof w:val="0"/>
        </w:rPr>
      </w:pPr>
      <w:r w:rsidRPr="007B0978">
        <w:rPr>
          <w:noProof w:val="0"/>
        </w:rPr>
        <w:t xml:space="preserve">For Care Services </w:t>
      </w:r>
      <w:proofErr w:type="spellStart"/>
      <w:r w:rsidRPr="007B0978">
        <w:rPr>
          <w:noProof w:val="0"/>
        </w:rPr>
        <w:t>InfoManager</w:t>
      </w:r>
      <w:proofErr w:type="spellEnd"/>
      <w:r w:rsidRPr="007B0978">
        <w:rPr>
          <w:noProof w:val="0"/>
        </w:rPr>
        <w:t xml:space="preserve"> actors that support the Ad hoc XQuery </w:t>
      </w:r>
      <w:r w:rsidR="005E006B" w:rsidRPr="007B0978">
        <w:rPr>
          <w:noProof w:val="0"/>
        </w:rPr>
        <w:t>Option</w:t>
      </w:r>
      <w:r w:rsidRPr="007B0978">
        <w:rPr>
          <w:noProof w:val="0"/>
        </w:rPr>
        <w:t xml:space="preserve">, care </w:t>
      </w:r>
      <w:proofErr w:type="gramStart"/>
      <w:r w:rsidRPr="007B0978">
        <w:rPr>
          <w:noProof w:val="0"/>
        </w:rPr>
        <w:t>shall</w:t>
      </w:r>
      <w:proofErr w:type="gramEnd"/>
      <w:r w:rsidRPr="007B0978">
        <w:rPr>
          <w:noProof w:val="0"/>
        </w:rPr>
        <w:t xml:space="preserve"> be taken to appropriately guard against inject attacks by employing the techniques described in the </w:t>
      </w:r>
      <w:r w:rsidR="00781936" w:rsidRPr="007B0978">
        <w:rPr>
          <w:b/>
          <w:bCs/>
          <w:noProof w:val="0"/>
        </w:rPr>
        <w:t>Specific Security Considerations Regarding the Use of XQuery</w:t>
      </w:r>
      <w:r w:rsidR="00781936" w:rsidRPr="007B0978">
        <w:rPr>
          <w:noProof w:val="0"/>
        </w:rPr>
        <w:t xml:space="preserve"> </w:t>
      </w:r>
      <w:r w:rsidRPr="007B0978">
        <w:rPr>
          <w:noProof w:val="0"/>
        </w:rPr>
        <w:t>subsection of ITI TF-1:35.5.</w:t>
      </w:r>
    </w:p>
    <w:p w14:paraId="24EC3A75" w14:textId="77777777" w:rsidR="00FD6280" w:rsidRPr="007B0978" w:rsidRDefault="00FD6280" w:rsidP="00182E65">
      <w:pPr>
        <w:pStyle w:val="Heading4"/>
        <w:numPr>
          <w:ilvl w:val="0"/>
          <w:numId w:val="0"/>
        </w:numPr>
        <w:rPr>
          <w:noProof w:val="0"/>
        </w:rPr>
      </w:pPr>
      <w:bookmarkStart w:id="278" w:name="_Toc461203730"/>
      <w:r w:rsidRPr="007B0978">
        <w:rPr>
          <w:noProof w:val="0"/>
        </w:rPr>
        <w:lastRenderedPageBreak/>
        <w:t>3.73.5.1 Security Audit Considerations</w:t>
      </w:r>
      <w:bookmarkEnd w:id="278"/>
    </w:p>
    <w:p w14:paraId="158B51E1" w14:textId="48E15CD2" w:rsidR="00FD6280" w:rsidRDefault="00FD6280" w:rsidP="003A3DE5">
      <w:pPr>
        <w:pStyle w:val="BodyText"/>
        <w:rPr>
          <w:noProof w:val="0"/>
        </w:rPr>
      </w:pPr>
      <w:r w:rsidRPr="007B0978">
        <w:rPr>
          <w:noProof w:val="0"/>
        </w:rPr>
        <w:t xml:space="preserve">To be determined by CSD </w:t>
      </w:r>
      <w:r w:rsidR="005E006B" w:rsidRPr="007B0978">
        <w:rPr>
          <w:noProof w:val="0"/>
        </w:rPr>
        <w:t>Profile</w:t>
      </w:r>
      <w:r w:rsidRPr="007B0978">
        <w:rPr>
          <w:noProof w:val="0"/>
        </w:rPr>
        <w:t xml:space="preserve"> implementers. NOTE: Because this transaction does not convey content containing protected health information (PHI) there are no stipulated audit requirements.</w:t>
      </w:r>
    </w:p>
    <w:p w14:paraId="72ACE174" w14:textId="346F04E6" w:rsidR="0009439E" w:rsidRDefault="0009439E">
      <w:pPr>
        <w:spacing w:before="0"/>
      </w:pPr>
      <w:r>
        <w:br w:type="page"/>
      </w:r>
    </w:p>
    <w:p w14:paraId="221BAB2C" w14:textId="77777777" w:rsidR="0009439E" w:rsidRPr="007B0978" w:rsidRDefault="0009439E" w:rsidP="003A3DE5">
      <w:pPr>
        <w:pStyle w:val="BodyText"/>
        <w:rPr>
          <w:noProof w:val="0"/>
        </w:rPr>
      </w:pPr>
    </w:p>
    <w:p w14:paraId="1CD0E122" w14:textId="21A63EB2" w:rsidR="00FD6280" w:rsidRPr="007B0978" w:rsidRDefault="00FD6280" w:rsidP="0097497F">
      <w:pPr>
        <w:pStyle w:val="Heading2"/>
        <w:numPr>
          <w:ilvl w:val="0"/>
          <w:numId w:val="0"/>
        </w:numPr>
        <w:rPr>
          <w:noProof w:val="0"/>
        </w:rPr>
      </w:pPr>
      <w:bookmarkStart w:id="279" w:name="_Toc358800560"/>
      <w:bookmarkStart w:id="280" w:name="_Toc358800633"/>
      <w:bookmarkStart w:id="281" w:name="_Toc461203731"/>
      <w:r w:rsidRPr="007B0978">
        <w:rPr>
          <w:noProof w:val="0"/>
        </w:rPr>
        <w:t xml:space="preserve">3.74 </w:t>
      </w:r>
      <w:bookmarkEnd w:id="279"/>
      <w:bookmarkEnd w:id="280"/>
      <w:r w:rsidRPr="007B0978">
        <w:rPr>
          <w:noProof w:val="0"/>
        </w:rPr>
        <w:t>Query for Updated Services [</w:t>
      </w:r>
      <w:r w:rsidR="00247F74" w:rsidRPr="007B0978">
        <w:rPr>
          <w:noProof w:val="0"/>
        </w:rPr>
        <w:t>ITI-74</w:t>
      </w:r>
      <w:r w:rsidRPr="007B0978">
        <w:rPr>
          <w:noProof w:val="0"/>
        </w:rPr>
        <w:t>]</w:t>
      </w:r>
      <w:bookmarkEnd w:id="281"/>
    </w:p>
    <w:p w14:paraId="14599844" w14:textId="77777777" w:rsidR="00FD6280" w:rsidRPr="007B0978" w:rsidRDefault="00FD6280" w:rsidP="0097497F">
      <w:pPr>
        <w:pStyle w:val="Heading3"/>
        <w:numPr>
          <w:ilvl w:val="0"/>
          <w:numId w:val="0"/>
        </w:numPr>
        <w:rPr>
          <w:noProof w:val="0"/>
        </w:rPr>
      </w:pPr>
      <w:bookmarkStart w:id="282" w:name="_Toc358800561"/>
      <w:bookmarkStart w:id="283" w:name="_Toc358800634"/>
      <w:bookmarkStart w:id="284" w:name="_Toc461203732"/>
      <w:r w:rsidRPr="007B0978">
        <w:rPr>
          <w:noProof w:val="0"/>
        </w:rPr>
        <w:t>3.74.1 Scope</w:t>
      </w:r>
      <w:bookmarkEnd w:id="282"/>
      <w:bookmarkEnd w:id="283"/>
      <w:bookmarkEnd w:id="284"/>
    </w:p>
    <w:p w14:paraId="4C33240C" w14:textId="77777777" w:rsidR="00FD6280" w:rsidRPr="007B0978" w:rsidRDefault="00FD6280" w:rsidP="0097497F">
      <w:pPr>
        <w:pStyle w:val="BodyText"/>
        <w:rPr>
          <w:noProof w:val="0"/>
        </w:rPr>
      </w:pPr>
      <w:r w:rsidRPr="007B0978">
        <w:rPr>
          <w:noProof w:val="0"/>
        </w:rPr>
        <w:t xml:space="preserve">The Query for Updated Services transaction is used to obtain </w:t>
      </w:r>
      <w:proofErr w:type="gramStart"/>
      <w:r w:rsidRPr="007B0978">
        <w:rPr>
          <w:noProof w:val="0"/>
        </w:rPr>
        <w:t>the directory</w:t>
      </w:r>
      <w:proofErr w:type="gramEnd"/>
      <w:r w:rsidRPr="007B0978">
        <w:rPr>
          <w:noProof w:val="0"/>
        </w:rPr>
        <w:t xml:space="preserve"> records that have been updated since the </w:t>
      </w:r>
      <w:proofErr w:type="gramStart"/>
      <w:r w:rsidRPr="007B0978">
        <w:rPr>
          <w:noProof w:val="0"/>
        </w:rPr>
        <w:t>refresh</w:t>
      </w:r>
      <w:proofErr w:type="gramEnd"/>
      <w:r w:rsidRPr="007B0978">
        <w:rPr>
          <w:noProof w:val="0"/>
        </w:rPr>
        <w:t xml:space="preserve"> timestamp provided in the query.</w:t>
      </w:r>
    </w:p>
    <w:p w14:paraId="60FAB4CD" w14:textId="77777777" w:rsidR="00FD6280" w:rsidRPr="007B0978" w:rsidRDefault="00FD6280" w:rsidP="0097497F">
      <w:pPr>
        <w:pStyle w:val="Heading3"/>
        <w:numPr>
          <w:ilvl w:val="0"/>
          <w:numId w:val="0"/>
        </w:numPr>
        <w:rPr>
          <w:noProof w:val="0"/>
        </w:rPr>
      </w:pPr>
      <w:bookmarkStart w:id="285" w:name="_Toc358800562"/>
      <w:bookmarkStart w:id="286" w:name="_Toc358800635"/>
      <w:bookmarkStart w:id="287" w:name="_Toc461203733"/>
      <w:r w:rsidRPr="007B0978">
        <w:rPr>
          <w:noProof w:val="0"/>
        </w:rPr>
        <w:t>3.74.2 Use Case Roles</w:t>
      </w:r>
      <w:bookmarkEnd w:id="285"/>
      <w:bookmarkEnd w:id="286"/>
      <w:bookmarkEnd w:id="287"/>
      <w:r w:rsidRPr="007B0978">
        <w:rPr>
          <w:noProof w:val="0"/>
        </w:rPr>
        <w:t xml:space="preserve"> </w:t>
      </w:r>
    </w:p>
    <w:p w14:paraId="0CF71184" w14:textId="08B2D236" w:rsidR="00FD6280" w:rsidRPr="007B0978" w:rsidRDefault="00121D42" w:rsidP="0097497F">
      <w:pPr>
        <w:pStyle w:val="BodyText"/>
        <w:jc w:val="center"/>
        <w:rPr>
          <w:noProof w:val="0"/>
        </w:rPr>
      </w:pPr>
      <w:r w:rsidRPr="007B0978">
        <mc:AlternateContent>
          <mc:Choice Requires="wpc">
            <w:drawing>
              <wp:inline distT="0" distB="0" distL="0" distR="0" wp14:anchorId="40DDCFF5" wp14:editId="59B2B352">
                <wp:extent cx="5242560" cy="2426335"/>
                <wp:effectExtent l="20955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6"/>
                        <wps:cNvSpPr>
                          <a:spLocks noChangeArrowheads="1"/>
                        </wps:cNvSpPr>
                        <wps:spPr bwMode="auto">
                          <a:xfrm>
                            <a:off x="-203835" y="45212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3F59D" w14:textId="7E1B5662" w:rsidR="001F5FB6" w:rsidRDefault="001F5FB6">
                              <w:r>
                                <w:rPr>
                                  <w:color w:val="000000"/>
                                  <w:szCs w:val="24"/>
                                </w:rPr>
                                <w:t xml:space="preserve"> </w:t>
                              </w:r>
                            </w:p>
                          </w:txbxContent>
                        </wps:txbx>
                        <wps:bodyPr rot="0" vert="horz" wrap="none" lIns="0" tIns="0" rIns="0" bIns="0" anchor="t" anchorCtr="0">
                          <a:spAutoFit/>
                        </wps:bodyPr>
                      </wps:wsp>
                      <wpg:wgp>
                        <wpg:cNvPr id="3" name="Group 9"/>
                        <wpg:cNvGrpSpPr>
                          <a:grpSpLocks/>
                        </wpg:cNvGrpSpPr>
                        <wpg:grpSpPr bwMode="auto">
                          <a:xfrm>
                            <a:off x="1308735" y="1343660"/>
                            <a:ext cx="1812290" cy="508000"/>
                            <a:chOff x="2061" y="2116"/>
                            <a:chExt cx="2854" cy="800"/>
                          </a:xfrm>
                        </wpg:grpSpPr>
                        <wps:wsp>
                          <wps:cNvPr id="9" name="Oval 7"/>
                          <wps:cNvSpPr>
                            <a:spLocks noChangeArrowheads="1"/>
                          </wps:cNvSpPr>
                          <wps:spPr bwMode="auto">
                            <a:xfrm>
                              <a:off x="2061" y="2116"/>
                              <a:ext cx="2854" cy="800"/>
                            </a:xfrm>
                            <a:prstGeom prst="ellipse">
                              <a:avLst/>
                            </a:pr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 name="Oval 8"/>
                          <wps:cNvSpPr>
                            <a:spLocks noChangeArrowheads="1"/>
                          </wps:cNvSpPr>
                          <wps:spPr bwMode="auto">
                            <a:xfrm>
                              <a:off x="2061" y="2116"/>
                              <a:ext cx="2854" cy="800"/>
                            </a:xfrm>
                            <a:prstGeom prst="ellipse">
                              <a:avLst/>
                            </a:prstGeom>
                            <a:noFill/>
                            <a:ln w="1143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 name="Rectangle 11"/>
                        <wps:cNvSpPr>
                          <a:spLocks noChangeArrowheads="1"/>
                        </wps:cNvSpPr>
                        <wps:spPr bwMode="auto">
                          <a:xfrm>
                            <a:off x="1667382" y="1343660"/>
                            <a:ext cx="1151255"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45959" w14:textId="3439A250" w:rsidR="001F5FB6" w:rsidRDefault="001F5FB6" w:rsidP="00AE7FE0">
                              <w:pPr>
                                <w:jc w:val="center"/>
                                <w:rPr>
                                  <w:color w:val="000000"/>
                                </w:rPr>
                              </w:pPr>
                              <w:r>
                                <w:rPr>
                                  <w:color w:val="000000"/>
                                </w:rPr>
                                <w:t>Query for Updated</w:t>
                              </w:r>
                            </w:p>
                            <w:p w14:paraId="44E47DAE" w14:textId="6B471050" w:rsidR="001F5FB6" w:rsidRDefault="001F5FB6" w:rsidP="00AE7FE0">
                              <w:pPr>
                                <w:jc w:val="center"/>
                              </w:pPr>
                              <w:r>
                                <w:rPr>
                                  <w:color w:val="000000"/>
                                </w:rPr>
                                <w:t>Services</w:t>
                              </w:r>
                            </w:p>
                          </w:txbxContent>
                        </wps:txbx>
                        <wps:bodyPr rot="0" vert="horz" wrap="none" lIns="0" tIns="0" rIns="0" bIns="0" anchor="t" anchorCtr="0">
                          <a:noAutofit/>
                        </wps:bodyPr>
                      </wps:wsp>
                      <wps:wsp>
                        <wps:cNvPr id="13" name="Rectangle 12"/>
                        <wps:cNvSpPr>
                          <a:spLocks noChangeArrowheads="1"/>
                        </wps:cNvSpPr>
                        <wps:spPr bwMode="auto">
                          <a:xfrm>
                            <a:off x="2447925" y="157289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BDAC7" w14:textId="47DE0650" w:rsidR="001F5FB6" w:rsidRDefault="001F5FB6">
                              <w:r>
                                <w:rPr>
                                  <w:color w:val="000000"/>
                                  <w:szCs w:val="24"/>
                                </w:rPr>
                                <w:t xml:space="preserve"> </w:t>
                              </w:r>
                            </w:p>
                          </w:txbxContent>
                        </wps:txbx>
                        <wps:bodyPr rot="0" vert="horz" wrap="none" lIns="0" tIns="0" rIns="0" bIns="0" anchor="t" anchorCtr="0">
                          <a:spAutoFit/>
                        </wps:bodyPr>
                      </wps:wsp>
                      <wpg:wgp>
                        <wpg:cNvPr id="14" name="Group 15"/>
                        <wpg:cNvGrpSpPr>
                          <a:grpSpLocks/>
                        </wpg:cNvGrpSpPr>
                        <wpg:grpSpPr bwMode="auto">
                          <a:xfrm>
                            <a:off x="-2540" y="501015"/>
                            <a:ext cx="1621155" cy="525145"/>
                            <a:chOff x="-4" y="789"/>
                            <a:chExt cx="2553" cy="827"/>
                          </a:xfrm>
                        </wpg:grpSpPr>
                        <wps:wsp>
                          <wps:cNvPr id="15" name="Rectangle 13"/>
                          <wps:cNvSpPr>
                            <a:spLocks noChangeArrowheads="1"/>
                          </wps:cNvSpPr>
                          <wps:spPr bwMode="auto">
                            <a:xfrm>
                              <a:off x="-4" y="789"/>
                              <a:ext cx="2553"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
                          <wps:cNvSpPr>
                            <a:spLocks noChangeArrowheads="1"/>
                          </wps:cNvSpPr>
                          <wps:spPr bwMode="auto">
                            <a:xfrm>
                              <a:off x="-4" y="789"/>
                              <a:ext cx="2553" cy="827"/>
                            </a:xfrm>
                            <a:prstGeom prst="rect">
                              <a:avLst/>
                            </a:prstGeom>
                            <a:noFill/>
                            <a:ln w="11430"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 name="Rectangle 16"/>
                        <wps:cNvSpPr>
                          <a:spLocks noChangeArrowheads="1"/>
                        </wps:cNvSpPr>
                        <wps:spPr bwMode="auto">
                          <a:xfrm>
                            <a:off x="238633" y="536320"/>
                            <a:ext cx="118491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5038E" w14:textId="2049C1E1" w:rsidR="001F5FB6" w:rsidRDefault="001F5FB6" w:rsidP="00AE7FE0">
                              <w:pPr>
                                <w:jc w:val="center"/>
                              </w:pPr>
                              <w:r>
                                <w:rPr>
                                  <w:color w:val="000000"/>
                                </w:rPr>
                                <w:t>Care Services Info Manager</w:t>
                              </w:r>
                            </w:p>
                          </w:txbxContent>
                        </wps:txbx>
                        <wps:bodyPr rot="0" vert="horz" wrap="square" lIns="0" tIns="0" rIns="0" bIns="0" anchor="t" anchorCtr="0">
                          <a:spAutoFit/>
                        </wps:bodyPr>
                      </wps:wsp>
                      <wps:wsp>
                        <wps:cNvPr id="20" name="Rectangle 19"/>
                        <wps:cNvSpPr>
                          <a:spLocks noChangeArrowheads="1"/>
                        </wps:cNvSpPr>
                        <wps:spPr bwMode="auto">
                          <a:xfrm>
                            <a:off x="1169670" y="71501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9B096" w14:textId="6D58C2A5" w:rsidR="001F5FB6" w:rsidRDefault="001F5FB6">
                              <w:r>
                                <w:rPr>
                                  <w:color w:val="000000"/>
                                </w:rPr>
                                <w:t xml:space="preserve"> </w:t>
                              </w:r>
                            </w:p>
                          </w:txbxContent>
                        </wps:txbx>
                        <wps:bodyPr rot="0" vert="horz" wrap="none" lIns="0" tIns="0" rIns="0" bIns="0" anchor="t" anchorCtr="0">
                          <a:spAutoFit/>
                        </wps:bodyPr>
                      </wps:wsp>
                      <wps:wsp>
                        <wps:cNvPr id="21" name="Line 20"/>
                        <wps:cNvCnPr/>
                        <wps:spPr bwMode="auto">
                          <a:xfrm>
                            <a:off x="1090295" y="1026160"/>
                            <a:ext cx="421005" cy="39243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22" name="Group 23"/>
                        <wpg:cNvGrpSpPr>
                          <a:grpSpLocks/>
                        </wpg:cNvGrpSpPr>
                        <wpg:grpSpPr bwMode="auto">
                          <a:xfrm>
                            <a:off x="2847975" y="501015"/>
                            <a:ext cx="1639570" cy="525145"/>
                            <a:chOff x="4485" y="789"/>
                            <a:chExt cx="2582" cy="827"/>
                          </a:xfrm>
                        </wpg:grpSpPr>
                        <wps:wsp>
                          <wps:cNvPr id="24" name="Rectangle 21"/>
                          <wps:cNvSpPr>
                            <a:spLocks noChangeArrowheads="1"/>
                          </wps:cNvSpPr>
                          <wps:spPr bwMode="auto">
                            <a:xfrm>
                              <a:off x="4485" y="789"/>
                              <a:ext cx="2582"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4485" y="789"/>
                              <a:ext cx="2582" cy="827"/>
                            </a:xfrm>
                            <a:prstGeom prst="rect">
                              <a:avLst/>
                            </a:prstGeom>
                            <a:noFill/>
                            <a:ln w="11430" cap="rnd">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7" name="Rectangle 25"/>
                        <wps:cNvSpPr>
                          <a:spLocks noChangeArrowheads="1"/>
                        </wps:cNvSpPr>
                        <wps:spPr bwMode="auto">
                          <a:xfrm>
                            <a:off x="3770630" y="56451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8A54C" w14:textId="67832D4B" w:rsidR="001F5FB6" w:rsidRDefault="001F5FB6">
                              <w:r>
                                <w:rPr>
                                  <w:color w:val="000000"/>
                                </w:rPr>
                                <w:t xml:space="preserve"> </w:t>
                              </w:r>
                            </w:p>
                          </w:txbxContent>
                        </wps:txbx>
                        <wps:bodyPr rot="0" vert="horz" wrap="none" lIns="0" tIns="0" rIns="0" bIns="0" anchor="t" anchorCtr="0">
                          <a:spAutoFit/>
                        </wps:bodyPr>
                      </wps:wsp>
                      <wps:wsp>
                        <wps:cNvPr id="28" name="Rectangle 26"/>
                        <wps:cNvSpPr>
                          <a:spLocks noChangeArrowheads="1"/>
                        </wps:cNvSpPr>
                        <wps:spPr bwMode="auto">
                          <a:xfrm>
                            <a:off x="2957195" y="527939"/>
                            <a:ext cx="143383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976D" w14:textId="4D192B5E" w:rsidR="001F5FB6" w:rsidRDefault="001F5FB6" w:rsidP="00AE7FE0">
                              <w:pPr>
                                <w:jc w:val="center"/>
                              </w:pPr>
                              <w:r>
                                <w:rPr>
                                  <w:color w:val="000000"/>
                                </w:rPr>
                                <w:t>Care Services Directory</w:t>
                              </w:r>
                            </w:p>
                          </w:txbxContent>
                        </wps:txbx>
                        <wps:bodyPr rot="0" vert="horz" wrap="square" lIns="0" tIns="0" rIns="0" bIns="0" anchor="t" anchorCtr="0">
                          <a:spAutoFit/>
                        </wps:bodyPr>
                      </wps:wsp>
                      <wps:wsp>
                        <wps:cNvPr id="29" name="Rectangle 27"/>
                        <wps:cNvSpPr>
                          <a:spLocks noChangeArrowheads="1"/>
                        </wps:cNvSpPr>
                        <wps:spPr bwMode="auto">
                          <a:xfrm>
                            <a:off x="4324350" y="564515"/>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F5762" w14:textId="6EA6C9D6" w:rsidR="001F5FB6" w:rsidRDefault="001F5FB6">
                              <w:r>
                                <w:rPr>
                                  <w:color w:val="000000"/>
                                </w:rPr>
                                <w:t xml:space="preserve"> </w:t>
                              </w:r>
                            </w:p>
                          </w:txbxContent>
                        </wps:txbx>
                        <wps:bodyPr rot="0" vert="horz" wrap="none" lIns="0" tIns="0" rIns="0" bIns="0" anchor="t" anchorCtr="0">
                          <a:spAutoFit/>
                        </wps:bodyPr>
                      </wps:wsp>
                      <wps:wsp>
                        <wps:cNvPr id="30" name="Line 28"/>
                        <wps:cNvCnPr/>
                        <wps:spPr bwMode="auto">
                          <a:xfrm flipH="1">
                            <a:off x="2581910" y="1026160"/>
                            <a:ext cx="375285" cy="39243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DDCFF5" id="Canvas 31" o:spid="_x0000_s1026" editas="canvas" style="width:412.8pt;height:191.05pt;mso-position-horizontal-relative:char;mso-position-vertical-relative:line" coordsize="52425,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">
                <v:shape id="_x0000_s1027" type="#_x0000_t75" style="position:absolute;width:52425;height:24263;visibility:visible;mso-wrap-style:square">
                  <v:fill o:detectmouseclick="t"/>
                  <v:path o:connecttype="none"/>
                </v:shape>
                <v:rect id="Rectangle 6" o:spid="_x0000_s1028" style="position:absolute;left:-2038;top:4521;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" filled="f" stroked="f">
                  <v:textbox style="mso-fit-shape-to-text:t" inset="0,0,0,0">
                    <w:txbxContent>
                      <w:p w14:paraId="71C3F59D" w14:textId="7E1B5662" w:rsidR="001F5FB6" w:rsidRDefault="001F5FB6">
                        <w:r>
                          <w:rPr>
                            <w:color w:val="000000"/>
                            <w:szCs w:val="24"/>
                          </w:rPr>
                          <w:t xml:space="preserve"> </w:t>
                        </w:r>
                      </w:p>
                    </w:txbxContent>
                  </v:textbox>
                </v:rect>
                <v:group id="Group 9" o:spid="_x0000_s1029" style="position:absolute;left:13087;top:13436;width:18123;height:5080" coordorigin="2061,2116" coordsize="285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7" o:spid="_x0000_s1030" style="position:absolute;left:2061;top:2116;width:2854;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" strokeweight="0"/>
                  <v:oval id="Oval 8" o:spid="_x0000_s1031" style="position:absolute;left:2061;top:2116;width:2854;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" filled="f" strokeweight=".9pt">
                    <v:stroke endcap="round"/>
                  </v:oval>
                </v:group>
                <v:rect id="Rectangle 11" o:spid="_x0000_s1032" style="position:absolute;left:16673;top:13436;width:11513;height:4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" filled="f" stroked="f">
                  <v:textbox inset="0,0,0,0">
                    <w:txbxContent>
                      <w:p w14:paraId="15745959" w14:textId="3439A250" w:rsidR="001F5FB6" w:rsidRDefault="001F5FB6" w:rsidP="00AE7FE0">
                        <w:pPr>
                          <w:jc w:val="center"/>
                          <w:rPr>
                            <w:color w:val="000000"/>
                          </w:rPr>
                        </w:pPr>
                        <w:r>
                          <w:rPr>
                            <w:color w:val="000000"/>
                          </w:rPr>
                          <w:t>Query for Updated</w:t>
                        </w:r>
                      </w:p>
                      <w:p w14:paraId="44E47DAE" w14:textId="6B471050" w:rsidR="001F5FB6" w:rsidRDefault="001F5FB6" w:rsidP="00AE7FE0">
                        <w:pPr>
                          <w:jc w:val="center"/>
                        </w:pPr>
                        <w:r>
                          <w:rPr>
                            <w:color w:val="000000"/>
                          </w:rPr>
                          <w:t>Services</w:t>
                        </w:r>
                      </w:p>
                    </w:txbxContent>
                  </v:textbox>
                </v:rect>
                <v:rect id="Rectangle 12" o:spid="_x0000_s1033" style="position:absolute;left:24479;top:15728;width:387;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22CBDAC7" w14:textId="47DE0650" w:rsidR="001F5FB6" w:rsidRDefault="001F5FB6">
                        <w:r>
                          <w:rPr>
                            <w:color w:val="000000"/>
                            <w:szCs w:val="24"/>
                          </w:rPr>
                          <w:t xml:space="preserve"> </w:t>
                        </w:r>
                      </w:p>
                    </w:txbxContent>
                  </v:textbox>
                </v:rect>
                <v:group id="Group 15" o:spid="_x0000_s1034" style="position:absolute;left:-25;top:5010;width:16211;height:5251" coordorigin="-4,789" coordsize="255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035" style="position:absolute;left:-4;top:789;width:255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rect id="Rectangle 14" o:spid="_x0000_s1036" style="position:absolute;left:-4;top:789;width:255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" filled="f" strokeweight=".9pt">
                    <v:stroke endcap="round"/>
                  </v:rect>
                </v:group>
                <v:rect id="Rectangle 16" o:spid="_x0000_s1037" style="position:absolute;left:2386;top:5363;width:11849;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" filled="f" stroked="f">
                  <v:textbox style="mso-fit-shape-to-text:t" inset="0,0,0,0">
                    <w:txbxContent>
                      <w:p w14:paraId="2BA5038E" w14:textId="2049C1E1" w:rsidR="001F5FB6" w:rsidRDefault="001F5FB6" w:rsidP="00AE7FE0">
                        <w:pPr>
                          <w:jc w:val="center"/>
                        </w:pPr>
                        <w:r>
                          <w:rPr>
                            <w:color w:val="000000"/>
                          </w:rPr>
                          <w:t>Care Services Info Manager</w:t>
                        </w:r>
                      </w:p>
                    </w:txbxContent>
                  </v:textbox>
                </v:rect>
                <v:rect id="Rectangle 19" o:spid="_x0000_s1038" style="position:absolute;left:11696;top:7150;width:388;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2409B096" w14:textId="6D58C2A5" w:rsidR="001F5FB6" w:rsidRDefault="001F5FB6">
                        <w:r>
                          <w:rPr>
                            <w:color w:val="000000"/>
                          </w:rPr>
                          <w:t xml:space="preserve"> </w:t>
                        </w:r>
                      </w:p>
                    </w:txbxContent>
                  </v:textbox>
                </v:rect>
                <v:line id="Line 20" o:spid="_x0000_s1039" style="position:absolute;visibility:visible;mso-wrap-style:square" from="10902,10261" to="15113,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" strokeweight=".9pt">
                  <v:stroke endcap="round"/>
                </v:line>
                <v:group id="Group 23" o:spid="_x0000_s1040" style="position:absolute;left:28479;top:5010;width:16396;height:5251" coordorigin="4485,789" coordsize="258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41" style="position:absolute;left:4485;top:789;width:2582;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rect id="Rectangle 22" o:spid="_x0000_s1042" style="position:absolute;left:4485;top:789;width:2582;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" filled="f" strokeweight=".9pt">
                    <v:stroke endcap="round"/>
                  </v:rect>
                </v:group>
                <v:rect id="Rectangle 25" o:spid="_x0000_s1043" style="position:absolute;left:37706;top:5645;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6508A54C" w14:textId="67832D4B" w:rsidR="001F5FB6" w:rsidRDefault="001F5FB6">
                        <w:r>
                          <w:rPr>
                            <w:color w:val="000000"/>
                          </w:rPr>
                          <w:t xml:space="preserve"> </w:t>
                        </w:r>
                      </w:p>
                    </w:txbxContent>
                  </v:textbox>
                </v:rect>
                <v:rect id="Rectangle 26" o:spid="_x0000_s1044" style="position:absolute;left:29571;top:5279;width:14339;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" filled="f" stroked="f">
                  <v:textbox style="mso-fit-shape-to-text:t" inset="0,0,0,0">
                    <w:txbxContent>
                      <w:p w14:paraId="2E6D976D" w14:textId="4D192B5E" w:rsidR="001F5FB6" w:rsidRDefault="001F5FB6" w:rsidP="00AE7FE0">
                        <w:pPr>
                          <w:jc w:val="center"/>
                        </w:pPr>
                        <w:r>
                          <w:rPr>
                            <w:color w:val="000000"/>
                          </w:rPr>
                          <w:t>Care Services Directory</w:t>
                        </w:r>
                      </w:p>
                    </w:txbxContent>
                  </v:textbox>
                </v:rect>
                <v:rect id="Rectangle 27" o:spid="_x0000_s1045" style="position:absolute;left:43243;top:5645;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455F5762" w14:textId="6EA6C9D6" w:rsidR="001F5FB6" w:rsidRDefault="001F5FB6">
                        <w:r>
                          <w:rPr>
                            <w:color w:val="000000"/>
                          </w:rPr>
                          <w:t xml:space="preserve"> </w:t>
                        </w:r>
                      </w:p>
                    </w:txbxContent>
                  </v:textbox>
                </v:rect>
                <v:line id="Line 28" o:spid="_x0000_s1046" style="position:absolute;flip:x;visibility:visible;mso-wrap-style:square" from="25819,10261" to="29571,1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" strokeweight=".9pt">
                  <v:stroke endcap="round"/>
                </v:line>
                <w10:anchorlock/>
              </v:group>
            </w:pict>
          </mc:Fallback>
        </mc:AlternateContent>
      </w:r>
    </w:p>
    <w:p w14:paraId="7D679DC9" w14:textId="01C00384" w:rsidR="00FD6280" w:rsidRPr="007B0978" w:rsidRDefault="00FD6280" w:rsidP="00AE7FE0">
      <w:pPr>
        <w:pStyle w:val="FigureTitle"/>
      </w:pPr>
      <w:r w:rsidRPr="007B0978">
        <w:t>Figure 3.74.2-1</w:t>
      </w:r>
      <w:r w:rsidR="008B268F" w:rsidRPr="007B0978">
        <w:t>:</w:t>
      </w:r>
      <w:r w:rsidRPr="007B0978">
        <w:t xml:space="preserve"> Basic Process Flow for Query for Updated Services</w:t>
      </w:r>
    </w:p>
    <w:p w14:paraId="00617643" w14:textId="77777777" w:rsidR="001624B0" w:rsidRDefault="001624B0" w:rsidP="00E147BD">
      <w:pPr>
        <w:pStyle w:val="BodyText"/>
      </w:pPr>
    </w:p>
    <w:p w14:paraId="789444C4" w14:textId="77777777" w:rsidR="00FD6280" w:rsidRPr="007B0978" w:rsidRDefault="00FD6280" w:rsidP="00B96395">
      <w:pPr>
        <w:pStyle w:val="TableTitle"/>
      </w:pPr>
      <w:r w:rsidRPr="007B0978">
        <w:t>Table 3.74.2-1: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8208"/>
      </w:tblGrid>
      <w:tr w:rsidR="00FD6280" w:rsidRPr="007B0978" w14:paraId="56144DF1" w14:textId="77777777" w:rsidTr="00514867">
        <w:tc>
          <w:tcPr>
            <w:tcW w:w="1368" w:type="dxa"/>
          </w:tcPr>
          <w:p w14:paraId="6B1EF8F4" w14:textId="77777777" w:rsidR="00FD6280" w:rsidRPr="007B0978" w:rsidRDefault="00FD6280" w:rsidP="007264CC">
            <w:pPr>
              <w:pStyle w:val="BodyText"/>
              <w:jc w:val="right"/>
              <w:rPr>
                <w:b/>
                <w:bCs/>
                <w:noProof w:val="0"/>
              </w:rPr>
            </w:pPr>
            <w:r w:rsidRPr="007B0978">
              <w:rPr>
                <w:b/>
                <w:bCs/>
                <w:noProof w:val="0"/>
              </w:rPr>
              <w:t xml:space="preserve">Actor: </w:t>
            </w:r>
          </w:p>
        </w:tc>
        <w:tc>
          <w:tcPr>
            <w:tcW w:w="8208" w:type="dxa"/>
          </w:tcPr>
          <w:p w14:paraId="1E419C42" w14:textId="77777777" w:rsidR="00FD6280" w:rsidRPr="007B0978" w:rsidRDefault="00FD6280" w:rsidP="0097497F">
            <w:pPr>
              <w:pStyle w:val="BodyText"/>
              <w:rPr>
                <w:b/>
                <w:bCs/>
                <w:noProof w:val="0"/>
              </w:rPr>
            </w:pPr>
            <w:r w:rsidRPr="007B0978">
              <w:rPr>
                <w:noProof w:val="0"/>
              </w:rPr>
              <w:t xml:space="preserve">Care Services </w:t>
            </w:r>
            <w:proofErr w:type="spellStart"/>
            <w:r w:rsidRPr="007B0978">
              <w:rPr>
                <w:noProof w:val="0"/>
              </w:rPr>
              <w:t>InfoManager</w:t>
            </w:r>
            <w:proofErr w:type="spellEnd"/>
          </w:p>
        </w:tc>
      </w:tr>
      <w:tr w:rsidR="00FD6280" w:rsidRPr="007B0978" w14:paraId="2F9D0941" w14:textId="77777777" w:rsidTr="00514867">
        <w:tc>
          <w:tcPr>
            <w:tcW w:w="1368" w:type="dxa"/>
          </w:tcPr>
          <w:p w14:paraId="63FEF8B4" w14:textId="77777777" w:rsidR="00FD6280" w:rsidRPr="007B0978" w:rsidRDefault="00FD6280" w:rsidP="007264CC">
            <w:pPr>
              <w:pStyle w:val="BodyText"/>
              <w:jc w:val="right"/>
              <w:rPr>
                <w:b/>
                <w:bCs/>
                <w:noProof w:val="0"/>
              </w:rPr>
            </w:pPr>
            <w:r w:rsidRPr="007B0978">
              <w:rPr>
                <w:b/>
                <w:bCs/>
                <w:noProof w:val="0"/>
              </w:rPr>
              <w:t>Role:</w:t>
            </w:r>
          </w:p>
        </w:tc>
        <w:tc>
          <w:tcPr>
            <w:tcW w:w="8208" w:type="dxa"/>
          </w:tcPr>
          <w:p w14:paraId="7A55B54C" w14:textId="77777777" w:rsidR="001C278D" w:rsidRDefault="00FD6280" w:rsidP="005744AF">
            <w:pPr>
              <w:pStyle w:val="BodyText"/>
              <w:rPr>
                <w:noProof w:val="0"/>
              </w:rPr>
            </w:pPr>
            <w:r w:rsidRPr="007B0978">
              <w:rPr>
                <w:noProof w:val="0"/>
              </w:rPr>
              <w:t xml:space="preserve">On a periodic basis to be determined by the implementing jurisdiction, the Care Services </w:t>
            </w:r>
            <w:proofErr w:type="spellStart"/>
            <w:r w:rsidRPr="007B0978">
              <w:rPr>
                <w:noProof w:val="0"/>
              </w:rPr>
              <w:t>InfoManager</w:t>
            </w:r>
            <w:proofErr w:type="spellEnd"/>
            <w:r w:rsidRPr="007B0978">
              <w:rPr>
                <w:noProof w:val="0"/>
              </w:rPr>
              <w:t xml:space="preserve"> shall submit a Query for Updated Services [</w:t>
            </w:r>
            <w:r w:rsidR="00247F74" w:rsidRPr="007B0978">
              <w:rPr>
                <w:noProof w:val="0"/>
              </w:rPr>
              <w:t>ITI-74</w:t>
            </w:r>
            <w:r w:rsidRPr="007B0978">
              <w:rPr>
                <w:noProof w:val="0"/>
              </w:rPr>
              <w:t xml:space="preserve">] to one or more Care Services Directory actors. </w:t>
            </w:r>
          </w:p>
          <w:p w14:paraId="47980FA5" w14:textId="24E2E1D0" w:rsidR="00FD6280" w:rsidRPr="007B0978" w:rsidRDefault="005744AF" w:rsidP="005744AF">
            <w:pPr>
              <w:pStyle w:val="BodyText"/>
              <w:rPr>
                <w:b/>
                <w:bCs/>
                <w:noProof w:val="0"/>
              </w:rPr>
            </w:pPr>
            <w:r>
              <w:rPr>
                <w:noProof w:val="0"/>
              </w:rPr>
              <w:t>The query has</w:t>
            </w:r>
            <w:r w:rsidR="00FD6280" w:rsidRPr="007B0978">
              <w:rPr>
                <w:noProof w:val="0"/>
              </w:rPr>
              <w:t xml:space="preserve"> a single timestamp parameter indicating the time of the last refresh. The XML document returned by the Directory </w:t>
            </w:r>
            <w:r w:rsidR="005E006B" w:rsidRPr="007B0978">
              <w:rPr>
                <w:noProof w:val="0"/>
              </w:rPr>
              <w:t>Actor</w:t>
            </w:r>
            <w:r w:rsidR="00FD6280" w:rsidRPr="007B0978">
              <w:rPr>
                <w:noProof w:val="0"/>
              </w:rPr>
              <w:t xml:space="preserve">(s) shall be used to update the </w:t>
            </w:r>
            <w:proofErr w:type="spellStart"/>
            <w:r w:rsidR="00FD6280" w:rsidRPr="007B0978">
              <w:rPr>
                <w:noProof w:val="0"/>
              </w:rPr>
              <w:t>InfoManager’s</w:t>
            </w:r>
            <w:proofErr w:type="spellEnd"/>
            <w:r w:rsidR="00FD6280" w:rsidRPr="007B0978">
              <w:rPr>
                <w:noProof w:val="0"/>
              </w:rPr>
              <w:t xml:space="preserve"> </w:t>
            </w:r>
            <w:proofErr w:type="gramStart"/>
            <w:r w:rsidR="00FD6280" w:rsidRPr="007B0978">
              <w:rPr>
                <w:noProof w:val="0"/>
              </w:rPr>
              <w:t>cached</w:t>
            </w:r>
            <w:proofErr w:type="gramEnd"/>
            <w:r w:rsidR="00FD6280" w:rsidRPr="007B0978">
              <w:rPr>
                <w:noProof w:val="0"/>
              </w:rPr>
              <w:t xml:space="preserve"> content.</w:t>
            </w:r>
          </w:p>
        </w:tc>
      </w:tr>
      <w:tr w:rsidR="00FD6280" w:rsidRPr="007B0978" w14:paraId="5538F432" w14:textId="77777777" w:rsidTr="00514867">
        <w:tc>
          <w:tcPr>
            <w:tcW w:w="1368" w:type="dxa"/>
          </w:tcPr>
          <w:p w14:paraId="3678D410" w14:textId="77777777" w:rsidR="00FD6280" w:rsidRPr="007B0978" w:rsidRDefault="00FD6280" w:rsidP="007264CC">
            <w:pPr>
              <w:pStyle w:val="BodyText"/>
              <w:jc w:val="right"/>
              <w:rPr>
                <w:b/>
                <w:bCs/>
                <w:noProof w:val="0"/>
              </w:rPr>
            </w:pPr>
            <w:r w:rsidRPr="007B0978">
              <w:rPr>
                <w:b/>
                <w:bCs/>
                <w:noProof w:val="0"/>
              </w:rPr>
              <w:t>Actor:</w:t>
            </w:r>
          </w:p>
        </w:tc>
        <w:tc>
          <w:tcPr>
            <w:tcW w:w="8208" w:type="dxa"/>
          </w:tcPr>
          <w:p w14:paraId="546C2E4C" w14:textId="77777777" w:rsidR="00FD6280" w:rsidRPr="007B0978" w:rsidRDefault="00FD6280" w:rsidP="0097497F">
            <w:pPr>
              <w:pStyle w:val="BodyText"/>
              <w:rPr>
                <w:b/>
                <w:bCs/>
                <w:noProof w:val="0"/>
              </w:rPr>
            </w:pPr>
            <w:r w:rsidRPr="007B0978">
              <w:rPr>
                <w:noProof w:val="0"/>
              </w:rPr>
              <w:t>Care Services Directory</w:t>
            </w:r>
          </w:p>
        </w:tc>
      </w:tr>
      <w:tr w:rsidR="00FD6280" w:rsidRPr="007B0978" w14:paraId="2B3FF6E0" w14:textId="77777777" w:rsidTr="00514867">
        <w:tc>
          <w:tcPr>
            <w:tcW w:w="1368" w:type="dxa"/>
          </w:tcPr>
          <w:p w14:paraId="04FD1329" w14:textId="77777777" w:rsidR="00FD6280" w:rsidRPr="007B0978" w:rsidRDefault="00FD6280" w:rsidP="007264CC">
            <w:pPr>
              <w:pStyle w:val="BodyText"/>
              <w:jc w:val="right"/>
              <w:rPr>
                <w:b/>
                <w:bCs/>
                <w:noProof w:val="0"/>
              </w:rPr>
            </w:pPr>
            <w:r w:rsidRPr="007B0978">
              <w:rPr>
                <w:b/>
                <w:bCs/>
                <w:noProof w:val="0"/>
              </w:rPr>
              <w:t>Role:</w:t>
            </w:r>
          </w:p>
        </w:tc>
        <w:tc>
          <w:tcPr>
            <w:tcW w:w="8208" w:type="dxa"/>
          </w:tcPr>
          <w:p w14:paraId="7BD4BC12" w14:textId="5B4BB096" w:rsidR="00FD6280" w:rsidRPr="007B0978" w:rsidRDefault="00FD6280" w:rsidP="00DC54EF">
            <w:pPr>
              <w:pStyle w:val="BodyText"/>
              <w:rPr>
                <w:b/>
                <w:bCs/>
                <w:noProof w:val="0"/>
              </w:rPr>
            </w:pPr>
            <w:r w:rsidRPr="007B0978">
              <w:rPr>
                <w:noProof w:val="0"/>
              </w:rPr>
              <w:t xml:space="preserve">The Care Services Directory receives from the Care Services </w:t>
            </w:r>
            <w:proofErr w:type="spellStart"/>
            <w:r w:rsidRPr="007B0978">
              <w:rPr>
                <w:noProof w:val="0"/>
              </w:rPr>
              <w:t>InfoManager</w:t>
            </w:r>
            <w:proofErr w:type="spellEnd"/>
            <w:r w:rsidRPr="007B0978">
              <w:rPr>
                <w:noProof w:val="0"/>
              </w:rPr>
              <w:t xml:space="preserve"> a Query for Updated Services [</w:t>
            </w:r>
            <w:r w:rsidR="00247F74" w:rsidRPr="007B0978">
              <w:rPr>
                <w:noProof w:val="0"/>
              </w:rPr>
              <w:t>ITI-74</w:t>
            </w:r>
            <w:r w:rsidRPr="007B0978">
              <w:rPr>
                <w:noProof w:val="0"/>
              </w:rPr>
              <w:t xml:space="preserve">] indicating the timestamp of the last directory content refresh. The Care Services Directory </w:t>
            </w:r>
            <w:r w:rsidR="005E006B" w:rsidRPr="007B0978">
              <w:rPr>
                <w:noProof w:val="0"/>
              </w:rPr>
              <w:t>Actor</w:t>
            </w:r>
            <w:r w:rsidRPr="007B0978">
              <w:rPr>
                <w:noProof w:val="0"/>
              </w:rPr>
              <w:t xml:space="preserve"> shall respond to the inbound transaction and return an XML document consistent with the CSD XML schema (See ITI TF-2x</w:t>
            </w:r>
            <w:r w:rsidR="00121D42" w:rsidRPr="007B0978">
              <w:rPr>
                <w:noProof w:val="0"/>
              </w:rPr>
              <w:t>: Appendix</w:t>
            </w:r>
            <w:r w:rsidRPr="007B0978">
              <w:rPr>
                <w:noProof w:val="0"/>
              </w:rPr>
              <w:t xml:space="preserve"> W). This XML document will contain updates and inserts applied to the Directory’s content since the last refresh.</w:t>
            </w:r>
          </w:p>
        </w:tc>
      </w:tr>
    </w:tbl>
    <w:p w14:paraId="1C10F53D" w14:textId="77777777" w:rsidR="00BE2692" w:rsidRPr="007B0978" w:rsidRDefault="00BE2692" w:rsidP="00BE2692">
      <w:pPr>
        <w:pStyle w:val="BodyText"/>
        <w:rPr>
          <w:noProof w:val="0"/>
        </w:rPr>
      </w:pPr>
    </w:p>
    <w:p w14:paraId="4FEEBE6C" w14:textId="14F2407C" w:rsidR="00FD6280" w:rsidRPr="007B0978" w:rsidRDefault="00FD6280">
      <w:pPr>
        <w:pStyle w:val="BodyText"/>
        <w:rPr>
          <w:noProof w:val="0"/>
        </w:rPr>
      </w:pPr>
      <w:r w:rsidRPr="007B0978">
        <w:rPr>
          <w:noProof w:val="0"/>
        </w:rPr>
        <w:t xml:space="preserve">In response to the received Query for Updated Services message, the Care Services Directory </w:t>
      </w:r>
      <w:r w:rsidR="005E006B" w:rsidRPr="007B0978">
        <w:rPr>
          <w:noProof w:val="0"/>
        </w:rPr>
        <w:t>Actor</w:t>
      </w:r>
      <w:r w:rsidRPr="007B0978">
        <w:rPr>
          <w:noProof w:val="0"/>
        </w:rPr>
        <w:t xml:space="preserve"> prepares and returns an XML document containing all directory content which has been inserted or updated since the specified refresh timestamp. The format of this XML document shall conform to the CSD XML schema (see ITI TF-2x</w:t>
      </w:r>
      <w:r w:rsidR="00705918" w:rsidRPr="007B0978">
        <w:rPr>
          <w:noProof w:val="0"/>
        </w:rPr>
        <w:t>: Appendix</w:t>
      </w:r>
      <w:r w:rsidRPr="007B0978">
        <w:rPr>
          <w:noProof w:val="0"/>
        </w:rPr>
        <w:t xml:space="preserve"> W).</w:t>
      </w:r>
    </w:p>
    <w:p w14:paraId="150C2747" w14:textId="77777777" w:rsidR="00FD6280" w:rsidRPr="007B0978" w:rsidRDefault="00FD6280" w:rsidP="00F55EAB">
      <w:pPr>
        <w:pStyle w:val="Heading3"/>
        <w:numPr>
          <w:ilvl w:val="0"/>
          <w:numId w:val="0"/>
        </w:numPr>
        <w:rPr>
          <w:noProof w:val="0"/>
        </w:rPr>
      </w:pPr>
      <w:bookmarkStart w:id="288" w:name="_Toc358800563"/>
      <w:bookmarkStart w:id="289" w:name="_Toc358800636"/>
      <w:bookmarkStart w:id="290" w:name="_Toc461203734"/>
      <w:r w:rsidRPr="007B0978">
        <w:rPr>
          <w:noProof w:val="0"/>
        </w:rPr>
        <w:t>3.74.3 Referenced Standards</w:t>
      </w:r>
      <w:bookmarkEnd w:id="288"/>
      <w:bookmarkEnd w:id="289"/>
      <w:bookmarkEnd w:id="290"/>
    </w:p>
    <w:p w14:paraId="17346985" w14:textId="77777777" w:rsidR="001C278D" w:rsidRPr="0076459B" w:rsidRDefault="001C278D" w:rsidP="001C278D">
      <w:pPr>
        <w:pStyle w:val="BodyText"/>
        <w:rPr>
          <w:noProof w:val="0"/>
        </w:rPr>
      </w:pPr>
      <w:r w:rsidRPr="0076459B">
        <w:rPr>
          <w:noProof w:val="0"/>
        </w:rPr>
        <w:t>This transaction makes use of the standards listed in Section 3.73.3.</w:t>
      </w:r>
    </w:p>
    <w:p w14:paraId="0472047B" w14:textId="77777777" w:rsidR="00FD6280" w:rsidRPr="007B0978" w:rsidRDefault="00FD6280" w:rsidP="00F55EAB">
      <w:pPr>
        <w:pStyle w:val="Heading3"/>
        <w:numPr>
          <w:ilvl w:val="0"/>
          <w:numId w:val="0"/>
        </w:numPr>
        <w:rPr>
          <w:noProof w:val="0"/>
        </w:rPr>
      </w:pPr>
      <w:bookmarkStart w:id="291" w:name="_Toc358800564"/>
      <w:bookmarkStart w:id="292" w:name="_Toc358800637"/>
      <w:bookmarkStart w:id="293" w:name="_Toc461203735"/>
      <w:r w:rsidRPr="007B0978">
        <w:rPr>
          <w:noProof w:val="0"/>
        </w:rPr>
        <w:t>3.74.4 Interaction Diagram</w:t>
      </w:r>
      <w:bookmarkEnd w:id="291"/>
      <w:bookmarkEnd w:id="292"/>
      <w:bookmarkEnd w:id="293"/>
      <w:r w:rsidRPr="007B0978">
        <w:rPr>
          <w:noProof w:val="0"/>
        </w:rPr>
        <w:t xml:space="preserve"> </w:t>
      </w:r>
    </w:p>
    <w:p w14:paraId="25229077" w14:textId="121462B2" w:rsidR="00FD6280" w:rsidRPr="007B0978" w:rsidRDefault="00FD6280" w:rsidP="00F55EAB">
      <w:pPr>
        <w:pStyle w:val="BodyText"/>
        <w:jc w:val="center"/>
        <w:rPr>
          <w:noProof w:val="0"/>
        </w:rPr>
      </w:pPr>
      <w:r w:rsidRPr="007B0978">
        <w:rPr>
          <w:noProof w:val="0"/>
        </w:rPr>
        <w:t xml:space="preserve"> </w:t>
      </w:r>
      <w:r w:rsidR="002D036F">
        <w:drawing>
          <wp:inline distT="0" distB="0" distL="0" distR="0" wp14:anchorId="111C9489" wp14:editId="107B1940">
            <wp:extent cx="4852035" cy="2009140"/>
            <wp:effectExtent l="0" t="0" r="0" b="0"/>
            <wp:docPr id="98" name="Picture 9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33">
                      <a:extLst>
                        <a:ext uri="{28A0092B-C50C-407E-A947-70E740481C1C}">
                          <a14:useLocalDpi xmlns:a14="http://schemas.microsoft.com/office/drawing/2010/main" val="0"/>
                        </a:ext>
                      </a:extLst>
                    </a:blip>
                    <a:srcRect b="7304"/>
                    <a:stretch>
                      <a:fillRect/>
                    </a:stretch>
                  </pic:blipFill>
                  <pic:spPr bwMode="auto">
                    <a:xfrm>
                      <a:off x="0" y="0"/>
                      <a:ext cx="4852035" cy="2009140"/>
                    </a:xfrm>
                    <a:prstGeom prst="rect">
                      <a:avLst/>
                    </a:prstGeom>
                    <a:noFill/>
                    <a:ln>
                      <a:noFill/>
                    </a:ln>
                  </pic:spPr>
                </pic:pic>
              </a:graphicData>
            </a:graphic>
          </wp:inline>
        </w:drawing>
      </w:r>
    </w:p>
    <w:p w14:paraId="4DEE137E" w14:textId="77777777" w:rsidR="002D036F" w:rsidRPr="00E147BD" w:rsidRDefault="002D036F" w:rsidP="002D036F">
      <w:pPr>
        <w:pStyle w:val="XMLFragment"/>
        <w:rPr>
          <w:noProof w:val="0"/>
          <w:lang w:val="fr-CA"/>
        </w:rPr>
      </w:pPr>
      <w:r w:rsidRPr="00E147BD">
        <w:rPr>
          <w:noProof w:val="0"/>
          <w:lang w:val="fr-CA"/>
        </w:rPr>
        <w:t>Diagram pseudocode:</w:t>
      </w:r>
    </w:p>
    <w:p w14:paraId="416EADA1" w14:textId="77777777" w:rsidR="002D036F" w:rsidRPr="00E147BD" w:rsidRDefault="002D036F" w:rsidP="002D036F">
      <w:pPr>
        <w:pStyle w:val="XMLFragment"/>
        <w:rPr>
          <w:noProof w:val="0"/>
          <w:lang w:val="fr-CA"/>
        </w:rPr>
      </w:pPr>
    </w:p>
    <w:p w14:paraId="4E07BFB2" w14:textId="77777777" w:rsidR="002D036F" w:rsidRPr="00E147BD" w:rsidRDefault="002D036F" w:rsidP="002D036F">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"Care Services </w:t>
      </w:r>
      <w:proofErr w:type="spellStart"/>
      <w:r w:rsidRPr="00E147BD">
        <w:rPr>
          <w:noProof w:val="0"/>
          <w:lang w:val="fr-CA"/>
        </w:rPr>
        <w:t>InfoManager</w:t>
      </w:r>
      <w:proofErr w:type="spellEnd"/>
      <w:r w:rsidRPr="00E147BD">
        <w:rPr>
          <w:noProof w:val="0"/>
          <w:lang w:val="fr-CA"/>
        </w:rPr>
        <w:t>"</w:t>
      </w:r>
    </w:p>
    <w:p w14:paraId="1A51F113" w14:textId="77777777" w:rsidR="002D036F" w:rsidRPr="007B0978" w:rsidRDefault="002D036F" w:rsidP="002D036F">
      <w:pPr>
        <w:pStyle w:val="XMLFragment"/>
        <w:rPr>
          <w:noProof w:val="0"/>
        </w:rPr>
      </w:pPr>
      <w:proofErr w:type="gramStart"/>
      <w:r w:rsidRPr="007B0978">
        <w:rPr>
          <w:noProof w:val="0"/>
        </w:rPr>
        <w:t>participant</w:t>
      </w:r>
      <w:proofErr w:type="gramEnd"/>
      <w:r w:rsidRPr="007B0978">
        <w:rPr>
          <w:noProof w:val="0"/>
        </w:rPr>
        <w:t xml:space="preserve"> "Care Services Directory"</w:t>
      </w:r>
    </w:p>
    <w:p w14:paraId="549A1E79" w14:textId="77777777" w:rsidR="002D036F" w:rsidRPr="007B0978" w:rsidRDefault="002D036F" w:rsidP="002D036F">
      <w:pPr>
        <w:pStyle w:val="XMLFragment"/>
        <w:rPr>
          <w:noProof w:val="0"/>
        </w:rPr>
      </w:pPr>
    </w:p>
    <w:p w14:paraId="378FE71E" w14:textId="77777777" w:rsidR="002D036F" w:rsidRPr="007B0978" w:rsidRDefault="002D036F" w:rsidP="002D036F">
      <w:pPr>
        <w:pStyle w:val="XMLFragment"/>
        <w:rPr>
          <w:noProof w:val="0"/>
        </w:rPr>
      </w:pPr>
      <w:r w:rsidRPr="007B0978">
        <w:rPr>
          <w:noProof w:val="0"/>
        </w:rPr>
        <w:t>loop on refresh cycle as determined by implementing jurisdiction (e.g., hourly, daily, etc.)</w:t>
      </w:r>
    </w:p>
    <w:p w14:paraId="26A2379A" w14:textId="77777777" w:rsidR="002D036F" w:rsidRPr="007B0978" w:rsidRDefault="002D036F" w:rsidP="002D036F">
      <w:pPr>
        <w:pStyle w:val="XMLFragment"/>
        <w:rPr>
          <w:noProof w:val="0"/>
        </w:rPr>
      </w:pPr>
      <w:r w:rsidRPr="007B0978">
        <w:rPr>
          <w:noProof w:val="0"/>
        </w:rPr>
        <w:t xml:space="preserve"> Care Services </w:t>
      </w:r>
      <w:proofErr w:type="spellStart"/>
      <w:r w:rsidRPr="007B0978">
        <w:rPr>
          <w:noProof w:val="0"/>
        </w:rPr>
        <w:t>InfoManager</w:t>
      </w:r>
      <w:proofErr w:type="spellEnd"/>
      <w:r w:rsidRPr="007B0978">
        <w:rPr>
          <w:noProof w:val="0"/>
        </w:rPr>
        <w:t xml:space="preserve"> -&gt; Care Services Directory: Query for Updated Services request Care Services Directory -&gt; Care Services </w:t>
      </w:r>
      <w:proofErr w:type="spellStart"/>
      <w:r w:rsidRPr="007B0978">
        <w:rPr>
          <w:noProof w:val="0"/>
        </w:rPr>
        <w:t>InfoManager</w:t>
      </w:r>
      <w:proofErr w:type="spellEnd"/>
      <w:r w:rsidRPr="007B0978">
        <w:rPr>
          <w:noProof w:val="0"/>
        </w:rPr>
        <w:t xml:space="preserve">: Query for Updated Services </w:t>
      </w:r>
      <w:proofErr w:type="gramStart"/>
      <w:r w:rsidRPr="007B0978">
        <w:rPr>
          <w:noProof w:val="0"/>
        </w:rPr>
        <w:t>response  Care</w:t>
      </w:r>
      <w:proofErr w:type="gramEnd"/>
      <w:r w:rsidRPr="007B0978">
        <w:rPr>
          <w:noProof w:val="0"/>
        </w:rPr>
        <w:t xml:space="preserve"> Services </w:t>
      </w:r>
      <w:proofErr w:type="spellStart"/>
      <w:r w:rsidRPr="007B0978">
        <w:rPr>
          <w:noProof w:val="0"/>
        </w:rPr>
        <w:t>InfoManager</w:t>
      </w:r>
      <w:proofErr w:type="spellEnd"/>
      <w:r w:rsidRPr="007B0978">
        <w:rPr>
          <w:noProof w:val="0"/>
        </w:rPr>
        <w:t xml:space="preserve"> -&gt; Care Services </w:t>
      </w:r>
      <w:proofErr w:type="spellStart"/>
      <w:r w:rsidRPr="007B0978">
        <w:rPr>
          <w:noProof w:val="0"/>
        </w:rPr>
        <w:t>InfoManager</w:t>
      </w:r>
      <w:proofErr w:type="spellEnd"/>
      <w:r w:rsidRPr="007B0978">
        <w:rPr>
          <w:noProof w:val="0"/>
        </w:rPr>
        <w:t>: use the XML document response to \</w:t>
      </w:r>
      <w:proofErr w:type="spellStart"/>
      <w:r w:rsidRPr="007B0978">
        <w:rPr>
          <w:noProof w:val="0"/>
        </w:rPr>
        <w:t>nrefresh</w:t>
      </w:r>
      <w:proofErr w:type="spellEnd"/>
      <w:r w:rsidRPr="007B0978">
        <w:rPr>
          <w:noProof w:val="0"/>
        </w:rPr>
        <w:t xml:space="preserve"> the cached directory information</w:t>
      </w:r>
    </w:p>
    <w:p w14:paraId="383BD049" w14:textId="77777777" w:rsidR="002D036F" w:rsidRPr="007B0978" w:rsidRDefault="002D036F" w:rsidP="002D036F">
      <w:pPr>
        <w:pStyle w:val="XMLFragment"/>
        <w:rPr>
          <w:noProof w:val="0"/>
        </w:rPr>
      </w:pPr>
      <w:r w:rsidRPr="007B0978">
        <w:rPr>
          <w:noProof w:val="0"/>
        </w:rPr>
        <w:t>end</w:t>
      </w:r>
    </w:p>
    <w:p w14:paraId="603E480E" w14:textId="23D3EF09" w:rsidR="00FD6280" w:rsidRPr="007B0978" w:rsidRDefault="00FD6280" w:rsidP="00AE7FE0">
      <w:pPr>
        <w:pStyle w:val="FigureTitle"/>
      </w:pPr>
      <w:bookmarkStart w:id="294" w:name="_Toc358800565"/>
      <w:bookmarkStart w:id="295" w:name="_Toc358800638"/>
      <w:r w:rsidRPr="007B0978">
        <w:t>Figure 3.74.4-1: Query for Updated Services [</w:t>
      </w:r>
      <w:r w:rsidR="00247F74" w:rsidRPr="007B0978">
        <w:t>ITI-74</w:t>
      </w:r>
      <w:r w:rsidRPr="007B0978">
        <w:t>] Interactions</w:t>
      </w:r>
    </w:p>
    <w:p w14:paraId="47273C9E" w14:textId="77777777" w:rsidR="00BE2692" w:rsidRPr="007B0978" w:rsidRDefault="00BE2692" w:rsidP="00AE7FE0">
      <w:pPr>
        <w:pStyle w:val="BodyText"/>
        <w:rPr>
          <w:noProof w:val="0"/>
        </w:rPr>
      </w:pPr>
    </w:p>
    <w:p w14:paraId="505F1B4D" w14:textId="77777777" w:rsidR="00FD6280" w:rsidRPr="007B0978" w:rsidRDefault="00FD6280" w:rsidP="00F55EAB">
      <w:pPr>
        <w:pStyle w:val="Heading4"/>
        <w:numPr>
          <w:ilvl w:val="0"/>
          <w:numId w:val="0"/>
        </w:numPr>
        <w:rPr>
          <w:noProof w:val="0"/>
        </w:rPr>
      </w:pPr>
      <w:bookmarkStart w:id="296" w:name="_Toc461203736"/>
      <w:r w:rsidRPr="007B0978">
        <w:rPr>
          <w:noProof w:val="0"/>
        </w:rPr>
        <w:t>3.74.4.1 Query for Updated Services Request</w:t>
      </w:r>
      <w:bookmarkEnd w:id="296"/>
    </w:p>
    <w:p w14:paraId="6BA7271F" w14:textId="77777777" w:rsidR="00FD6280" w:rsidRPr="007B0978" w:rsidRDefault="00FD6280" w:rsidP="00DC54EF">
      <w:pPr>
        <w:pStyle w:val="Heading5"/>
        <w:numPr>
          <w:ilvl w:val="0"/>
          <w:numId w:val="0"/>
        </w:numPr>
        <w:rPr>
          <w:noProof w:val="0"/>
        </w:rPr>
      </w:pPr>
      <w:bookmarkStart w:id="297" w:name="_Toc461203737"/>
      <w:r w:rsidRPr="007B0978">
        <w:rPr>
          <w:noProof w:val="0"/>
        </w:rPr>
        <w:t>3.74.4.1.1 Trigger Event</w:t>
      </w:r>
      <w:bookmarkEnd w:id="297"/>
    </w:p>
    <w:p w14:paraId="0694BB6A" w14:textId="1485E418" w:rsidR="00FD6280" w:rsidRPr="007B0978" w:rsidRDefault="00FD6280" w:rsidP="00A213F7">
      <w:pPr>
        <w:pStyle w:val="BodyText"/>
        <w:rPr>
          <w:noProof w:val="0"/>
        </w:rPr>
      </w:pPr>
      <w:r w:rsidRPr="007B0978">
        <w:rPr>
          <w:noProof w:val="0"/>
        </w:rPr>
        <w:t xml:space="preserve">The Care Services </w:t>
      </w:r>
      <w:proofErr w:type="spellStart"/>
      <w:r w:rsidRPr="007B0978">
        <w:rPr>
          <w:noProof w:val="0"/>
        </w:rPr>
        <w:t>InfoManager</w:t>
      </w:r>
      <w:proofErr w:type="spellEnd"/>
      <w:r w:rsidRPr="007B0978">
        <w:rPr>
          <w:noProof w:val="0"/>
        </w:rPr>
        <w:t xml:space="preserve"> sends a Query for Updated Services request message to the one or more Care Services Directories in its implementation-specific “network” on a periodic basis. The polling period and the list of participating directories </w:t>
      </w:r>
      <w:r w:rsidR="00291DC5" w:rsidRPr="007B0978">
        <w:rPr>
          <w:noProof w:val="0"/>
        </w:rPr>
        <w:t>are</w:t>
      </w:r>
      <w:r w:rsidRPr="007B0978">
        <w:rPr>
          <w:noProof w:val="0"/>
        </w:rPr>
        <w:t xml:space="preserve"> determined by the implementation and shall be configurable on the Care Services </w:t>
      </w:r>
      <w:proofErr w:type="spellStart"/>
      <w:r w:rsidRPr="007B0978">
        <w:rPr>
          <w:noProof w:val="0"/>
        </w:rPr>
        <w:t>InfoManager</w:t>
      </w:r>
      <w:proofErr w:type="spellEnd"/>
      <w:r w:rsidRPr="007B0978">
        <w:rPr>
          <w:noProof w:val="0"/>
        </w:rPr>
        <w:t>.</w:t>
      </w:r>
    </w:p>
    <w:p w14:paraId="12E67B65" w14:textId="77777777" w:rsidR="00FD6280" w:rsidRPr="007B0978" w:rsidRDefault="00FD6280" w:rsidP="001D1CB0">
      <w:pPr>
        <w:pStyle w:val="Heading5"/>
        <w:numPr>
          <w:ilvl w:val="0"/>
          <w:numId w:val="0"/>
        </w:numPr>
        <w:rPr>
          <w:noProof w:val="0"/>
        </w:rPr>
      </w:pPr>
      <w:bookmarkStart w:id="298" w:name="_Toc461203738"/>
      <w:r w:rsidRPr="007B0978">
        <w:rPr>
          <w:noProof w:val="0"/>
        </w:rPr>
        <w:lastRenderedPageBreak/>
        <w:t>3.74.4.1.2 Message Semantics</w:t>
      </w:r>
      <w:bookmarkEnd w:id="298"/>
    </w:p>
    <w:p w14:paraId="5208D934" w14:textId="77777777" w:rsidR="00137234" w:rsidRPr="0076459B" w:rsidRDefault="00137234" w:rsidP="00137234">
      <w:pPr>
        <w:pStyle w:val="BodyText"/>
        <w:rPr>
          <w:noProof w:val="0"/>
        </w:rPr>
      </w:pPr>
      <w:r w:rsidRPr="0076459B">
        <w:rPr>
          <w:noProof w:val="0"/>
        </w:rPr>
        <w:t xml:space="preserve">The message semantics for a Find Matching Services [ITI-73] request shall be a Stored Query as defined in Section 3.73.4.1.1.  The request shall be conveyed using the </w:t>
      </w:r>
      <w:r w:rsidRPr="0076459B">
        <w:rPr>
          <w:noProof w:val="0"/>
          <w:szCs w:val="24"/>
        </w:rPr>
        <w:t>HTTP GET</w:t>
      </w:r>
      <w:r w:rsidRPr="0076459B">
        <w:rPr>
          <w:noProof w:val="0"/>
          <w:sz w:val="20"/>
        </w:rPr>
        <w:t xml:space="preserve"> </w:t>
      </w:r>
      <w:r w:rsidRPr="0076459B">
        <w:rPr>
          <w:noProof w:val="0"/>
        </w:rPr>
        <w:t>or SOAP transport protocols as defined in Section 3.73.4.1.4 subject to the following:</w:t>
      </w:r>
    </w:p>
    <w:p w14:paraId="38817430" w14:textId="6E1DBB1A" w:rsidR="00137234" w:rsidRPr="0076459B" w:rsidRDefault="00137234" w:rsidP="00137234">
      <w:pPr>
        <w:pStyle w:val="BodyText"/>
        <w:numPr>
          <w:ilvl w:val="0"/>
          <w:numId w:val="105"/>
        </w:numPr>
        <w:rPr>
          <w:noProof w:val="0"/>
        </w:rPr>
      </w:pPr>
      <w:r w:rsidRPr="0076459B">
        <w:rPr>
          <w:noProof w:val="0"/>
        </w:rPr>
        <w:t xml:space="preserve">A Care Services </w:t>
      </w:r>
      <w:proofErr w:type="spellStart"/>
      <w:r w:rsidRPr="0076459B">
        <w:rPr>
          <w:noProof w:val="0"/>
        </w:rPr>
        <w:t>InfoManager</w:t>
      </w:r>
      <w:proofErr w:type="spellEnd"/>
      <w:r w:rsidRPr="0076459B">
        <w:rPr>
          <w:noProof w:val="0"/>
        </w:rPr>
        <w:t xml:space="preserve"> initiating a Find Matching Services [ITI-73] request shall support at least one of transport</w:t>
      </w:r>
      <w:r w:rsidRPr="0076459B">
        <w:rPr>
          <w:noProof w:val="0"/>
          <w:sz w:val="20"/>
        </w:rPr>
        <w:t xml:space="preserve"> </w:t>
      </w:r>
      <w:r w:rsidRPr="0076459B">
        <w:rPr>
          <w:noProof w:val="0"/>
        </w:rPr>
        <w:t xml:space="preserve">protocols defined by the </w:t>
      </w:r>
      <w:proofErr w:type="spellStart"/>
      <w:proofErr w:type="gramStart"/>
      <w:r w:rsidRPr="0076459B">
        <w:rPr>
          <w:rFonts w:ascii="Courier New" w:hAnsi="Courier New" w:cs="Courier New"/>
          <w:noProof w:val="0"/>
          <w:sz w:val="20"/>
        </w:rPr>
        <w:t>xforms:submission</w:t>
      </w:r>
      <w:proofErr w:type="spellEnd"/>
      <w:proofErr w:type="gramEnd"/>
      <w:r w:rsidRPr="0076459B">
        <w:rPr>
          <w:rFonts w:ascii="Courier New" w:hAnsi="Courier New" w:cs="Courier New"/>
          <w:noProof w:val="0"/>
          <w:sz w:val="20"/>
        </w:rPr>
        <w:t xml:space="preserve"> </w:t>
      </w:r>
      <w:r w:rsidRPr="0076459B">
        <w:rPr>
          <w:noProof w:val="0"/>
        </w:rPr>
        <w:t xml:space="preserve">element of 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noProof w:val="0"/>
        </w:rPr>
        <w:t xml:space="preserve"> for the Query </w:t>
      </w:r>
      <w:proofErr w:type="gramStart"/>
      <w:r w:rsidRPr="0076459B">
        <w:rPr>
          <w:noProof w:val="0"/>
        </w:rPr>
        <w:t>For</w:t>
      </w:r>
      <w:proofErr w:type="gramEnd"/>
      <w:r w:rsidRPr="0076459B">
        <w:rPr>
          <w:noProof w:val="0"/>
        </w:rPr>
        <w:t xml:space="preserve"> Updated Services Stored Query it is invoking.</w:t>
      </w:r>
    </w:p>
    <w:p w14:paraId="5953162D" w14:textId="77777777" w:rsidR="00137234" w:rsidRPr="0076459B" w:rsidRDefault="00137234" w:rsidP="00137234">
      <w:pPr>
        <w:pStyle w:val="BodyText"/>
        <w:rPr>
          <w:noProof w:val="0"/>
        </w:rPr>
      </w:pPr>
      <w:r w:rsidRPr="0076459B">
        <w:rPr>
          <w:noProof w:val="0"/>
        </w:rPr>
        <w:t xml:space="preserve">The semantic definitions of the query parameter for the Stored Query </w:t>
      </w:r>
      <w:proofErr w:type="gramStart"/>
      <w:r w:rsidRPr="0076459B">
        <w:rPr>
          <w:noProof w:val="0"/>
        </w:rPr>
        <w:t>is</w:t>
      </w:r>
      <w:proofErr w:type="gramEnd"/>
      <w:r w:rsidRPr="0076459B">
        <w:rPr>
          <w:noProof w:val="0"/>
        </w:rPr>
        <w:t xml:space="preserve"> defined in Section 3.73.4.3.2.1.  </w:t>
      </w:r>
    </w:p>
    <w:p w14:paraId="638693CA" w14:textId="77777777" w:rsidR="00137234" w:rsidRDefault="00137234" w:rsidP="00137234">
      <w:pPr>
        <w:pStyle w:val="BodyText"/>
        <w:rPr>
          <w:noProof w:val="0"/>
          <w:szCs w:val="24"/>
        </w:rPr>
      </w:pPr>
      <w:r w:rsidRPr="0076459B">
        <w:rPr>
          <w:noProof w:val="0"/>
        </w:rPr>
        <w:t xml:space="preserve">The </w:t>
      </w:r>
      <w:proofErr w:type="spellStart"/>
      <w:proofErr w:type="gramStart"/>
      <w:r w:rsidRPr="0076459B">
        <w:rPr>
          <w:rFonts w:ascii="Courier New" w:hAnsi="Courier New" w:cs="Courier New"/>
          <w:noProof w:val="0"/>
          <w:sz w:val="20"/>
        </w:rPr>
        <w:t>csd:careServicesFunction</w:t>
      </w:r>
      <w:proofErr w:type="spellEnd"/>
      <w:proofErr w:type="gramEnd"/>
      <w:r w:rsidRPr="0076459B">
        <w:rPr>
          <w:noProof w:val="0"/>
          <w:sz w:val="20"/>
        </w:rPr>
        <w:t xml:space="preserve"> </w:t>
      </w:r>
      <w:r w:rsidRPr="0076459B">
        <w:rPr>
          <w:noProof w:val="0"/>
        </w:rPr>
        <w:t xml:space="preserve">XML required to define the Find Matching Services Stored Query can be found in ITI TF-2x: Appendix Y, Figure Y.3-6. </w:t>
      </w:r>
      <w:r w:rsidRPr="0076459B">
        <w:rPr>
          <w:noProof w:val="0"/>
          <w:szCs w:val="24"/>
        </w:rPr>
        <w:t>For a non-normative XQuery implementation, see ITI TF-2x: Appendix W.</w:t>
      </w:r>
    </w:p>
    <w:p w14:paraId="3F8B308F" w14:textId="77777777" w:rsidR="00FC0E34" w:rsidRPr="0009439E" w:rsidRDefault="00FC0E34" w:rsidP="00FC0E34">
      <w:pPr>
        <w:pStyle w:val="Heading5"/>
        <w:numPr>
          <w:ilvl w:val="0"/>
          <w:numId w:val="0"/>
        </w:numPr>
        <w:rPr>
          <w:noProof w:val="0"/>
        </w:rPr>
      </w:pPr>
      <w:bookmarkStart w:id="299" w:name="_Toc461203739"/>
      <w:r w:rsidRPr="0009439E">
        <w:rPr>
          <w:noProof w:val="0"/>
        </w:rPr>
        <w:t>3.74.4.1.2.1 Query Parameters</w:t>
      </w:r>
      <w:bookmarkEnd w:id="299"/>
    </w:p>
    <w:p w14:paraId="59D2B64A" w14:textId="77777777" w:rsidR="00FC0E34" w:rsidRPr="0076459B" w:rsidRDefault="00FC0E34" w:rsidP="00FC0E34">
      <w:r w:rsidRPr="0076459B">
        <w:t xml:space="preserve">Query Parameters are defined (formatted as per the XFORMS core model specification) as the content of following elements relative to the </w:t>
      </w:r>
      <w:proofErr w:type="spellStart"/>
      <w:proofErr w:type="gramStart"/>
      <w:r w:rsidRPr="0076459B">
        <w:rPr>
          <w:rStyle w:val="XMLname"/>
        </w:rPr>
        <w:t>csd:requestParams</w:t>
      </w:r>
      <w:proofErr w:type="spellEnd"/>
      <w:proofErr w:type="gramEnd"/>
      <w:r w:rsidRPr="0076459B">
        <w:rPr>
          <w:rStyle w:val="XMLname"/>
        </w:rPr>
        <w:t xml:space="preserve"> </w:t>
      </w:r>
      <w:r w:rsidRPr="0076459B">
        <w:rPr>
          <w:rStyle w:val="XMLname"/>
          <w:sz w:val="24"/>
        </w:rPr>
        <w:t>element</w:t>
      </w:r>
      <w:r w:rsidRPr="0076459B">
        <w:rPr>
          <w:rStyle w:val="XMLname"/>
        </w:rPr>
        <w:t>:</w:t>
      </w:r>
      <w:r w:rsidRPr="0076459B">
        <w:t xml:space="preserve"> </w:t>
      </w:r>
    </w:p>
    <w:p w14:paraId="4C8B7424" w14:textId="6F3D6A45" w:rsidR="00FC0E34" w:rsidRPr="0076459B" w:rsidRDefault="00FC0E34" w:rsidP="0076459B">
      <w:pPr>
        <w:pStyle w:val="ListBullet2"/>
        <w:rPr>
          <w:rFonts w:ascii="Courier New" w:hAnsi="Courier New"/>
          <w:sz w:val="20"/>
        </w:rPr>
      </w:pPr>
      <w:proofErr w:type="spellStart"/>
      <w:proofErr w:type="gramStart"/>
      <w:r w:rsidRPr="0076459B">
        <w:rPr>
          <w:rStyle w:val="XMLname"/>
        </w:rPr>
        <w:t>csd:updated</w:t>
      </w:r>
      <w:proofErr w:type="spellEnd"/>
      <w:proofErr w:type="gramEnd"/>
      <w:r w:rsidRPr="0076459B">
        <w:t xml:space="preserve"> </w:t>
      </w:r>
      <w:proofErr w:type="spellStart"/>
      <w:proofErr w:type="gramStart"/>
      <w:r w:rsidRPr="0076459B">
        <w:rPr>
          <w:i/>
          <w:iCs/>
        </w:rPr>
        <w:t>xs:dateTime</w:t>
      </w:r>
      <w:proofErr w:type="spellEnd"/>
      <w:proofErr w:type="gramEnd"/>
      <w:r w:rsidRPr="0076459B">
        <w:t>: Contains a non-empty value, the result set should be restricted to those entities whose</w:t>
      </w:r>
      <w:r w:rsidRPr="0076459B">
        <w:rPr>
          <w:rStyle w:val="XMLname"/>
        </w:rPr>
        <w:t xml:space="preserve"> </w:t>
      </w:r>
      <w:proofErr w:type="spellStart"/>
      <w:proofErr w:type="gramStart"/>
      <w:r w:rsidRPr="0076459B">
        <w:rPr>
          <w:rStyle w:val="XMLname"/>
        </w:rPr>
        <w:t>csd:record</w:t>
      </w:r>
      <w:proofErr w:type="spellEnd"/>
      <w:proofErr w:type="gramEnd"/>
      <w:r w:rsidRPr="0076459B">
        <w:rPr>
          <w:rStyle w:val="XMLname"/>
        </w:rPr>
        <w:t>/@updated</w:t>
      </w:r>
      <w:r w:rsidRPr="0076459B">
        <w:t xml:space="preserve"> is at least the given value. </w:t>
      </w:r>
    </w:p>
    <w:p w14:paraId="5DD010BA" w14:textId="15EF2FCD" w:rsidR="00FD6280" w:rsidRDefault="00FD6280" w:rsidP="001D1CB0">
      <w:r w:rsidRPr="007B0978">
        <w:t xml:space="preserve">An example message is shown in </w:t>
      </w:r>
      <w:r w:rsidR="005E006B" w:rsidRPr="007B0978">
        <w:t>Figure</w:t>
      </w:r>
      <w:r w:rsidRPr="007B0978">
        <w:t xml:space="preserve"> 3.74.4.1.2</w:t>
      </w:r>
      <w:r w:rsidR="001E7239">
        <w:t>.1</w:t>
      </w:r>
      <w:r w:rsidRPr="007B0978">
        <w:t>-</w:t>
      </w:r>
      <w:r w:rsidR="001E7239">
        <w:t>1</w:t>
      </w:r>
      <w:r w:rsidRPr="007B0978">
        <w:t>.</w:t>
      </w:r>
    </w:p>
    <w:p w14:paraId="38028CEB" w14:textId="77777777" w:rsidR="001E7239" w:rsidRPr="007B0978" w:rsidRDefault="001E7239" w:rsidP="001D1CB0"/>
    <w:p w14:paraId="40AA5314" w14:textId="2338E4E8" w:rsidR="00666790" w:rsidRPr="0076459B" w:rsidRDefault="00FD6280" w:rsidP="00666790">
      <w:pPr>
        <w:pStyle w:val="XMLFragment"/>
        <w:rPr>
          <w:noProof w:val="0"/>
          <w:color w:val="000096"/>
          <w:szCs w:val="24"/>
        </w:rPr>
      </w:pPr>
      <w:r w:rsidRPr="007B0978">
        <w:rPr>
          <w:noProof w:val="0"/>
          <w:color w:val="8B26C9"/>
          <w:szCs w:val="24"/>
        </w:rPr>
        <w:t>&lt;?xml version="1.0" encoding="UTF-8"?&gt;</w:t>
      </w:r>
      <w:r w:rsidRPr="007B0978">
        <w:rPr>
          <w:noProof w:val="0"/>
          <w:color w:val="000000"/>
          <w:szCs w:val="24"/>
        </w:rPr>
        <w:br/>
      </w:r>
      <w:r w:rsidRPr="007B0978">
        <w:rPr>
          <w:noProof w:val="0"/>
          <w:color w:val="000096"/>
          <w:szCs w:val="24"/>
        </w:rPr>
        <w:t>&lt;</w:t>
      </w:r>
      <w:proofErr w:type="spellStart"/>
      <w:r w:rsidRPr="007B0978">
        <w:rPr>
          <w:noProof w:val="0"/>
          <w:color w:val="000096"/>
          <w:szCs w:val="24"/>
        </w:rPr>
        <w:t>soap:Envelope</w:t>
      </w:r>
      <w:proofErr w:type="spellEnd"/>
      <w:r w:rsidRPr="007B0978">
        <w:rPr>
          <w:noProof w:val="0"/>
          <w:color w:val="F5844C"/>
          <w:szCs w:val="24"/>
        </w:rPr>
        <w:t xml:space="preserve"> </w:t>
      </w:r>
      <w:proofErr w:type="spellStart"/>
      <w:r w:rsidRPr="007B0978">
        <w:rPr>
          <w:noProof w:val="0"/>
          <w:color w:val="0099CC"/>
          <w:szCs w:val="24"/>
        </w:rPr>
        <w:t>xmlns:soap</w:t>
      </w:r>
      <w:proofErr w:type="spellEnd"/>
      <w:r w:rsidRPr="007B0978">
        <w:rPr>
          <w:noProof w:val="0"/>
          <w:color w:val="FF8040"/>
          <w:szCs w:val="24"/>
        </w:rPr>
        <w:t>=</w:t>
      </w:r>
      <w:r w:rsidRPr="007B0978">
        <w:rPr>
          <w:noProof w:val="0"/>
          <w:color w:val="993300"/>
          <w:szCs w:val="24"/>
        </w:rPr>
        <w:t>"http://www.w3.org/2003/05/soap-envelope"</w:t>
      </w:r>
      <w:r w:rsidRPr="007B0978">
        <w:rPr>
          <w:noProof w:val="0"/>
          <w:color w:val="000000"/>
          <w:szCs w:val="24"/>
        </w:rPr>
        <w:br/>
      </w:r>
      <w:r w:rsidRPr="007B0978">
        <w:rPr>
          <w:noProof w:val="0"/>
          <w:color w:val="F5844C"/>
          <w:szCs w:val="24"/>
        </w:rPr>
        <w:t xml:space="preserve">    </w:t>
      </w:r>
      <w:proofErr w:type="spellStart"/>
      <w:r w:rsidRPr="007B0978">
        <w:rPr>
          <w:noProof w:val="0"/>
          <w:color w:val="0099CC"/>
          <w:szCs w:val="24"/>
        </w:rPr>
        <w:t>xmlns:wsa</w:t>
      </w:r>
      <w:proofErr w:type="spellEnd"/>
      <w:r w:rsidRPr="007B0978">
        <w:rPr>
          <w:noProof w:val="0"/>
          <w:color w:val="FF8040"/>
          <w:szCs w:val="24"/>
        </w:rPr>
        <w:t>=</w:t>
      </w:r>
      <w:r w:rsidRPr="007B0978">
        <w:rPr>
          <w:noProof w:val="0"/>
          <w:color w:val="993300"/>
          <w:szCs w:val="24"/>
        </w:rPr>
        <w:t>"http://www.w3.org/2005/08/addressing"</w:t>
      </w:r>
      <w:r w:rsidRPr="007B0978">
        <w:rPr>
          <w:noProof w:val="0"/>
          <w:color w:val="F5844C"/>
          <w:szCs w:val="24"/>
        </w:rPr>
        <w:t xml:space="preserve"> </w:t>
      </w:r>
      <w:proofErr w:type="spellStart"/>
      <w:r w:rsidRPr="007B0978">
        <w:rPr>
          <w:noProof w:val="0"/>
          <w:color w:val="0099CC"/>
          <w:szCs w:val="24"/>
        </w:rPr>
        <w:t>xmlns:csd</w:t>
      </w:r>
      <w:proofErr w:type="spellEnd"/>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soap:Header</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wsa:Action</w:t>
      </w:r>
      <w:proofErr w:type="spellEnd"/>
      <w:r w:rsidRPr="007B0978">
        <w:rPr>
          <w:noProof w:val="0"/>
          <w:color w:val="F5844C"/>
          <w:szCs w:val="24"/>
        </w:rPr>
        <w:t xml:space="preserve"> </w:t>
      </w:r>
      <w:proofErr w:type="spellStart"/>
      <w:r w:rsidRPr="007B0978">
        <w:rPr>
          <w:noProof w:val="0"/>
          <w:color w:val="F5844C"/>
          <w:szCs w:val="24"/>
        </w:rPr>
        <w:t>soap:mustUnderstand</w:t>
      </w:r>
      <w:proofErr w:type="spellEnd"/>
      <w:r w:rsidRPr="007B0978">
        <w:rPr>
          <w:noProof w:val="0"/>
          <w:color w:val="FF8040"/>
          <w:szCs w:val="24"/>
        </w:rPr>
        <w:t>=</w:t>
      </w:r>
      <w:r w:rsidRPr="007B0978">
        <w:rPr>
          <w:noProof w:val="0"/>
          <w:color w:val="993300"/>
          <w:szCs w:val="24"/>
        </w:rPr>
        <w:t>"1"</w:t>
      </w:r>
      <w:r w:rsidRPr="007B0978">
        <w:rPr>
          <w:noProof w:val="0"/>
          <w:color w:val="000000"/>
          <w:szCs w:val="24"/>
        </w:rPr>
        <w:br/>
      </w:r>
      <w:r w:rsidRPr="007B0978">
        <w:rPr>
          <w:noProof w:val="0"/>
          <w:color w:val="F5844C"/>
          <w:szCs w:val="24"/>
        </w:rPr>
        <w:t xml:space="preserve">            </w:t>
      </w:r>
      <w:r w:rsidRPr="007B0978">
        <w:rPr>
          <w:noProof w:val="0"/>
          <w:color w:val="000096"/>
          <w:szCs w:val="24"/>
        </w:rPr>
        <w:t>&gt;</w:t>
      </w:r>
      <w:r w:rsidRPr="007B0978">
        <w:rPr>
          <w:noProof w:val="0"/>
          <w:color w:val="000000"/>
          <w:szCs w:val="24"/>
        </w:rPr>
        <w:t>urn:ihe:iti:csd:2013:</w:t>
      </w:r>
      <w:r w:rsidR="00666790" w:rsidRPr="007B0978">
        <w:rPr>
          <w:noProof w:val="0"/>
          <w:color w:val="000000"/>
          <w:szCs w:val="24"/>
        </w:rPr>
        <w:t>Get</w:t>
      </w:r>
      <w:r w:rsidR="00666790">
        <w:rPr>
          <w:noProof w:val="0"/>
          <w:color w:val="000000"/>
          <w:szCs w:val="24"/>
        </w:rPr>
        <w:t>CareServices</w:t>
      </w:r>
      <w:r w:rsidR="00666790" w:rsidRPr="007B0978">
        <w:rPr>
          <w:noProof w:val="0"/>
          <w:color w:val="000000"/>
          <w:szCs w:val="24"/>
        </w:rPr>
        <w:t>Request</w:t>
      </w:r>
      <w:r w:rsidRPr="007B0978">
        <w:rPr>
          <w:noProof w:val="0"/>
          <w:color w:val="000096"/>
          <w:szCs w:val="24"/>
        </w:rPr>
        <w:t>&lt;/</w:t>
      </w:r>
      <w:proofErr w:type="spellStart"/>
      <w:r w:rsidRPr="007B0978">
        <w:rPr>
          <w:noProof w:val="0"/>
          <w:color w:val="000096"/>
          <w:szCs w:val="24"/>
        </w:rPr>
        <w:t>wsa:Action</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&lt;wsa:MessageID&gt;</w:t>
      </w:r>
      <w:r w:rsidRPr="007B0978">
        <w:rPr>
          <w:noProof w:val="0"/>
          <w:color w:val="000000"/>
          <w:szCs w:val="24"/>
        </w:rPr>
        <w:t>urn:uuid:def119ad-dc13-49c1-a3c7-e3742531f9b3</w:t>
      </w:r>
      <w:r w:rsidRPr="007B0978">
        <w:rPr>
          <w:noProof w:val="0"/>
          <w:color w:val="000096"/>
          <w:szCs w:val="24"/>
        </w:rPr>
        <w:t>&lt;/wsa:MessageID&gt;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wsa:ReplyTo</w:t>
      </w:r>
      <w:proofErr w:type="spellEnd"/>
      <w:r w:rsidRPr="007B0978">
        <w:rPr>
          <w:noProof w:val="0"/>
          <w:color w:val="F5844C"/>
          <w:szCs w:val="24"/>
        </w:rPr>
        <w:t xml:space="preserve"> </w:t>
      </w:r>
      <w:proofErr w:type="spellStart"/>
      <w:r w:rsidRPr="007B0978">
        <w:rPr>
          <w:noProof w:val="0"/>
          <w:color w:val="F5844C"/>
          <w:szCs w:val="24"/>
        </w:rPr>
        <w:t>soap:mustUnderstand</w:t>
      </w:r>
      <w:proofErr w:type="spellEnd"/>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br/>
        <w:t xml:space="preserve">            </w:t>
      </w:r>
      <w:r w:rsidRPr="007B0978">
        <w:rPr>
          <w:noProof w:val="0"/>
          <w:color w:val="000096"/>
          <w:szCs w:val="24"/>
        </w:rPr>
        <w:t>&lt;wsa:Address&gt;</w:t>
      </w:r>
      <w:r w:rsidRPr="007B0978">
        <w:rPr>
          <w:noProof w:val="0"/>
          <w:color w:val="000000"/>
          <w:szCs w:val="24"/>
        </w:rPr>
        <w:t>http://www.w3.org/2005/08/addressing/anonymous</w:t>
      </w:r>
      <w:r w:rsidRPr="007B0978">
        <w:rPr>
          <w:noProof w:val="0"/>
          <w:color w:val="000096"/>
          <w:szCs w:val="24"/>
        </w:rPr>
        <w:t>&lt;/wsa:Address&gt;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wsa:ReplyTo</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wsa:To</w:t>
      </w:r>
      <w:proofErr w:type="spellEnd"/>
      <w:r w:rsidRPr="007B0978">
        <w:rPr>
          <w:noProof w:val="0"/>
          <w:color w:val="F5844C"/>
          <w:szCs w:val="24"/>
        </w:rPr>
        <w:t xml:space="preserve"> </w:t>
      </w:r>
      <w:proofErr w:type="spellStart"/>
      <w:r w:rsidRPr="007B0978">
        <w:rPr>
          <w:noProof w:val="0"/>
          <w:color w:val="F5844C"/>
          <w:szCs w:val="24"/>
        </w:rPr>
        <w:t>soap:mustUnderstand</w:t>
      </w:r>
      <w:proofErr w:type="spellEnd"/>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t>http://host/csDirectory</w:t>
      </w:r>
      <w:r w:rsidRPr="007B0978">
        <w:rPr>
          <w:noProof w:val="0"/>
          <w:color w:val="000096"/>
          <w:szCs w:val="24"/>
        </w:rPr>
        <w:t>&lt;/wsa:To&gt;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soap:Header</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soap:Body</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csd:</w:t>
      </w:r>
      <w:r w:rsidR="00666790">
        <w:rPr>
          <w:noProof w:val="0"/>
          <w:color w:val="000096"/>
          <w:szCs w:val="24"/>
        </w:rPr>
        <w:t>careServices</w:t>
      </w:r>
      <w:r w:rsidRPr="007B0978">
        <w:rPr>
          <w:noProof w:val="0"/>
          <w:color w:val="000096"/>
          <w:szCs w:val="24"/>
        </w:rPr>
        <w:t>Request</w:t>
      </w:r>
      <w:proofErr w:type="spellEnd"/>
      <w:r w:rsidR="00666790">
        <w:rPr>
          <w:b/>
          <w:noProof w:val="0"/>
          <w:color w:val="F5844C"/>
          <w:szCs w:val="24"/>
          <w:u w:val="single"/>
        </w:rPr>
        <w:br/>
      </w:r>
      <w:r w:rsidR="00666790" w:rsidRPr="0076459B">
        <w:rPr>
          <w:noProof w:val="0"/>
          <w:color w:val="F5844C"/>
          <w:szCs w:val="24"/>
        </w:rPr>
        <w:t xml:space="preserve">             urn=</w:t>
      </w:r>
      <w:r w:rsidR="00666790" w:rsidRPr="0076459B">
        <w:rPr>
          <w:noProof w:val="0"/>
          <w:color w:val="993300"/>
          <w:szCs w:val="24"/>
        </w:rPr>
        <w:t>'urn:ihe:iti:csd:2016:stored-function:query-for-updated-services'</w:t>
      </w:r>
      <w:r w:rsidR="00666790" w:rsidRPr="0076459B">
        <w:rPr>
          <w:noProof w:val="0"/>
          <w:color w:val="000096"/>
          <w:szCs w:val="24"/>
        </w:rPr>
        <w:t>&gt;</w:t>
      </w:r>
    </w:p>
    <w:p w14:paraId="1D4B7D69" w14:textId="08B1EA01" w:rsidR="00666790" w:rsidRPr="0076459B" w:rsidRDefault="00666790" w:rsidP="00666790">
      <w:pPr>
        <w:pStyle w:val="XMLFragment"/>
        <w:rPr>
          <w:noProof w:val="0"/>
          <w:color w:val="000096"/>
          <w:szCs w:val="24"/>
        </w:rPr>
      </w:pPr>
      <w:r w:rsidRPr="0076459B">
        <w:rPr>
          <w:noProof w:val="0"/>
          <w:color w:val="000096"/>
          <w:szCs w:val="24"/>
        </w:rPr>
        <w:t xml:space="preserve">     </w:t>
      </w:r>
      <w:r w:rsidRPr="0076459B">
        <w:rPr>
          <w:noProof w:val="0"/>
          <w:color w:val="000096"/>
          <w:szCs w:val="24"/>
        </w:rPr>
        <w:tab/>
        <w:t xml:space="preserve">   &lt;</w:t>
      </w:r>
      <w:proofErr w:type="spellStart"/>
      <w:proofErr w:type="gramStart"/>
      <w:r w:rsidRPr="0076459B">
        <w:rPr>
          <w:noProof w:val="0"/>
          <w:color w:val="000096"/>
          <w:szCs w:val="24"/>
        </w:rPr>
        <w:t>csd:requestParams</w:t>
      </w:r>
      <w:proofErr w:type="spellEnd"/>
      <w:proofErr w:type="gramEnd"/>
      <w:r w:rsidRPr="0076459B">
        <w:rPr>
          <w:noProof w:val="0"/>
          <w:color w:val="000096"/>
          <w:szCs w:val="24"/>
        </w:rPr>
        <w:t>&gt;</w:t>
      </w:r>
      <w:r w:rsidR="00FD6280" w:rsidRPr="00AC16A6">
        <w:rPr>
          <w:noProof w:val="0"/>
          <w:color w:val="000000"/>
          <w:szCs w:val="24"/>
        </w:rPr>
        <w:br/>
        <w:t xml:space="preserve">      </w:t>
      </w:r>
      <w:r w:rsidR="00FD6280" w:rsidRPr="00805DE5">
        <w:rPr>
          <w:noProof w:val="0"/>
          <w:color w:val="000000"/>
          <w:szCs w:val="24"/>
        </w:rPr>
        <w:t xml:space="preserve">      </w:t>
      </w:r>
      <w:r w:rsidRPr="00E93A04">
        <w:rPr>
          <w:noProof w:val="0"/>
          <w:color w:val="000000"/>
          <w:szCs w:val="24"/>
        </w:rPr>
        <w:t xml:space="preserve">   </w:t>
      </w:r>
      <w:r w:rsidR="00FD6280" w:rsidRPr="001E4613">
        <w:rPr>
          <w:noProof w:val="0"/>
          <w:color w:val="000096"/>
          <w:szCs w:val="24"/>
        </w:rPr>
        <w:t>&lt;</w:t>
      </w:r>
      <w:proofErr w:type="spellStart"/>
      <w:proofErr w:type="gramStart"/>
      <w:r w:rsidR="00FD6280" w:rsidRPr="001E4613">
        <w:rPr>
          <w:noProof w:val="0"/>
          <w:color w:val="000096"/>
          <w:szCs w:val="24"/>
        </w:rPr>
        <w:t>csd:lastModified</w:t>
      </w:r>
      <w:proofErr w:type="spellEnd"/>
      <w:proofErr w:type="gramEnd"/>
      <w:r w:rsidR="00FD6280" w:rsidRPr="001E4613">
        <w:rPr>
          <w:noProof w:val="0"/>
          <w:color w:val="000096"/>
          <w:szCs w:val="24"/>
        </w:rPr>
        <w:t>&gt;</w:t>
      </w:r>
      <w:r w:rsidR="00FD6280" w:rsidRPr="00440E9B">
        <w:rPr>
          <w:noProof w:val="0"/>
          <w:color w:val="000000"/>
          <w:szCs w:val="24"/>
        </w:rPr>
        <w:t>2002-05-30T09:30:10.5</w:t>
      </w:r>
      <w:r w:rsidR="00FD6280" w:rsidRPr="0076459B">
        <w:rPr>
          <w:noProof w:val="0"/>
          <w:color w:val="000096"/>
          <w:szCs w:val="24"/>
        </w:rPr>
        <w:t>&lt;/</w:t>
      </w:r>
      <w:proofErr w:type="spellStart"/>
      <w:proofErr w:type="gramStart"/>
      <w:r w:rsidR="00FD6280" w:rsidRPr="0076459B">
        <w:rPr>
          <w:noProof w:val="0"/>
          <w:color w:val="000096"/>
          <w:szCs w:val="24"/>
        </w:rPr>
        <w:t>csd:lastModified</w:t>
      </w:r>
      <w:proofErr w:type="spellEnd"/>
      <w:proofErr w:type="gramEnd"/>
      <w:r w:rsidR="00FD6280" w:rsidRPr="0076459B">
        <w:rPr>
          <w:noProof w:val="0"/>
          <w:color w:val="000096"/>
          <w:szCs w:val="24"/>
        </w:rPr>
        <w:t>&gt;</w:t>
      </w:r>
    </w:p>
    <w:p w14:paraId="121E9A92" w14:textId="58B24C94" w:rsidR="00FD6280" w:rsidRPr="007B0978" w:rsidRDefault="00666790" w:rsidP="00666790">
      <w:pPr>
        <w:pStyle w:val="XMLFragment"/>
        <w:rPr>
          <w:noProof w:val="0"/>
        </w:rPr>
      </w:pPr>
      <w:r w:rsidRPr="0076459B">
        <w:rPr>
          <w:noProof w:val="0"/>
          <w:color w:val="000096"/>
          <w:szCs w:val="24"/>
        </w:rPr>
        <w:t xml:space="preserve">  </w:t>
      </w:r>
      <w:r w:rsidRPr="0076459B">
        <w:rPr>
          <w:noProof w:val="0"/>
          <w:color w:val="000096"/>
          <w:szCs w:val="24"/>
        </w:rPr>
        <w:tab/>
        <w:t xml:space="preserve">   &lt;</w:t>
      </w:r>
      <w:proofErr w:type="spellStart"/>
      <w:proofErr w:type="gramStart"/>
      <w:r w:rsidRPr="0076459B">
        <w:rPr>
          <w:noProof w:val="0"/>
          <w:color w:val="000096"/>
          <w:szCs w:val="24"/>
        </w:rPr>
        <w:t>csd:requestParams</w:t>
      </w:r>
      <w:proofErr w:type="spellEnd"/>
      <w:proofErr w:type="gramEnd"/>
      <w:r w:rsidRPr="0076459B">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FD6280" w:rsidRPr="007B0978">
        <w:rPr>
          <w:noProof w:val="0"/>
          <w:color w:val="000096"/>
          <w:szCs w:val="24"/>
        </w:rPr>
        <w:t>csd:</w:t>
      </w:r>
      <w:r>
        <w:rPr>
          <w:noProof w:val="0"/>
          <w:color w:val="000096"/>
          <w:szCs w:val="24"/>
        </w:rPr>
        <w:t>careServices</w:t>
      </w:r>
      <w:r w:rsidRPr="007B0978">
        <w:rPr>
          <w:noProof w:val="0"/>
          <w:color w:val="000096"/>
          <w:szCs w:val="24"/>
        </w:rPr>
        <w:t>Request</w:t>
      </w:r>
      <w:proofErr w:type="spellEnd"/>
      <w:proofErr w:type="gramEnd"/>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FD6280" w:rsidRPr="007B0978">
        <w:rPr>
          <w:noProof w:val="0"/>
          <w:color w:val="000096"/>
          <w:szCs w:val="24"/>
        </w:rPr>
        <w:t>soap:Body</w:t>
      </w:r>
      <w:proofErr w:type="spellEnd"/>
      <w:proofErr w:type="gramEnd"/>
      <w:r w:rsidR="00FD6280" w:rsidRPr="007B0978">
        <w:rPr>
          <w:noProof w:val="0"/>
          <w:color w:val="000096"/>
          <w:szCs w:val="24"/>
        </w:rPr>
        <w:t>&gt;</w:t>
      </w:r>
      <w:r w:rsidR="00FD6280" w:rsidRPr="007B0978">
        <w:rPr>
          <w:noProof w:val="0"/>
          <w:color w:val="000000"/>
          <w:szCs w:val="24"/>
        </w:rPr>
        <w:br/>
      </w:r>
      <w:r w:rsidR="00FD6280" w:rsidRPr="007B0978">
        <w:rPr>
          <w:noProof w:val="0"/>
          <w:color w:val="000096"/>
          <w:szCs w:val="24"/>
        </w:rPr>
        <w:t>&lt;/</w:t>
      </w:r>
      <w:proofErr w:type="spellStart"/>
      <w:proofErr w:type="gramStart"/>
      <w:r w:rsidR="00FD6280" w:rsidRPr="007B0978">
        <w:rPr>
          <w:noProof w:val="0"/>
          <w:color w:val="000096"/>
          <w:szCs w:val="24"/>
        </w:rPr>
        <w:t>soap:Envelope</w:t>
      </w:r>
      <w:proofErr w:type="spellEnd"/>
      <w:proofErr w:type="gramEnd"/>
      <w:r w:rsidR="00FD6280" w:rsidRPr="007B0978">
        <w:rPr>
          <w:noProof w:val="0"/>
          <w:color w:val="000096"/>
          <w:szCs w:val="24"/>
        </w:rPr>
        <w:t>&gt;</w:t>
      </w:r>
    </w:p>
    <w:p w14:paraId="3B1C9534" w14:textId="40E0C87F" w:rsidR="00FD6280" w:rsidRPr="007B0978" w:rsidRDefault="00FD6280" w:rsidP="001D1CB0">
      <w:pPr>
        <w:pStyle w:val="FigureTitle"/>
      </w:pPr>
      <w:r w:rsidRPr="007B0978">
        <w:t>Figure 3.74.4.1.2</w:t>
      </w:r>
      <w:r w:rsidR="001E7239">
        <w:t>.1</w:t>
      </w:r>
      <w:r w:rsidRPr="007B0978">
        <w:t>-1</w:t>
      </w:r>
      <w:r w:rsidR="008B268F" w:rsidRPr="007B0978">
        <w:t xml:space="preserve">: Example </w:t>
      </w:r>
      <w:r w:rsidR="005C1001" w:rsidRPr="007B0978">
        <w:t>Query for Updated Services SOAP Request Message</w:t>
      </w:r>
    </w:p>
    <w:p w14:paraId="156275E1" w14:textId="77777777" w:rsidR="00A539ED" w:rsidRPr="007B0978" w:rsidRDefault="00A539ED" w:rsidP="00AE7FE0">
      <w:pPr>
        <w:pStyle w:val="BodyText"/>
        <w:rPr>
          <w:noProof w:val="0"/>
        </w:rPr>
      </w:pPr>
    </w:p>
    <w:p w14:paraId="5294AE47" w14:textId="2884CEFE" w:rsidR="00FD6280" w:rsidRPr="007B0978" w:rsidRDefault="00FD6280" w:rsidP="00C10731">
      <w:r w:rsidRPr="007B0978">
        <w:t xml:space="preserve">To initiate the Query for Updated Services request, the Care Services </w:t>
      </w:r>
      <w:proofErr w:type="spellStart"/>
      <w:r w:rsidRPr="007B0978">
        <w:t>InfoManager</w:t>
      </w:r>
      <w:proofErr w:type="spellEnd"/>
      <w:r w:rsidRPr="007B0978">
        <w:t xml:space="preserve"> shall submit </w:t>
      </w:r>
      <w:r w:rsidR="00F25FC5">
        <w:t>the</w:t>
      </w:r>
      <w:r w:rsidR="00F25FC5" w:rsidRPr="007B0978">
        <w:t xml:space="preserve"> </w:t>
      </w:r>
      <w:r w:rsidRPr="007B0978">
        <w:t xml:space="preserve">message containing the timestamp of its last refresh to the endpoint exposed by each Care </w:t>
      </w:r>
      <w:r w:rsidRPr="007B0978">
        <w:lastRenderedPageBreak/>
        <w:t xml:space="preserve">Services Directory </w:t>
      </w:r>
      <w:r w:rsidR="005E006B" w:rsidRPr="007B0978">
        <w:t>Actor</w:t>
      </w:r>
      <w:r w:rsidRPr="007B0978">
        <w:t xml:space="preserve"> in the set of Care Services Directories that the Care Services </w:t>
      </w:r>
      <w:proofErr w:type="spellStart"/>
      <w:r w:rsidRPr="007B0978">
        <w:t>InfoManager</w:t>
      </w:r>
      <w:proofErr w:type="spellEnd"/>
      <w:r w:rsidRPr="007B0978">
        <w:t xml:space="preserve"> polls. How the Care Services </w:t>
      </w:r>
      <w:proofErr w:type="spellStart"/>
      <w:r w:rsidRPr="007B0978">
        <w:t>InfoManager</w:t>
      </w:r>
      <w:proofErr w:type="spellEnd"/>
      <w:r w:rsidRPr="007B0978">
        <w:t xml:space="preserve"> of manages this set of Care Services Directory endpoints is implementation specific and not defined by IHE.</w:t>
      </w:r>
    </w:p>
    <w:p w14:paraId="2CEEB116" w14:textId="77777777" w:rsidR="00FD6280" w:rsidRPr="007B0978" w:rsidRDefault="00FD6280" w:rsidP="001D1CB0">
      <w:pPr>
        <w:pStyle w:val="Heading5"/>
        <w:numPr>
          <w:ilvl w:val="0"/>
          <w:numId w:val="0"/>
        </w:numPr>
        <w:rPr>
          <w:noProof w:val="0"/>
        </w:rPr>
      </w:pPr>
      <w:bookmarkStart w:id="300" w:name="_Toc461203740"/>
      <w:r w:rsidRPr="007B0978">
        <w:rPr>
          <w:noProof w:val="0"/>
        </w:rPr>
        <w:t>3.74.4.1.3 Expected Actions</w:t>
      </w:r>
      <w:bookmarkEnd w:id="300"/>
    </w:p>
    <w:p w14:paraId="5C0C63EB" w14:textId="77777777" w:rsidR="00FD6280" w:rsidRPr="007B0978" w:rsidRDefault="00FD6280" w:rsidP="001D1CB0">
      <w:r w:rsidRPr="007B0978">
        <w:t>Upon receipt of an inbound Query for Updated Services message, the Care Services Directory shall:</w:t>
      </w:r>
    </w:p>
    <w:p w14:paraId="626220C9" w14:textId="059FC631" w:rsidR="00E816FD" w:rsidRPr="007B0978" w:rsidRDefault="00FD6280" w:rsidP="006E5C45">
      <w:pPr>
        <w:pStyle w:val="ListNumber2"/>
        <w:numPr>
          <w:ilvl w:val="0"/>
          <w:numId w:val="73"/>
        </w:numPr>
      </w:pPr>
      <w:r w:rsidRPr="007B0978">
        <w:t xml:space="preserve">Determine which of its directory records have been updated or inserted since the timestamp passed in the inbound message. A “directory record” is defined as an organization, service, facility, or provider element as defined in the CSD XML Schema Definition. There may be zero or more records </w:t>
      </w:r>
      <w:r w:rsidR="0007122F">
        <w:t>that</w:t>
      </w:r>
      <w:r w:rsidRPr="007B0978">
        <w:t xml:space="preserve"> have been altered or inserted since the timestamp.</w:t>
      </w:r>
    </w:p>
    <w:p w14:paraId="6990A6DE" w14:textId="77777777" w:rsidR="00E816FD" w:rsidRPr="007B0978" w:rsidRDefault="00FD6280" w:rsidP="006E5C45">
      <w:pPr>
        <w:pStyle w:val="ListNumber2"/>
        <w:numPr>
          <w:ilvl w:val="0"/>
          <w:numId w:val="73"/>
        </w:numPr>
      </w:pPr>
      <w:r w:rsidRPr="007B0978">
        <w:t xml:space="preserve">Where a new directory record has been inserted, indicate the insertion timestamp in the </w:t>
      </w:r>
      <w:proofErr w:type="gramStart"/>
      <w:r w:rsidRPr="007B0978">
        <w:rPr>
          <w:rStyle w:val="XMLname"/>
        </w:rPr>
        <w:t>record/@</w:t>
      </w:r>
      <w:proofErr w:type="gramEnd"/>
      <w:r w:rsidRPr="007B0978">
        <w:rPr>
          <w:rStyle w:val="XMLname"/>
        </w:rPr>
        <w:t>created</w:t>
      </w:r>
      <w:r w:rsidRPr="007B0978">
        <w:t xml:space="preserve"> element returned in a Query for Updated Services response </w:t>
      </w:r>
    </w:p>
    <w:p w14:paraId="6D5E8968" w14:textId="77777777" w:rsidR="00E816FD" w:rsidRPr="007B0978" w:rsidRDefault="00FD6280" w:rsidP="006E5C45">
      <w:pPr>
        <w:pStyle w:val="ListNumber2"/>
        <w:numPr>
          <w:ilvl w:val="0"/>
          <w:numId w:val="73"/>
        </w:numPr>
      </w:pPr>
      <w:r w:rsidRPr="007B0978">
        <w:t xml:space="preserve">Where a directory record has been altered, indicate the update timestamp in the </w:t>
      </w:r>
      <w:proofErr w:type="gramStart"/>
      <w:r w:rsidRPr="007B0978">
        <w:rPr>
          <w:rStyle w:val="XMLname"/>
        </w:rPr>
        <w:t>record/@</w:t>
      </w:r>
      <w:proofErr w:type="gramEnd"/>
      <w:r w:rsidRPr="007B0978">
        <w:rPr>
          <w:rStyle w:val="XMLname"/>
        </w:rPr>
        <w:t>updated</w:t>
      </w:r>
      <w:r w:rsidRPr="007B0978">
        <w:t xml:space="preserve"> element returned in a Query for Updated Services response </w:t>
      </w:r>
    </w:p>
    <w:p w14:paraId="5ECA5729" w14:textId="77777777" w:rsidR="00E816FD" w:rsidRPr="007B0978" w:rsidRDefault="00FD6280" w:rsidP="006E5C45">
      <w:pPr>
        <w:pStyle w:val="ListNumber2"/>
        <w:numPr>
          <w:ilvl w:val="0"/>
          <w:numId w:val="73"/>
        </w:numPr>
      </w:pPr>
      <w:r w:rsidRPr="007B0978">
        <w:t xml:space="preserve">Place implementation-specific extensions to the CSD XML schema under the </w:t>
      </w:r>
      <w:proofErr w:type="gramStart"/>
      <w:r w:rsidRPr="007B0978">
        <w:t xml:space="preserve">appropriate </w:t>
      </w:r>
      <w:r w:rsidRPr="007B0978">
        <w:rPr>
          <w:rStyle w:val="XMLname"/>
        </w:rPr>
        <w:t>//</w:t>
      </w:r>
      <w:proofErr w:type="gramEnd"/>
      <w:r w:rsidRPr="007B0978">
        <w:rPr>
          <w:rStyle w:val="XMLname"/>
        </w:rPr>
        <w:t>extension</w:t>
      </w:r>
      <w:r w:rsidRPr="007B0978">
        <w:t xml:space="preserve"> element.</w:t>
      </w:r>
    </w:p>
    <w:p w14:paraId="137EADD1" w14:textId="3BF9C1BC" w:rsidR="00E816FD" w:rsidRPr="007B0978" w:rsidRDefault="00FD6280" w:rsidP="006E5C45">
      <w:pPr>
        <w:pStyle w:val="ListNumber2"/>
        <w:numPr>
          <w:ilvl w:val="0"/>
          <w:numId w:val="73"/>
        </w:numPr>
      </w:pPr>
      <w:r w:rsidRPr="007B0978">
        <w:t>Express the inserted and updated content as an XML document consistent with the CSD XML Schema (see ITI TF-2x:</w:t>
      </w:r>
      <w:r w:rsidR="002A63C8">
        <w:t xml:space="preserve"> </w:t>
      </w:r>
      <w:r w:rsidRPr="007B0978">
        <w:t xml:space="preserve">Appendix W) and return this XML file to the Care Services </w:t>
      </w:r>
      <w:proofErr w:type="spellStart"/>
      <w:r w:rsidRPr="007B0978">
        <w:t>InfoManager</w:t>
      </w:r>
      <w:proofErr w:type="spellEnd"/>
      <w:r w:rsidRPr="007B0978">
        <w:t xml:space="preserve"> in a Query for Updated Services response message.</w:t>
      </w:r>
    </w:p>
    <w:p w14:paraId="7DDEF04E" w14:textId="77777777" w:rsidR="00FD6280" w:rsidRPr="007B0978" w:rsidRDefault="00FD6280" w:rsidP="00E147BD">
      <w:pPr>
        <w:pStyle w:val="Heading5"/>
        <w:numPr>
          <w:ilvl w:val="0"/>
          <w:numId w:val="0"/>
        </w:numPr>
      </w:pPr>
      <w:bookmarkStart w:id="301" w:name="_Toc364692998"/>
      <w:bookmarkStart w:id="302" w:name="_Toc461203741"/>
      <w:r w:rsidRPr="007B0978">
        <w:t>3.74.4.1.4 Protocol Requirements</w:t>
      </w:r>
      <w:bookmarkEnd w:id="301"/>
      <w:bookmarkEnd w:id="302"/>
    </w:p>
    <w:p w14:paraId="1B27C5BA" w14:textId="77777777" w:rsidR="0085400A" w:rsidRPr="0076459B" w:rsidRDefault="0085400A" w:rsidP="0085400A">
      <w:pPr>
        <w:pStyle w:val="BodyText"/>
        <w:rPr>
          <w:noProof w:val="0"/>
        </w:rPr>
      </w:pPr>
      <w:r w:rsidRPr="0076459B">
        <w:rPr>
          <w:noProof w:val="0"/>
        </w:rPr>
        <w:t>Implementors of this transaction shall comply with all requirements described in Section 3.74.3.1.4 for SOAP and HTTP GET.</w:t>
      </w:r>
    </w:p>
    <w:p w14:paraId="139A36CB" w14:textId="77777777" w:rsidR="00FD6280" w:rsidRPr="007B0978" w:rsidRDefault="00FD6280" w:rsidP="00E147BD">
      <w:pPr>
        <w:pStyle w:val="Heading4"/>
        <w:numPr>
          <w:ilvl w:val="0"/>
          <w:numId w:val="0"/>
        </w:numPr>
      </w:pPr>
      <w:bookmarkStart w:id="303" w:name="_Toc461203742"/>
      <w:r w:rsidRPr="007B0978">
        <w:t>3.74.4.2 Query for Updated Services Response</w:t>
      </w:r>
      <w:bookmarkEnd w:id="303"/>
    </w:p>
    <w:p w14:paraId="1E34D307" w14:textId="77777777" w:rsidR="00FD6280" w:rsidRPr="007B0978" w:rsidRDefault="00FD6280" w:rsidP="00B96395">
      <w:pPr>
        <w:pStyle w:val="Heading5"/>
        <w:numPr>
          <w:ilvl w:val="0"/>
          <w:numId w:val="0"/>
        </w:numPr>
        <w:rPr>
          <w:noProof w:val="0"/>
        </w:rPr>
      </w:pPr>
      <w:bookmarkStart w:id="304" w:name="_Toc358800566"/>
      <w:bookmarkStart w:id="305" w:name="_Toc358800639"/>
      <w:bookmarkStart w:id="306" w:name="_Toc461203743"/>
      <w:bookmarkEnd w:id="294"/>
      <w:bookmarkEnd w:id="295"/>
      <w:r w:rsidRPr="007B0978">
        <w:rPr>
          <w:noProof w:val="0"/>
        </w:rPr>
        <w:t>3.74.4.2.1 Trigger Events</w:t>
      </w:r>
      <w:bookmarkEnd w:id="304"/>
      <w:bookmarkEnd w:id="305"/>
      <w:bookmarkEnd w:id="306"/>
    </w:p>
    <w:p w14:paraId="6B907FBE" w14:textId="0FA776A4" w:rsidR="00FD6280" w:rsidRPr="007B0978" w:rsidRDefault="00FD6280" w:rsidP="00F55EAB">
      <w:pPr>
        <w:pStyle w:val="BodyText"/>
        <w:rPr>
          <w:noProof w:val="0"/>
        </w:rPr>
      </w:pPr>
      <w:r w:rsidRPr="007B0978">
        <w:rPr>
          <w:noProof w:val="0"/>
        </w:rPr>
        <w:t xml:space="preserve">The Care Services Directory </w:t>
      </w:r>
      <w:r w:rsidR="005E006B" w:rsidRPr="007B0978">
        <w:rPr>
          <w:noProof w:val="0"/>
        </w:rPr>
        <w:t>Actor</w:t>
      </w:r>
      <w:r w:rsidRPr="007B0978">
        <w:rPr>
          <w:noProof w:val="0"/>
        </w:rPr>
        <w:t xml:space="preserve"> shall respond to an inbound Query for Updated Services </w:t>
      </w:r>
      <w:r w:rsidR="00AC16A6">
        <w:rPr>
          <w:noProof w:val="0"/>
        </w:rPr>
        <w:t xml:space="preserve">request </w:t>
      </w:r>
      <w:r w:rsidRPr="007B0978">
        <w:rPr>
          <w:noProof w:val="0"/>
        </w:rPr>
        <w:t xml:space="preserve">message when it receives one from a Care Services </w:t>
      </w:r>
      <w:proofErr w:type="spellStart"/>
      <w:r w:rsidRPr="007B0978">
        <w:rPr>
          <w:noProof w:val="0"/>
        </w:rPr>
        <w:t>InfoManager</w:t>
      </w:r>
      <w:proofErr w:type="spellEnd"/>
      <w:r w:rsidRPr="007B0978">
        <w:rPr>
          <w:noProof w:val="0"/>
        </w:rPr>
        <w:t>.</w:t>
      </w:r>
    </w:p>
    <w:p w14:paraId="218191D0" w14:textId="77777777" w:rsidR="00FD6280" w:rsidRPr="007B0978" w:rsidRDefault="00FD6280" w:rsidP="00B96395">
      <w:pPr>
        <w:pStyle w:val="Heading5"/>
        <w:numPr>
          <w:ilvl w:val="0"/>
          <w:numId w:val="0"/>
        </w:numPr>
        <w:rPr>
          <w:noProof w:val="0"/>
        </w:rPr>
      </w:pPr>
      <w:bookmarkStart w:id="307" w:name="_Toc358800567"/>
      <w:bookmarkStart w:id="308" w:name="_Toc358800640"/>
      <w:bookmarkStart w:id="309" w:name="_Toc461203744"/>
      <w:r w:rsidRPr="007B0978">
        <w:rPr>
          <w:noProof w:val="0"/>
        </w:rPr>
        <w:t>3.74.4.2.2 Message Semantics</w:t>
      </w:r>
      <w:bookmarkEnd w:id="307"/>
      <w:bookmarkEnd w:id="308"/>
      <w:bookmarkEnd w:id="309"/>
    </w:p>
    <w:p w14:paraId="4A4C20C2" w14:textId="267F2AD3" w:rsidR="00F82AA1" w:rsidRPr="0076459B" w:rsidRDefault="00F82AA1" w:rsidP="00F82AA1">
      <w:pPr>
        <w:pStyle w:val="BodyText"/>
        <w:rPr>
          <w:noProof w:val="0"/>
        </w:rPr>
      </w:pPr>
      <w:r w:rsidRPr="0076459B">
        <w:rPr>
          <w:noProof w:val="0"/>
        </w:rPr>
        <w:t>The message semantics for a Query for Updated Services request shall be a Stored Query as defined Section 3.73.</w:t>
      </w:r>
      <w:proofErr w:type="gramStart"/>
      <w:r w:rsidRPr="0076459B">
        <w:rPr>
          <w:noProof w:val="0"/>
        </w:rPr>
        <w:t>4.1.1</w:t>
      </w:r>
      <w:proofErr w:type="gramEnd"/>
      <w:r w:rsidRPr="0076459B">
        <w:rPr>
          <w:noProof w:val="0"/>
        </w:rPr>
        <w:t xml:space="preserve">.  If the Care Services Directory actor supports the transport protocol of the request, then the reply message shall be conveyed using the same transport protocols as was used by the Care Services </w:t>
      </w:r>
      <w:proofErr w:type="spellStart"/>
      <w:r w:rsidRPr="0076459B">
        <w:rPr>
          <w:noProof w:val="0"/>
        </w:rPr>
        <w:t>InfoManager</w:t>
      </w:r>
      <w:proofErr w:type="spellEnd"/>
      <w:r w:rsidRPr="0076459B">
        <w:rPr>
          <w:noProof w:val="0"/>
        </w:rPr>
        <w:t xml:space="preserve"> actor initiating the transaction. </w:t>
      </w:r>
    </w:p>
    <w:p w14:paraId="02C3A0B9" w14:textId="307572EA" w:rsidR="00FD6280" w:rsidRPr="005129FE" w:rsidRDefault="00FD6280" w:rsidP="00670241">
      <w:pPr>
        <w:pStyle w:val="BodyText"/>
        <w:rPr>
          <w:noProof w:val="0"/>
        </w:rPr>
      </w:pPr>
      <w:r w:rsidRPr="007B0978">
        <w:rPr>
          <w:noProof w:val="0"/>
        </w:rPr>
        <w:t xml:space="preserve">The content returned by the Care Services Directory will be a </w:t>
      </w:r>
      <w:proofErr w:type="spellStart"/>
      <w:proofErr w:type="gramStart"/>
      <w:r w:rsidR="002E489A">
        <w:rPr>
          <w:rStyle w:val="XMLname"/>
          <w:noProof w:val="0"/>
        </w:rPr>
        <w:t>csd:C</w:t>
      </w:r>
      <w:r w:rsidRPr="007B0978">
        <w:rPr>
          <w:rStyle w:val="XMLname"/>
          <w:noProof w:val="0"/>
        </w:rPr>
        <w:t>SD</w:t>
      </w:r>
      <w:proofErr w:type="spellEnd"/>
      <w:proofErr w:type="gramEnd"/>
      <w:r w:rsidRPr="007B0978">
        <w:rPr>
          <w:noProof w:val="0"/>
        </w:rPr>
        <w:t xml:space="preserve"> element conformant with the CSD XML Schema (see </w:t>
      </w:r>
      <w:r w:rsidR="003760AC" w:rsidRPr="0076459B">
        <w:rPr>
          <w:noProof w:val="0"/>
        </w:rPr>
        <w:t>ITI TF-2x: Appendix Y.2 and</w:t>
      </w:r>
      <w:r w:rsidR="003760AC">
        <w:rPr>
          <w:b/>
          <w:noProof w:val="0"/>
          <w:u w:val="single"/>
        </w:rPr>
        <w:t xml:space="preserve"> </w:t>
      </w:r>
      <w:r w:rsidRPr="007B0978">
        <w:rPr>
          <w:noProof w:val="0"/>
        </w:rPr>
        <w:t>ITI TF-</w:t>
      </w:r>
      <w:r w:rsidR="000071E4" w:rsidRPr="007B0978">
        <w:rPr>
          <w:noProof w:val="0"/>
        </w:rPr>
        <w:t>2x:</w:t>
      </w:r>
      <w:r w:rsidR="002A63C8">
        <w:rPr>
          <w:noProof w:val="0"/>
        </w:rPr>
        <w:t xml:space="preserve"> </w:t>
      </w:r>
      <w:r w:rsidR="000071E4" w:rsidRPr="007B0978">
        <w:rPr>
          <w:noProof w:val="0"/>
        </w:rPr>
        <w:t>Appendix</w:t>
      </w:r>
      <w:r w:rsidRPr="007B0978">
        <w:rPr>
          <w:noProof w:val="0"/>
        </w:rPr>
        <w:t xml:space="preserve"> W). </w:t>
      </w:r>
      <w:r w:rsidR="005129FE" w:rsidRPr="0076459B">
        <w:rPr>
          <w:noProof w:val="0"/>
        </w:rPr>
        <w:t xml:space="preserve">The </w:t>
      </w:r>
      <w:r w:rsidR="005129FE" w:rsidRPr="0076459B">
        <w:rPr>
          <w:noProof w:val="0"/>
        </w:rPr>
        <w:lastRenderedPageBreak/>
        <w:t>response content shall be returned according to the requirements of the transport protocol as defined in Section 3.73.4.2.4.</w:t>
      </w:r>
    </w:p>
    <w:p w14:paraId="25F9899D" w14:textId="37783363" w:rsidR="00FD6280" w:rsidRPr="007B0978" w:rsidRDefault="00FD6280" w:rsidP="00670241">
      <w:r w:rsidRPr="007B0978">
        <w:t xml:space="preserve">An example Query for Updated Services response message is shown in </w:t>
      </w:r>
      <w:r w:rsidR="005E006B" w:rsidRPr="007B0978">
        <w:t>Figure</w:t>
      </w:r>
      <w:r w:rsidRPr="007B0978">
        <w:t xml:space="preserve"> 3.74.4.2.2-1</w:t>
      </w:r>
    </w:p>
    <w:p w14:paraId="71210C8C" w14:textId="77777777" w:rsidR="00FD6280" w:rsidRPr="007B0978" w:rsidRDefault="00FD6280" w:rsidP="00AE7FE0">
      <w:pPr>
        <w:pStyle w:val="BodyText"/>
        <w:rPr>
          <w:noProof w:val="0"/>
        </w:rPr>
      </w:pPr>
    </w:p>
    <w:p w14:paraId="4F3CC071" w14:textId="24C63B60" w:rsidR="009B00F6" w:rsidRPr="0076459B" w:rsidRDefault="00FD6280" w:rsidP="009B00F6">
      <w:pPr>
        <w:pStyle w:val="XMLFragment"/>
        <w:rPr>
          <w:noProof w:val="0"/>
          <w:color w:val="000096"/>
          <w:szCs w:val="24"/>
        </w:rPr>
      </w:pPr>
      <w:r w:rsidRPr="007B0978">
        <w:rPr>
          <w:noProof w:val="0"/>
          <w:color w:val="000000"/>
          <w:szCs w:val="24"/>
        </w:rPr>
        <w:t xml:space="preserve"> </w:t>
      </w:r>
      <w:r w:rsidRPr="007B0978">
        <w:rPr>
          <w:noProof w:val="0"/>
          <w:color w:val="000096"/>
          <w:szCs w:val="24"/>
        </w:rPr>
        <w:t>&lt;</w:t>
      </w:r>
      <w:proofErr w:type="spellStart"/>
      <w:r w:rsidRPr="007B0978">
        <w:rPr>
          <w:noProof w:val="0"/>
          <w:color w:val="000096"/>
          <w:szCs w:val="24"/>
        </w:rPr>
        <w:t>soap:Envelope</w:t>
      </w:r>
      <w:proofErr w:type="spellEnd"/>
      <w:r w:rsidRPr="007B0978">
        <w:rPr>
          <w:noProof w:val="0"/>
          <w:color w:val="F5844C"/>
          <w:szCs w:val="24"/>
        </w:rPr>
        <w:t xml:space="preserve"> </w:t>
      </w:r>
      <w:proofErr w:type="spellStart"/>
      <w:r w:rsidRPr="007B0978">
        <w:rPr>
          <w:noProof w:val="0"/>
          <w:color w:val="0099CC"/>
          <w:szCs w:val="24"/>
        </w:rPr>
        <w:t>xmlns:soap</w:t>
      </w:r>
      <w:proofErr w:type="spellEnd"/>
      <w:r w:rsidRPr="007B0978">
        <w:rPr>
          <w:noProof w:val="0"/>
          <w:color w:val="FF8040"/>
          <w:szCs w:val="24"/>
        </w:rPr>
        <w:t>=</w:t>
      </w:r>
      <w:r w:rsidRPr="007B0978">
        <w:rPr>
          <w:noProof w:val="0"/>
          <w:color w:val="993300"/>
          <w:szCs w:val="24"/>
        </w:rPr>
        <w:t>"http://www.w3.org/2003/05/soap-envelope"</w:t>
      </w:r>
      <w:r w:rsidRPr="007B0978">
        <w:rPr>
          <w:noProof w:val="0"/>
          <w:color w:val="000000"/>
          <w:szCs w:val="24"/>
        </w:rPr>
        <w:br/>
      </w:r>
      <w:r w:rsidRPr="007B0978">
        <w:rPr>
          <w:noProof w:val="0"/>
          <w:color w:val="F5844C"/>
          <w:szCs w:val="24"/>
        </w:rPr>
        <w:t xml:space="preserve">    </w:t>
      </w:r>
      <w:proofErr w:type="spellStart"/>
      <w:r w:rsidRPr="007B0978">
        <w:rPr>
          <w:noProof w:val="0"/>
          <w:color w:val="0099CC"/>
          <w:szCs w:val="24"/>
        </w:rPr>
        <w:t>xmlns:wsa</w:t>
      </w:r>
      <w:proofErr w:type="spellEnd"/>
      <w:r w:rsidRPr="007B0978">
        <w:rPr>
          <w:noProof w:val="0"/>
          <w:color w:val="FF8040"/>
          <w:szCs w:val="24"/>
        </w:rPr>
        <w:t>=</w:t>
      </w:r>
      <w:r w:rsidRPr="007B0978">
        <w:rPr>
          <w:noProof w:val="0"/>
          <w:color w:val="993300"/>
          <w:szCs w:val="24"/>
        </w:rPr>
        <w:t>"http://www.w3.org/2005/08/addressing"</w:t>
      </w:r>
      <w:r w:rsidRPr="007B0978">
        <w:rPr>
          <w:noProof w:val="0"/>
          <w:color w:val="F5844C"/>
          <w:szCs w:val="24"/>
        </w:rPr>
        <w:t xml:space="preserve"> </w:t>
      </w:r>
      <w:proofErr w:type="spellStart"/>
      <w:r w:rsidRPr="007B0978">
        <w:rPr>
          <w:noProof w:val="0"/>
          <w:color w:val="0099CC"/>
          <w:szCs w:val="24"/>
        </w:rPr>
        <w:t>xmlns:csd</w:t>
      </w:r>
      <w:proofErr w:type="spellEnd"/>
      <w:r w:rsidRPr="007B0978">
        <w:rPr>
          <w:noProof w:val="0"/>
          <w:color w:val="FF8040"/>
          <w:szCs w:val="24"/>
        </w:rPr>
        <w:t>=</w:t>
      </w:r>
      <w:r w:rsidRPr="007B0978">
        <w:rPr>
          <w:noProof w:val="0"/>
          <w:color w:val="993300"/>
          <w:szCs w:val="24"/>
        </w:rPr>
        <w:t>"urn:ihe:iti:csd:2013"</w:t>
      </w:r>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soap:Header</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wsa:Action</w:t>
      </w:r>
      <w:proofErr w:type="spellEnd"/>
      <w:r w:rsidRPr="007B0978">
        <w:rPr>
          <w:noProof w:val="0"/>
          <w:color w:val="F5844C"/>
          <w:szCs w:val="24"/>
        </w:rPr>
        <w:t xml:space="preserve"> </w:t>
      </w:r>
      <w:proofErr w:type="spellStart"/>
      <w:r w:rsidRPr="007B0978">
        <w:rPr>
          <w:noProof w:val="0"/>
          <w:color w:val="F5844C"/>
          <w:szCs w:val="24"/>
        </w:rPr>
        <w:t>soap:mustUnderstand</w:t>
      </w:r>
      <w:proofErr w:type="spellEnd"/>
      <w:r w:rsidRPr="007B0978">
        <w:rPr>
          <w:noProof w:val="0"/>
          <w:color w:val="FF8040"/>
          <w:szCs w:val="24"/>
        </w:rPr>
        <w:t>=</w:t>
      </w:r>
      <w:r w:rsidRPr="007B0978">
        <w:rPr>
          <w:noProof w:val="0"/>
          <w:color w:val="993300"/>
          <w:szCs w:val="24"/>
        </w:rPr>
        <w:t>"1"</w:t>
      </w:r>
      <w:r w:rsidRPr="007B0978">
        <w:rPr>
          <w:noProof w:val="0"/>
          <w:color w:val="000000"/>
          <w:szCs w:val="24"/>
        </w:rPr>
        <w:br/>
      </w:r>
      <w:r w:rsidRPr="007B0978">
        <w:rPr>
          <w:noProof w:val="0"/>
          <w:color w:val="F5844C"/>
          <w:szCs w:val="24"/>
        </w:rPr>
        <w:t xml:space="preserve">            </w:t>
      </w:r>
      <w:r w:rsidRPr="007B0978">
        <w:rPr>
          <w:noProof w:val="0"/>
          <w:color w:val="000096"/>
          <w:szCs w:val="24"/>
        </w:rPr>
        <w:t>&gt;</w:t>
      </w:r>
      <w:r w:rsidRPr="007B0978">
        <w:rPr>
          <w:noProof w:val="0"/>
          <w:color w:val="000000"/>
          <w:szCs w:val="24"/>
        </w:rPr>
        <w:t>urn:ihe:iti:csd:2013:</w:t>
      </w:r>
      <w:r w:rsidR="00C71DD9" w:rsidRPr="007B0978">
        <w:rPr>
          <w:noProof w:val="0"/>
          <w:color w:val="000000"/>
          <w:szCs w:val="24"/>
        </w:rPr>
        <w:t>Get</w:t>
      </w:r>
      <w:r w:rsidR="00C71DD9">
        <w:rPr>
          <w:noProof w:val="0"/>
          <w:color w:val="000000"/>
          <w:szCs w:val="24"/>
        </w:rPr>
        <w:t>CareServices</w:t>
      </w:r>
      <w:r w:rsidR="00C71DD9" w:rsidRPr="007B0978">
        <w:rPr>
          <w:noProof w:val="0"/>
          <w:color w:val="000000"/>
          <w:szCs w:val="24"/>
        </w:rPr>
        <w:t>Response</w:t>
      </w:r>
      <w:r w:rsidRPr="007B0978">
        <w:rPr>
          <w:noProof w:val="0"/>
          <w:color w:val="000096"/>
          <w:szCs w:val="24"/>
        </w:rPr>
        <w:t>&lt;/</w:t>
      </w:r>
      <w:proofErr w:type="spellStart"/>
      <w:r w:rsidRPr="007B0978">
        <w:rPr>
          <w:noProof w:val="0"/>
          <w:color w:val="000096"/>
          <w:szCs w:val="24"/>
        </w:rPr>
        <w:t>wsa:Action</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&lt;wsa:MessageID&gt;</w:t>
      </w:r>
      <w:r w:rsidRPr="007B0978">
        <w:rPr>
          <w:noProof w:val="0"/>
          <w:color w:val="000000"/>
          <w:szCs w:val="24"/>
        </w:rPr>
        <w:t>urn:uuid:060bf1f5-a5d8-4741-86c6-cb240f887e5b</w:t>
      </w:r>
      <w:r w:rsidRPr="007B0978">
        <w:rPr>
          <w:noProof w:val="0"/>
          <w:color w:val="000096"/>
          <w:szCs w:val="24"/>
        </w:rPr>
        <w:t>&lt;/wsa:MessageID&gt;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wsa:To</w:t>
      </w:r>
      <w:proofErr w:type="spellEnd"/>
      <w:r w:rsidRPr="007B0978">
        <w:rPr>
          <w:noProof w:val="0"/>
          <w:color w:val="F5844C"/>
          <w:szCs w:val="24"/>
        </w:rPr>
        <w:t xml:space="preserve"> </w:t>
      </w:r>
      <w:proofErr w:type="spellStart"/>
      <w:r w:rsidRPr="007B0978">
        <w:rPr>
          <w:noProof w:val="0"/>
          <w:color w:val="F5844C"/>
          <w:szCs w:val="24"/>
        </w:rPr>
        <w:t>soap:mustUnderstand</w:t>
      </w:r>
      <w:proofErr w:type="spellEnd"/>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t xml:space="preserve"> http://www.w3.org/2005/08/addressing/anonymous</w:t>
      </w:r>
      <w:r w:rsidRPr="007B0978">
        <w:rPr>
          <w:noProof w:val="0"/>
          <w:color w:val="000096"/>
          <w:szCs w:val="24"/>
        </w:rPr>
        <w:t>&lt;/wsa:To&gt;</w:t>
      </w:r>
      <w:r w:rsidRPr="007B0978">
        <w:rPr>
          <w:noProof w:val="0"/>
          <w:color w:val="000000"/>
          <w:szCs w:val="24"/>
        </w:rPr>
        <w:br/>
        <w:t xml:space="preserve">        </w:t>
      </w:r>
      <w:r w:rsidRPr="007B0978">
        <w:rPr>
          <w:noProof w:val="0"/>
          <w:color w:val="000096"/>
          <w:szCs w:val="24"/>
        </w:rPr>
        <w:t>&lt;wsa:RelatesTo&gt;</w:t>
      </w:r>
      <w:r w:rsidRPr="007B0978">
        <w:rPr>
          <w:noProof w:val="0"/>
          <w:color w:val="000000"/>
          <w:szCs w:val="24"/>
        </w:rPr>
        <w:t>urn:uuid:def119ad-dc13-49c1-a3c7-e3742531f9b3</w:t>
      </w:r>
      <w:r w:rsidRPr="007B0978">
        <w:rPr>
          <w:noProof w:val="0"/>
          <w:color w:val="000096"/>
          <w:szCs w:val="24"/>
        </w:rPr>
        <w:t>&lt;/wsa:RelatesTo&gt;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soap:Header</w:t>
      </w:r>
      <w:proofErr w:type="spellEnd"/>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soap:Body</w:t>
      </w:r>
      <w:proofErr w:type="spellEnd"/>
      <w:r w:rsidRPr="007B0978">
        <w:rPr>
          <w:noProof w:val="0"/>
          <w:color w:val="000096"/>
          <w:szCs w:val="24"/>
        </w:rPr>
        <w:t>&gt;</w:t>
      </w:r>
      <w:r w:rsidRPr="007B0978">
        <w:rPr>
          <w:noProof w:val="0"/>
          <w:color w:val="000000"/>
          <w:szCs w:val="24"/>
        </w:rPr>
        <w:br/>
      </w:r>
      <w:r w:rsidR="009B00F6" w:rsidRPr="0076459B">
        <w:rPr>
          <w:noProof w:val="0"/>
          <w:color w:val="000000"/>
          <w:szCs w:val="24"/>
        </w:rPr>
        <w:t xml:space="preserve">        </w:t>
      </w:r>
      <w:r w:rsidR="009B00F6" w:rsidRPr="0076459B">
        <w:rPr>
          <w:noProof w:val="0"/>
          <w:color w:val="000096"/>
          <w:szCs w:val="24"/>
        </w:rPr>
        <w:t>&lt;</w:t>
      </w:r>
      <w:proofErr w:type="spellStart"/>
      <w:r w:rsidR="009B00F6" w:rsidRPr="0076459B">
        <w:rPr>
          <w:noProof w:val="0"/>
          <w:color w:val="000096"/>
          <w:szCs w:val="24"/>
        </w:rPr>
        <w:t>csd:careServicesResponse</w:t>
      </w:r>
      <w:proofErr w:type="spellEnd"/>
      <w:r w:rsidR="009B00F6" w:rsidRPr="0076459B">
        <w:rPr>
          <w:noProof w:val="0"/>
          <w:color w:val="000096"/>
          <w:szCs w:val="24"/>
        </w:rPr>
        <w:t xml:space="preserve"> </w:t>
      </w:r>
      <w:r w:rsidR="009B00F6" w:rsidRPr="0076459B">
        <w:rPr>
          <w:noProof w:val="0"/>
          <w:color w:val="F5844C"/>
          <w:szCs w:val="24"/>
        </w:rPr>
        <w:t>code</w:t>
      </w:r>
      <w:r w:rsidR="009B00F6" w:rsidRPr="0076459B">
        <w:rPr>
          <w:noProof w:val="0"/>
          <w:color w:val="FF8040"/>
          <w:szCs w:val="24"/>
        </w:rPr>
        <w:t>=</w:t>
      </w:r>
      <w:r w:rsidR="009B00F6" w:rsidRPr="0076459B">
        <w:rPr>
          <w:noProof w:val="0"/>
          <w:color w:val="993300"/>
          <w:szCs w:val="24"/>
        </w:rPr>
        <w:t>"200”</w:t>
      </w:r>
      <w:r w:rsidR="009B00F6" w:rsidRPr="0076459B">
        <w:rPr>
          <w:noProof w:val="0"/>
          <w:color w:val="000096"/>
          <w:szCs w:val="24"/>
        </w:rPr>
        <w:t>&gt;</w:t>
      </w:r>
      <w:r w:rsidR="009B00F6" w:rsidRPr="0076459B">
        <w:rPr>
          <w:noProof w:val="0"/>
          <w:color w:val="000000"/>
          <w:szCs w:val="24"/>
        </w:rPr>
        <w:br/>
        <w:t xml:space="preserve">          </w:t>
      </w:r>
      <w:r w:rsidR="009B00F6" w:rsidRPr="0076459B">
        <w:rPr>
          <w:noProof w:val="0"/>
          <w:color w:val="000096"/>
          <w:szCs w:val="24"/>
        </w:rPr>
        <w:t>&lt;</w:t>
      </w:r>
      <w:proofErr w:type="spellStart"/>
      <w:r w:rsidR="009B00F6" w:rsidRPr="0076459B">
        <w:rPr>
          <w:noProof w:val="0"/>
          <w:color w:val="000096"/>
          <w:szCs w:val="24"/>
        </w:rPr>
        <w:t>csd:result</w:t>
      </w:r>
      <w:proofErr w:type="spellEnd"/>
      <w:r w:rsidR="009B00F6" w:rsidRPr="0076459B">
        <w:rPr>
          <w:noProof w:val="0"/>
          <w:color w:val="000096"/>
          <w:szCs w:val="24"/>
        </w:rPr>
        <w:t>&gt;</w:t>
      </w:r>
    </w:p>
    <w:p w14:paraId="68AF7D33" w14:textId="77777777" w:rsidR="009B00F6" w:rsidRPr="0076459B" w:rsidRDefault="009B00F6" w:rsidP="009B00F6">
      <w:pPr>
        <w:pStyle w:val="XMLFragment"/>
        <w:rPr>
          <w:noProof w:val="0"/>
          <w:color w:val="000096"/>
          <w:szCs w:val="24"/>
        </w:rPr>
      </w:pPr>
      <w:r w:rsidRPr="0076459B">
        <w:rPr>
          <w:noProof w:val="0"/>
          <w:color w:val="000000"/>
          <w:szCs w:val="24"/>
        </w:rPr>
        <w:t xml:space="preserve">            </w:t>
      </w:r>
      <w:r w:rsidRPr="0076459B">
        <w:rPr>
          <w:noProof w:val="0"/>
          <w:color w:val="000096"/>
          <w:szCs w:val="24"/>
        </w:rPr>
        <w:t>&lt;</w:t>
      </w:r>
      <w:proofErr w:type="spellStart"/>
      <w:r w:rsidRPr="0076459B">
        <w:rPr>
          <w:noProof w:val="0"/>
          <w:color w:val="000096"/>
          <w:szCs w:val="24"/>
        </w:rPr>
        <w:t>csd:CSD</w:t>
      </w:r>
      <w:proofErr w:type="spellEnd"/>
      <w:r w:rsidRPr="0076459B">
        <w:rPr>
          <w:noProof w:val="0"/>
          <w:color w:val="F5844C"/>
          <w:szCs w:val="24"/>
        </w:rPr>
        <w:t xml:space="preserve"> </w:t>
      </w:r>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csd:organizationDirectory</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csd:serviceDirectory</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csd:facilityDirectory</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csd:providerDirectory</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csd:provider</w:t>
      </w:r>
      <w:proofErr w:type="spellEnd"/>
      <w:r w:rsidRPr="0076459B">
        <w:rPr>
          <w:noProof w:val="0"/>
          <w:color w:val="F5844C"/>
          <w:szCs w:val="24"/>
        </w:rPr>
        <w:t xml:space="preserve"> urn</w:t>
      </w:r>
      <w:r w:rsidRPr="0076459B">
        <w:rPr>
          <w:noProof w:val="0"/>
          <w:color w:val="FF8040"/>
          <w:szCs w:val="24"/>
        </w:rPr>
        <w:t>=</w:t>
      </w:r>
      <w:r w:rsidRPr="0076459B">
        <w:rPr>
          <w:noProof w:val="0"/>
          <w:color w:val="993300"/>
          <w:szCs w:val="24"/>
        </w:rPr>
        <w:t>"</w:t>
      </w:r>
      <w:proofErr w:type="spellStart"/>
      <w:r w:rsidRPr="0076459B">
        <w:rPr>
          <w:noProof w:val="0"/>
          <w:color w:val="993300"/>
          <w:szCs w:val="24"/>
        </w:rPr>
        <w:t>urn:uuid</w:t>
      </w:r>
      <w:proofErr w:type="spellEnd"/>
      <w:r w:rsidRPr="0076459B">
        <w:rPr>
          <w:noProof w:val="0"/>
          <w:color w:val="993300"/>
          <w:szCs w:val="24"/>
        </w:rPr>
        <w:t>:</w:t>
      </w:r>
      <w:r w:rsidRPr="0076459B">
        <w:rPr>
          <w:rFonts w:ascii="Times New Roman" w:hAnsi="Times New Roman" w:cs="Times New Roman"/>
          <w:noProof w:val="0"/>
          <w:sz w:val="24"/>
        </w:rPr>
        <w:t xml:space="preserve"> </w:t>
      </w:r>
      <w:r w:rsidRPr="0076459B">
        <w:rPr>
          <w:noProof w:val="0"/>
          <w:color w:val="993300"/>
          <w:szCs w:val="24"/>
        </w:rPr>
        <w:t>79200711-d254-45fb-868e-060e40906ddf"</w:t>
      </w:r>
      <w:r w:rsidRPr="0076459B">
        <w:rPr>
          <w:noProof w:val="0"/>
          <w:color w:val="000096"/>
          <w:szCs w:val="24"/>
        </w:rPr>
        <w:t>&gt;</w:t>
      </w:r>
      <w:r w:rsidRPr="0076459B">
        <w:rPr>
          <w:noProof w:val="0"/>
          <w:color w:val="000000"/>
          <w:szCs w:val="24"/>
        </w:rPr>
        <w:br/>
        <w:t xml:space="preserve">                        </w:t>
      </w:r>
      <w:r w:rsidRPr="0076459B">
        <w:rPr>
          <w:noProof w:val="0"/>
          <w:color w:val="006400"/>
          <w:szCs w:val="24"/>
        </w:rPr>
        <w:t>&lt;!--Details of provider record go here--&gt;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csd:provider</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csd:providerDirectory</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csd:CSD</w:t>
      </w:r>
      <w:proofErr w:type="spellEnd"/>
      <w:r w:rsidRPr="0076459B">
        <w:rPr>
          <w:noProof w:val="0"/>
          <w:color w:val="000096"/>
          <w:szCs w:val="24"/>
        </w:rPr>
        <w:t>&gt;</w:t>
      </w:r>
      <w:r w:rsidRPr="0076459B">
        <w:rPr>
          <w:noProof w:val="0"/>
          <w:color w:val="000000"/>
          <w:szCs w:val="24"/>
        </w:rPr>
        <w:br/>
        <w:t xml:space="preserve">          </w:t>
      </w:r>
      <w:r w:rsidRPr="0076459B">
        <w:rPr>
          <w:noProof w:val="0"/>
          <w:color w:val="000096"/>
          <w:szCs w:val="24"/>
        </w:rPr>
        <w:t>&lt;/</w:t>
      </w:r>
      <w:proofErr w:type="spellStart"/>
      <w:r w:rsidRPr="0076459B">
        <w:rPr>
          <w:noProof w:val="0"/>
          <w:color w:val="000096"/>
          <w:szCs w:val="24"/>
        </w:rPr>
        <w:t>csd:result</w:t>
      </w:r>
      <w:proofErr w:type="spellEnd"/>
      <w:r w:rsidRPr="0076459B">
        <w:rPr>
          <w:noProof w:val="0"/>
          <w:color w:val="000096"/>
          <w:szCs w:val="24"/>
        </w:rPr>
        <w:t>&gt;</w:t>
      </w:r>
    </w:p>
    <w:p w14:paraId="1BEB56C4" w14:textId="6D3BBA36" w:rsidR="00FD6280" w:rsidRPr="007B0978" w:rsidRDefault="009B00F6" w:rsidP="009B00F6">
      <w:pPr>
        <w:pStyle w:val="XMLFragment"/>
        <w:rPr>
          <w:noProof w:val="0"/>
        </w:rPr>
      </w:pPr>
      <w:r w:rsidRPr="0076459B">
        <w:rPr>
          <w:noProof w:val="0"/>
          <w:color w:val="000000"/>
          <w:szCs w:val="24"/>
        </w:rPr>
        <w:t xml:space="preserve">        </w:t>
      </w:r>
      <w:r w:rsidRPr="0076459B">
        <w:rPr>
          <w:noProof w:val="0"/>
          <w:color w:val="000096"/>
          <w:szCs w:val="24"/>
        </w:rPr>
        <w:t>&lt;/</w:t>
      </w:r>
      <w:proofErr w:type="spellStart"/>
      <w:proofErr w:type="gramStart"/>
      <w:r w:rsidRPr="0076459B">
        <w:rPr>
          <w:noProof w:val="0"/>
          <w:color w:val="000096"/>
          <w:szCs w:val="24"/>
        </w:rPr>
        <w:t>csd:careServicesResponse</w:t>
      </w:r>
      <w:proofErr w:type="spellEnd"/>
      <w:proofErr w:type="gramEnd"/>
      <w:r w:rsidRPr="0076459B">
        <w:rPr>
          <w:noProof w:val="0"/>
          <w:color w:val="000096"/>
          <w:szCs w:val="24"/>
        </w:rPr>
        <w:t>&gt;</w:t>
      </w:r>
      <w:r w:rsidR="00FD6280" w:rsidRPr="007B0978">
        <w:rPr>
          <w:noProof w:val="0"/>
          <w:color w:val="000000"/>
          <w:szCs w:val="24"/>
        </w:rPr>
        <w:br/>
        <w:t xml:space="preserve">    </w:t>
      </w:r>
      <w:r w:rsidR="00FD6280" w:rsidRPr="007B0978">
        <w:rPr>
          <w:noProof w:val="0"/>
          <w:color w:val="000096"/>
          <w:szCs w:val="24"/>
        </w:rPr>
        <w:t>&lt;/</w:t>
      </w:r>
      <w:proofErr w:type="spellStart"/>
      <w:proofErr w:type="gramStart"/>
      <w:r w:rsidR="00FD6280" w:rsidRPr="007B0978">
        <w:rPr>
          <w:noProof w:val="0"/>
          <w:color w:val="000096"/>
          <w:szCs w:val="24"/>
        </w:rPr>
        <w:t>soap:Body</w:t>
      </w:r>
      <w:proofErr w:type="spellEnd"/>
      <w:proofErr w:type="gramEnd"/>
      <w:r w:rsidR="00FD6280" w:rsidRPr="007B0978">
        <w:rPr>
          <w:noProof w:val="0"/>
          <w:color w:val="000096"/>
          <w:szCs w:val="24"/>
        </w:rPr>
        <w:t>&gt;</w:t>
      </w:r>
      <w:r w:rsidR="00FD6280" w:rsidRPr="007B0978">
        <w:rPr>
          <w:noProof w:val="0"/>
          <w:color w:val="000000"/>
          <w:szCs w:val="24"/>
        </w:rPr>
        <w:br/>
      </w:r>
      <w:r w:rsidR="00FD6280" w:rsidRPr="007B0978">
        <w:rPr>
          <w:noProof w:val="0"/>
          <w:color w:val="000096"/>
          <w:szCs w:val="24"/>
        </w:rPr>
        <w:t>&lt;/</w:t>
      </w:r>
      <w:proofErr w:type="spellStart"/>
      <w:proofErr w:type="gramStart"/>
      <w:r w:rsidR="00FD6280" w:rsidRPr="007B0978">
        <w:rPr>
          <w:noProof w:val="0"/>
          <w:color w:val="000096"/>
          <w:szCs w:val="24"/>
        </w:rPr>
        <w:t>soap:Envelope</w:t>
      </w:r>
      <w:proofErr w:type="spellEnd"/>
      <w:proofErr w:type="gramEnd"/>
      <w:r w:rsidR="00FD6280" w:rsidRPr="007B0978">
        <w:rPr>
          <w:noProof w:val="0"/>
          <w:color w:val="000096"/>
          <w:szCs w:val="24"/>
        </w:rPr>
        <w:t>&gt;</w:t>
      </w:r>
      <w:r w:rsidR="00FD6280" w:rsidRPr="007B0978">
        <w:rPr>
          <w:noProof w:val="0"/>
          <w:color w:val="000000"/>
          <w:szCs w:val="24"/>
        </w:rPr>
        <w:br/>
      </w:r>
    </w:p>
    <w:p w14:paraId="2E6C5314" w14:textId="170D799B" w:rsidR="00FD6280" w:rsidRPr="007B0978" w:rsidRDefault="00FD6280" w:rsidP="00670241">
      <w:pPr>
        <w:pStyle w:val="FigureTitle"/>
      </w:pPr>
      <w:r w:rsidRPr="007B0978">
        <w:t>Figure 3.74.4.2.2-1</w:t>
      </w:r>
      <w:r w:rsidR="008B268F" w:rsidRPr="007B0978">
        <w:t>:</w:t>
      </w:r>
      <w:r w:rsidRPr="007B0978">
        <w:t xml:space="preserve"> Example Query for Updated Services SOAP </w:t>
      </w:r>
      <w:r w:rsidR="005C1001" w:rsidRPr="007B0978">
        <w:t>Response Message</w:t>
      </w:r>
    </w:p>
    <w:p w14:paraId="78972780" w14:textId="77777777" w:rsidR="00D505D7" w:rsidRPr="007B0978" w:rsidRDefault="00D505D7" w:rsidP="00AE7FE0">
      <w:pPr>
        <w:pStyle w:val="BodyText"/>
        <w:rPr>
          <w:noProof w:val="0"/>
        </w:rPr>
      </w:pPr>
    </w:p>
    <w:p w14:paraId="0CBBF0BF" w14:textId="77777777" w:rsidR="00FD6280" w:rsidRPr="007B0978" w:rsidRDefault="00FD6280" w:rsidP="00B96395">
      <w:pPr>
        <w:pStyle w:val="Heading5"/>
        <w:numPr>
          <w:ilvl w:val="0"/>
          <w:numId w:val="0"/>
        </w:numPr>
        <w:rPr>
          <w:noProof w:val="0"/>
        </w:rPr>
      </w:pPr>
      <w:bookmarkStart w:id="310" w:name="_Toc358800568"/>
      <w:bookmarkStart w:id="311" w:name="_Toc358800641"/>
      <w:bookmarkStart w:id="312" w:name="_Toc461203745"/>
      <w:r w:rsidRPr="007B0978">
        <w:rPr>
          <w:noProof w:val="0"/>
        </w:rPr>
        <w:t>3.74.4.2.3 Expected Actions</w:t>
      </w:r>
      <w:bookmarkEnd w:id="310"/>
      <w:bookmarkEnd w:id="311"/>
      <w:bookmarkEnd w:id="312"/>
    </w:p>
    <w:p w14:paraId="210F97FF" w14:textId="19583396" w:rsidR="00FD6280" w:rsidRPr="007B0978" w:rsidRDefault="00FD6280" w:rsidP="00566F20">
      <w:pPr>
        <w:pStyle w:val="BodyText"/>
        <w:rPr>
          <w:noProof w:val="0"/>
        </w:rPr>
      </w:pPr>
      <w:r w:rsidRPr="007B0978">
        <w:rPr>
          <w:noProof w:val="0"/>
        </w:rPr>
        <w:t xml:space="preserve">Upon receipt of a Care Services Directory </w:t>
      </w:r>
      <w:r w:rsidR="005E006B" w:rsidRPr="007B0978">
        <w:rPr>
          <w:noProof w:val="0"/>
        </w:rPr>
        <w:t>Actor</w:t>
      </w:r>
      <w:r w:rsidRPr="007B0978">
        <w:rPr>
          <w:noProof w:val="0"/>
        </w:rPr>
        <w:t xml:space="preserve">’s query response, a Care Services </w:t>
      </w:r>
      <w:proofErr w:type="spellStart"/>
      <w:r w:rsidRPr="007B0978">
        <w:rPr>
          <w:noProof w:val="0"/>
        </w:rPr>
        <w:t>InfoManager</w:t>
      </w:r>
      <w:proofErr w:type="spellEnd"/>
      <w:r w:rsidRPr="007B0978">
        <w:rPr>
          <w:noProof w:val="0"/>
        </w:rPr>
        <w:t xml:space="preserve"> shall: </w:t>
      </w:r>
    </w:p>
    <w:p w14:paraId="6E46C57C" w14:textId="77777777" w:rsidR="00E816FD" w:rsidRPr="007B0978" w:rsidRDefault="00FD6280" w:rsidP="006E5C45">
      <w:pPr>
        <w:pStyle w:val="ListNumber2"/>
        <w:numPr>
          <w:ilvl w:val="0"/>
          <w:numId w:val="74"/>
        </w:numPr>
      </w:pPr>
      <w:r w:rsidRPr="007B0978">
        <w:t xml:space="preserve">Confirm the inbound XML document conforms to the CSD XSD. </w:t>
      </w:r>
    </w:p>
    <w:p w14:paraId="2C131A90" w14:textId="10138AFB" w:rsidR="00E816FD" w:rsidRPr="007B0978" w:rsidRDefault="00FD6280" w:rsidP="006E5C45">
      <w:pPr>
        <w:pStyle w:val="ListNumber2"/>
        <w:numPr>
          <w:ilvl w:val="0"/>
          <w:numId w:val="74"/>
        </w:numPr>
      </w:pPr>
      <w:r w:rsidRPr="007B0978">
        <w:t>If the query response is non-conformant to the CSD XML Schema (see ITI TF-2x:</w:t>
      </w:r>
      <w:r w:rsidR="002A63C8">
        <w:t xml:space="preserve"> </w:t>
      </w:r>
      <w:r w:rsidRPr="007B0978">
        <w:t xml:space="preserve">Appendix W) then it shall be ignored. See </w:t>
      </w:r>
      <w:r w:rsidR="007B0978">
        <w:t>Section</w:t>
      </w:r>
      <w:r w:rsidRPr="007B0978">
        <w:t xml:space="preserve"> 3.74.4.2.4.</w:t>
      </w:r>
    </w:p>
    <w:p w14:paraId="73EECB2B" w14:textId="77777777" w:rsidR="00E816FD" w:rsidRPr="007B0978" w:rsidRDefault="00FD6280" w:rsidP="006E5C45">
      <w:pPr>
        <w:pStyle w:val="ListNumber2"/>
        <w:numPr>
          <w:ilvl w:val="0"/>
          <w:numId w:val="74"/>
        </w:numPr>
      </w:pPr>
      <w:r w:rsidRPr="007B0978">
        <w:t xml:space="preserve">If the query response is conformant to the CSD XML schema, the Care Services </w:t>
      </w:r>
      <w:proofErr w:type="spellStart"/>
      <w:r w:rsidRPr="007B0978">
        <w:t>InfoManager</w:t>
      </w:r>
      <w:proofErr w:type="spellEnd"/>
      <w:r w:rsidRPr="007B0978">
        <w:t xml:space="preserve"> shall update </w:t>
      </w:r>
      <w:proofErr w:type="gramStart"/>
      <w:r w:rsidRPr="007B0978">
        <w:t>its</w:t>
      </w:r>
      <w:proofErr w:type="gramEnd"/>
      <w:r w:rsidRPr="007B0978">
        <w:t xml:space="preserve"> cached content to reflect the </w:t>
      </w:r>
      <w:proofErr w:type="gramStart"/>
      <w:r w:rsidRPr="007B0978">
        <w:t>received result</w:t>
      </w:r>
      <w:proofErr w:type="gramEnd"/>
      <w:r w:rsidRPr="007B0978">
        <w:t xml:space="preserve">. </w:t>
      </w:r>
    </w:p>
    <w:p w14:paraId="2AF52E0D" w14:textId="58C77AC0" w:rsidR="00E816FD" w:rsidRPr="007B0978" w:rsidRDefault="00FD6280" w:rsidP="006E5C45">
      <w:pPr>
        <w:pStyle w:val="ListBullet3"/>
      </w:pPr>
      <w:r w:rsidRPr="007B0978">
        <w:t xml:space="preserve">Any directory record conveyed in the query response shall replace and overwrite in the cached content of an existing directory </w:t>
      </w:r>
      <w:r w:rsidR="00316EF5" w:rsidRPr="007B0978">
        <w:t xml:space="preserve">the </w:t>
      </w:r>
      <w:r w:rsidRPr="007B0978">
        <w:t xml:space="preserve">record previously conveyed with an identical </w:t>
      </w:r>
      <w:r w:rsidR="003D0349" w:rsidRPr="00E147BD">
        <w:rPr>
          <w:rStyle w:val="XMLname"/>
        </w:rPr>
        <w:t>@urn</w:t>
      </w:r>
      <w:r w:rsidRPr="007B0978">
        <w:t xml:space="preserve"> attribute. By definition, a directory record shall be any </w:t>
      </w:r>
      <w:r w:rsidR="00EA3418" w:rsidRPr="007B0978">
        <w:t xml:space="preserve">elements matching the following </w:t>
      </w:r>
      <w:proofErr w:type="spellStart"/>
      <w:r w:rsidR="00EA3418" w:rsidRPr="007B0978">
        <w:t>xpath</w:t>
      </w:r>
      <w:proofErr w:type="spellEnd"/>
      <w:r w:rsidR="00EA3418" w:rsidRPr="007B0978">
        <w:t xml:space="preserve"> expressions: </w:t>
      </w:r>
    </w:p>
    <w:p w14:paraId="1AF48543" w14:textId="77777777"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proofErr w:type="spellStart"/>
      <w:r w:rsidR="00781936" w:rsidRPr="007B0978">
        <w:rPr>
          <w:rStyle w:val="XMLname"/>
        </w:rPr>
        <w:t>or</w:t>
      </w:r>
      <w:commentRangeStart w:id="313"/>
      <w:del w:id="314" w:author="Luke Duncan" w:date="2025-09-02T10:34:00Z" w16du:dateUtc="2025-09-02T17:34:00Z">
        <w:r w:rsidR="00781936" w:rsidRPr="007B0978" w:rsidDel="00C02DE2">
          <w:rPr>
            <w:rStyle w:val="XMLname"/>
          </w:rPr>
          <w:delText>a</w:delText>
        </w:r>
      </w:del>
      <w:commentRangeEnd w:id="313"/>
      <w:r w:rsidR="00C02DE2">
        <w:rPr>
          <w:rStyle w:val="CommentReference"/>
        </w:rPr>
        <w:commentReference w:id="313"/>
      </w:r>
      <w:r w:rsidR="00781936" w:rsidRPr="007B0978">
        <w:rPr>
          <w:rStyle w:val="XMLname"/>
        </w:rPr>
        <w:t>ganizationDirectory</w:t>
      </w:r>
      <w:proofErr w:type="spellEnd"/>
      <w:r w:rsidR="00781936" w:rsidRPr="007B0978">
        <w:rPr>
          <w:rStyle w:val="XMLname"/>
        </w:rPr>
        <w:t>/</w:t>
      </w:r>
      <w:r w:rsidRPr="007B0978">
        <w:rPr>
          <w:rStyle w:val="XMLname"/>
        </w:rPr>
        <w:t>organization</w:t>
      </w:r>
    </w:p>
    <w:p w14:paraId="31A91B54" w14:textId="20ADBAEA"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proofErr w:type="spellStart"/>
      <w:r w:rsidR="00781936" w:rsidRPr="007B0978">
        <w:rPr>
          <w:rStyle w:val="XMLname"/>
        </w:rPr>
        <w:t>facilityDirectory</w:t>
      </w:r>
      <w:proofErr w:type="spellEnd"/>
      <w:r w:rsidR="00781936" w:rsidRPr="007B0978">
        <w:rPr>
          <w:rStyle w:val="XMLname"/>
        </w:rPr>
        <w:t>/</w:t>
      </w:r>
      <w:r w:rsidRPr="007B0978">
        <w:rPr>
          <w:rStyle w:val="XMLname"/>
        </w:rPr>
        <w:t>facility</w:t>
      </w:r>
      <w:r w:rsidR="00FD6280" w:rsidRPr="007B0978">
        <w:t xml:space="preserve"> </w:t>
      </w:r>
    </w:p>
    <w:p w14:paraId="3F8A4400" w14:textId="77777777" w:rsidR="00E816FD" w:rsidRPr="007B0978" w:rsidRDefault="00C05BB2" w:rsidP="006E5C45">
      <w:pPr>
        <w:pStyle w:val="ListBullet3"/>
        <w:numPr>
          <w:ilvl w:val="0"/>
          <w:numId w:val="81"/>
        </w:numPr>
      </w:pPr>
      <w:r w:rsidRPr="007B0978">
        <w:rPr>
          <w:rStyle w:val="XMLname"/>
        </w:rPr>
        <w:lastRenderedPageBreak/>
        <w:t>/</w:t>
      </w:r>
      <w:r w:rsidR="00781936" w:rsidRPr="007B0978">
        <w:rPr>
          <w:rStyle w:val="XMLname"/>
        </w:rPr>
        <w:t>CSD</w:t>
      </w:r>
      <w:r w:rsidRPr="007B0978">
        <w:rPr>
          <w:rStyle w:val="XMLname"/>
        </w:rPr>
        <w:t>/</w:t>
      </w:r>
      <w:proofErr w:type="spellStart"/>
      <w:r w:rsidR="00781936" w:rsidRPr="007B0978">
        <w:rPr>
          <w:rStyle w:val="XMLname"/>
        </w:rPr>
        <w:t>providerDirectory</w:t>
      </w:r>
      <w:proofErr w:type="spellEnd"/>
      <w:r w:rsidR="00781936" w:rsidRPr="007B0978">
        <w:rPr>
          <w:rStyle w:val="XMLname"/>
        </w:rPr>
        <w:t>/</w:t>
      </w:r>
      <w:r w:rsidRPr="007B0978">
        <w:rPr>
          <w:rStyle w:val="XMLname"/>
        </w:rPr>
        <w:t>provider</w:t>
      </w:r>
      <w:r w:rsidR="00FD6280" w:rsidRPr="007B0978">
        <w:t xml:space="preserve"> </w:t>
      </w:r>
    </w:p>
    <w:p w14:paraId="365F8FB7" w14:textId="485DEA43" w:rsidR="00E816FD" w:rsidRPr="007B0978" w:rsidRDefault="00C05BB2" w:rsidP="006E5C45">
      <w:pPr>
        <w:pStyle w:val="ListBullet3"/>
        <w:numPr>
          <w:ilvl w:val="0"/>
          <w:numId w:val="81"/>
        </w:numPr>
      </w:pPr>
      <w:r w:rsidRPr="007B0978">
        <w:rPr>
          <w:rStyle w:val="XMLname"/>
        </w:rPr>
        <w:t>/</w:t>
      </w:r>
      <w:r w:rsidR="00781936" w:rsidRPr="007B0978">
        <w:rPr>
          <w:rStyle w:val="XMLname"/>
        </w:rPr>
        <w:t>CSD</w:t>
      </w:r>
      <w:r w:rsidRPr="007B0978">
        <w:rPr>
          <w:rStyle w:val="XMLname"/>
        </w:rPr>
        <w:t>/</w:t>
      </w:r>
      <w:proofErr w:type="spellStart"/>
      <w:r w:rsidR="00781936" w:rsidRPr="007B0978">
        <w:rPr>
          <w:rStyle w:val="XMLname"/>
        </w:rPr>
        <w:t>serviceDirectory</w:t>
      </w:r>
      <w:proofErr w:type="spellEnd"/>
      <w:r w:rsidR="00781936" w:rsidRPr="007B0978">
        <w:rPr>
          <w:rStyle w:val="XMLname"/>
        </w:rPr>
        <w:t>/</w:t>
      </w:r>
      <w:r w:rsidRPr="007B0978">
        <w:rPr>
          <w:rStyle w:val="XMLname"/>
        </w:rPr>
        <w:t>service</w:t>
      </w:r>
      <w:r w:rsidR="00781936" w:rsidRPr="007B0978">
        <w:rPr>
          <w:rStyle w:val="XMLname"/>
        </w:rPr>
        <w:t xml:space="preserve"> </w:t>
      </w:r>
    </w:p>
    <w:p w14:paraId="0B191F8C" w14:textId="55F0F6D0" w:rsidR="00E816FD" w:rsidRPr="007B0978" w:rsidRDefault="00FD6280" w:rsidP="006E5C45">
      <w:pPr>
        <w:pStyle w:val="ListBullet3"/>
      </w:pPr>
      <w:r w:rsidRPr="007B0978">
        <w:t xml:space="preserve">For all cache inserts or updates, the Care Services </w:t>
      </w:r>
      <w:proofErr w:type="spellStart"/>
      <w:r w:rsidRPr="007B0978">
        <w:t>InfoManager</w:t>
      </w:r>
      <w:proofErr w:type="spellEnd"/>
      <w:r w:rsidRPr="007B0978">
        <w:t xml:space="preserve"> shall set the </w:t>
      </w:r>
      <w:proofErr w:type="gramStart"/>
      <w:r w:rsidR="00C05BB2" w:rsidRPr="007B0978">
        <w:rPr>
          <w:rStyle w:val="XMLname"/>
        </w:rPr>
        <w:t>record/@</w:t>
      </w:r>
      <w:proofErr w:type="gramEnd"/>
      <w:r w:rsidR="00C05BB2" w:rsidRPr="007B0978">
        <w:rPr>
          <w:rStyle w:val="XMLname"/>
        </w:rPr>
        <w:t>sourceDirectory</w:t>
      </w:r>
      <w:r w:rsidR="00781936" w:rsidRPr="007B0978">
        <w:rPr>
          <w:rStyle w:val="XMLname"/>
        </w:rPr>
        <w:t xml:space="preserve"> </w:t>
      </w:r>
      <w:r w:rsidRPr="007B0978">
        <w:t>attribute to the URI of the Care Services Directory that was the source of the content.</w:t>
      </w:r>
    </w:p>
    <w:p w14:paraId="5DDBFCF3" w14:textId="2763972A" w:rsidR="00E816FD" w:rsidRPr="007B0978" w:rsidRDefault="00FD6280" w:rsidP="006E5C45">
      <w:pPr>
        <w:pStyle w:val="ListNumber2"/>
      </w:pPr>
      <w:r w:rsidRPr="007B0978">
        <w:t>Ensure that all cached directory records have unique IDs and unbroken cross</w:t>
      </w:r>
      <w:r w:rsidR="00AC16A6">
        <w:t>-</w:t>
      </w:r>
      <w:r w:rsidRPr="007B0978">
        <w:t xml:space="preserve">references. See </w:t>
      </w:r>
      <w:r w:rsidR="007B0978">
        <w:t>Section</w:t>
      </w:r>
      <w:r w:rsidRPr="007B0978">
        <w:t xml:space="preserve"> 3.74.4.2.4. </w:t>
      </w:r>
    </w:p>
    <w:p w14:paraId="5B83CDDE" w14:textId="77777777" w:rsidR="00FD6280" w:rsidRPr="007B0978" w:rsidRDefault="00FD6280" w:rsidP="00B96395">
      <w:pPr>
        <w:pStyle w:val="Heading5"/>
        <w:numPr>
          <w:ilvl w:val="0"/>
          <w:numId w:val="0"/>
        </w:numPr>
        <w:rPr>
          <w:noProof w:val="0"/>
        </w:rPr>
      </w:pPr>
      <w:bookmarkStart w:id="315" w:name="_Toc358800569"/>
      <w:bookmarkStart w:id="316" w:name="_Toc358800642"/>
      <w:bookmarkStart w:id="317" w:name="_Toc461203746"/>
      <w:r w:rsidRPr="007B0978">
        <w:rPr>
          <w:noProof w:val="0"/>
        </w:rPr>
        <w:t>3.74.4.2.4 Error Handling</w:t>
      </w:r>
      <w:bookmarkEnd w:id="315"/>
      <w:bookmarkEnd w:id="316"/>
      <w:bookmarkEnd w:id="317"/>
    </w:p>
    <w:p w14:paraId="6A7DA473" w14:textId="77777777" w:rsidR="00FD6280" w:rsidRPr="007B0978" w:rsidRDefault="00FD6280" w:rsidP="002958F7">
      <w:pPr>
        <w:pStyle w:val="BodyText"/>
        <w:rPr>
          <w:noProof w:val="0"/>
        </w:rPr>
      </w:pPr>
      <w:r w:rsidRPr="007B0978">
        <w:rPr>
          <w:noProof w:val="0"/>
        </w:rPr>
        <w:t xml:space="preserve">This section describes the error conditions that shall be handled by the Care Services </w:t>
      </w:r>
      <w:proofErr w:type="spellStart"/>
      <w:r w:rsidRPr="007B0978">
        <w:rPr>
          <w:noProof w:val="0"/>
        </w:rPr>
        <w:t>InfoManager</w:t>
      </w:r>
      <w:proofErr w:type="spellEnd"/>
      <w:r w:rsidRPr="007B0978">
        <w:rPr>
          <w:noProof w:val="0"/>
        </w:rPr>
        <w:t>.</w:t>
      </w:r>
    </w:p>
    <w:p w14:paraId="711AB1B5" w14:textId="77777777" w:rsidR="00FD6280" w:rsidRPr="007B0978" w:rsidRDefault="00FD6280" w:rsidP="00AE7FE0">
      <w:pPr>
        <w:pStyle w:val="Heading6"/>
        <w:numPr>
          <w:ilvl w:val="0"/>
          <w:numId w:val="0"/>
        </w:numPr>
        <w:rPr>
          <w:noProof w:val="0"/>
        </w:rPr>
      </w:pPr>
      <w:bookmarkStart w:id="318" w:name="_Toc461203747"/>
      <w:r w:rsidRPr="007B0978">
        <w:rPr>
          <w:noProof w:val="0"/>
        </w:rPr>
        <w:t xml:space="preserve">3.74.4.2.4.1 </w:t>
      </w:r>
      <w:proofErr w:type="gramStart"/>
      <w:r w:rsidRPr="007B0978">
        <w:rPr>
          <w:noProof w:val="0"/>
        </w:rPr>
        <w:t>Non-conformant</w:t>
      </w:r>
      <w:proofErr w:type="gramEnd"/>
      <w:r w:rsidRPr="007B0978">
        <w:rPr>
          <w:noProof w:val="0"/>
        </w:rPr>
        <w:t xml:space="preserve"> responses</w:t>
      </w:r>
      <w:bookmarkEnd w:id="318"/>
    </w:p>
    <w:p w14:paraId="2820561B" w14:textId="77777777" w:rsidR="00FD6280" w:rsidRPr="007B0978" w:rsidRDefault="00FD6280" w:rsidP="002958F7">
      <w:pPr>
        <w:pStyle w:val="BodyText"/>
        <w:rPr>
          <w:noProof w:val="0"/>
        </w:rPr>
      </w:pPr>
      <w:r w:rsidRPr="007B0978">
        <w:rPr>
          <w:noProof w:val="0"/>
        </w:rPr>
        <w:t xml:space="preserve">A Care Services </w:t>
      </w:r>
      <w:proofErr w:type="spellStart"/>
      <w:r w:rsidRPr="007B0978">
        <w:rPr>
          <w:noProof w:val="0"/>
        </w:rPr>
        <w:t>InfoManager’s</w:t>
      </w:r>
      <w:proofErr w:type="spellEnd"/>
      <w:r w:rsidRPr="007B0978">
        <w:rPr>
          <w:noProof w:val="0"/>
        </w:rPr>
        <w:t xml:space="preserve"> shall no longer poll any Care Services Directory that submits a non-conformant XML document response and shall stop sending Query for Updated Services Request messages to that Care Services Directory until an intervention has been made to address the issue. IHE does not define the remedial actions to address this fault condition.</w:t>
      </w:r>
    </w:p>
    <w:p w14:paraId="7B940C44" w14:textId="77777777" w:rsidR="00FD6280" w:rsidRPr="007B0978" w:rsidRDefault="00FD6280" w:rsidP="00AE7FE0">
      <w:pPr>
        <w:pStyle w:val="Heading6"/>
        <w:numPr>
          <w:ilvl w:val="0"/>
          <w:numId w:val="0"/>
        </w:numPr>
        <w:rPr>
          <w:noProof w:val="0"/>
        </w:rPr>
      </w:pPr>
      <w:bookmarkStart w:id="319" w:name="_Toc461203748"/>
      <w:r w:rsidRPr="007B0978">
        <w:rPr>
          <w:noProof w:val="0"/>
        </w:rPr>
        <w:t>3.74.4.2.4.2 Duplicate Unique IDs</w:t>
      </w:r>
      <w:bookmarkEnd w:id="319"/>
    </w:p>
    <w:p w14:paraId="79A79153" w14:textId="62ABADB9" w:rsidR="00FD6280" w:rsidRPr="007B0978" w:rsidRDefault="00FD6280" w:rsidP="002958F7">
      <w:pPr>
        <w:pStyle w:val="BodyText"/>
        <w:rPr>
          <w:noProof w:val="0"/>
        </w:rPr>
      </w:pPr>
      <w:r w:rsidRPr="007B0978">
        <w:rPr>
          <w:noProof w:val="0"/>
        </w:rPr>
        <w:t xml:space="preserve">A Care Services </w:t>
      </w:r>
      <w:proofErr w:type="spellStart"/>
      <w:r w:rsidRPr="007B0978">
        <w:rPr>
          <w:noProof w:val="0"/>
        </w:rPr>
        <w:t>InfoManager</w:t>
      </w:r>
      <w:proofErr w:type="spellEnd"/>
      <w:r w:rsidRPr="007B0978">
        <w:rPr>
          <w:noProof w:val="0"/>
        </w:rPr>
        <w:t xml:space="preserve"> shall ensure that all directory records in its content cache have unique IDs. This means that no two Care Services Directory actors may submit a directory record with the same </w:t>
      </w:r>
      <w:proofErr w:type="spellStart"/>
      <w:r w:rsidRPr="007B0978">
        <w:rPr>
          <w:noProof w:val="0"/>
        </w:rPr>
        <w:t>oid</w:t>
      </w:r>
      <w:proofErr w:type="spellEnd"/>
      <w:r w:rsidRPr="007B0978">
        <w:rPr>
          <w:noProof w:val="0"/>
        </w:rPr>
        <w:t xml:space="preserve"> attribute. A Care Services </w:t>
      </w:r>
      <w:proofErr w:type="spellStart"/>
      <w:r w:rsidRPr="007B0978">
        <w:rPr>
          <w:noProof w:val="0"/>
        </w:rPr>
        <w:t>InfoManager</w:t>
      </w:r>
      <w:proofErr w:type="spellEnd"/>
      <w:r w:rsidRPr="007B0978">
        <w:rPr>
          <w:noProof w:val="0"/>
        </w:rPr>
        <w:t xml:space="preserve"> that contains cached directory records with duplicate IDs shall remain offline until this situation has been remediated. Care Services </w:t>
      </w:r>
      <w:proofErr w:type="spellStart"/>
      <w:r w:rsidRPr="007B0978">
        <w:rPr>
          <w:noProof w:val="0"/>
        </w:rPr>
        <w:t>InfoManagers</w:t>
      </w:r>
      <w:proofErr w:type="spellEnd"/>
      <w:r w:rsidRPr="007B0978">
        <w:rPr>
          <w:noProof w:val="0"/>
        </w:rPr>
        <w:t xml:space="preserve"> in an offline state shall respond to all inbound Find Matching Services </w:t>
      </w:r>
      <w:r w:rsidR="00805DE5">
        <w:rPr>
          <w:noProof w:val="0"/>
        </w:rPr>
        <w:t>request</w:t>
      </w:r>
      <w:r w:rsidRPr="007B0978">
        <w:rPr>
          <w:noProof w:val="0"/>
        </w:rPr>
        <w:t xml:space="preserve"> messages with an error message 422 plus appropriate message text indicating its fault condition (duplicate IDs). IHE does not define the remedial actions to address this fault condition.</w:t>
      </w:r>
    </w:p>
    <w:p w14:paraId="2C7F0A79" w14:textId="67BFB411" w:rsidR="00FD6280" w:rsidRPr="007B0978" w:rsidRDefault="00FD6280" w:rsidP="00AE7FE0">
      <w:pPr>
        <w:pStyle w:val="Heading6"/>
        <w:numPr>
          <w:ilvl w:val="0"/>
          <w:numId w:val="0"/>
        </w:numPr>
        <w:rPr>
          <w:noProof w:val="0"/>
        </w:rPr>
      </w:pPr>
      <w:bookmarkStart w:id="320" w:name="_Toc461203749"/>
      <w:r w:rsidRPr="007B0978">
        <w:rPr>
          <w:noProof w:val="0"/>
        </w:rPr>
        <w:t>3.74.4.2.4.</w:t>
      </w:r>
      <w:r w:rsidR="003C44C2" w:rsidRPr="007B0978">
        <w:rPr>
          <w:noProof w:val="0"/>
        </w:rPr>
        <w:t>3</w:t>
      </w:r>
      <w:r w:rsidRPr="007B0978">
        <w:rPr>
          <w:noProof w:val="0"/>
        </w:rPr>
        <w:t xml:space="preserve"> Broken ID cross references</w:t>
      </w:r>
      <w:bookmarkEnd w:id="320"/>
    </w:p>
    <w:p w14:paraId="20C19E66" w14:textId="6F346DFE" w:rsidR="00FD6280" w:rsidRPr="007B0978" w:rsidRDefault="00FD6280" w:rsidP="002958F7">
      <w:pPr>
        <w:pStyle w:val="BodyText"/>
        <w:rPr>
          <w:noProof w:val="0"/>
        </w:rPr>
      </w:pPr>
      <w:r w:rsidRPr="007B0978">
        <w:rPr>
          <w:noProof w:val="0"/>
        </w:rPr>
        <w:t xml:space="preserve">A Care Services </w:t>
      </w:r>
      <w:proofErr w:type="spellStart"/>
      <w:r w:rsidRPr="007B0978">
        <w:rPr>
          <w:noProof w:val="0"/>
        </w:rPr>
        <w:t>InfoManager</w:t>
      </w:r>
      <w:proofErr w:type="spellEnd"/>
      <w:r w:rsidRPr="007B0978">
        <w:rPr>
          <w:noProof w:val="0"/>
        </w:rPr>
        <w:t xml:space="preserve"> shall ensure that there are no broken ID cross references in its content cache. Cross</w:t>
      </w:r>
      <w:r w:rsidR="00805DE5">
        <w:rPr>
          <w:noProof w:val="0"/>
        </w:rPr>
        <w:t>-</w:t>
      </w:r>
      <w:r w:rsidRPr="007B0978">
        <w:rPr>
          <w:noProof w:val="0"/>
        </w:rPr>
        <w:t>reference consistency means that:</w:t>
      </w:r>
    </w:p>
    <w:p w14:paraId="3EE66BBF" w14:textId="27C8A565"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w:t>
      </w:r>
      <w:proofErr w:type="spellStart"/>
      <w:r w:rsidRPr="007B0978">
        <w:rPr>
          <w:rStyle w:val="XMLname"/>
        </w:rPr>
        <w:t>serviceDirectory</w:t>
      </w:r>
      <w:proofErr w:type="spellEnd"/>
      <w:r w:rsidRPr="007B0978">
        <w:rPr>
          <w:rStyle w:val="XMLname"/>
        </w:rPr>
        <w:t>/</w:t>
      </w:r>
      <w:proofErr w:type="gramStart"/>
      <w:r w:rsidRPr="007B0978">
        <w:rPr>
          <w:rStyle w:val="XMLname"/>
        </w:rPr>
        <w:t>service/</w:t>
      </w:r>
      <w:r w:rsidR="00552E9F" w:rsidRPr="00E147BD">
        <w:rPr>
          <w:rStyle w:val="XMLname"/>
        </w:rPr>
        <w:t>@</w:t>
      </w:r>
      <w:proofErr w:type="gramEnd"/>
      <w:r w:rsidR="00552E9F" w:rsidRPr="00E147BD">
        <w:rPr>
          <w:rStyle w:val="XMLname"/>
        </w:rPr>
        <w:t>entityID</w:t>
      </w:r>
      <w:r w:rsidR="00552E9F" w:rsidRPr="007B0978">
        <w:t xml:space="preserve"> </w:t>
      </w:r>
      <w:r w:rsidRPr="007B0978">
        <w:t xml:space="preserve">element shall exist for every </w:t>
      </w:r>
      <w:proofErr w:type="gramStart"/>
      <w:r w:rsidRPr="007B0978">
        <w:rPr>
          <w:rStyle w:val="XMLname"/>
        </w:rPr>
        <w:t>//service/@</w:t>
      </w:r>
      <w:r w:rsidR="00552E9F" w:rsidRPr="007B0978">
        <w:rPr>
          <w:rStyle w:val="XMLname"/>
        </w:rPr>
        <w:t>entityID</w:t>
      </w:r>
      <w:proofErr w:type="gramEnd"/>
      <w:r w:rsidR="00552E9F" w:rsidRPr="007B0978">
        <w:t xml:space="preserve"> </w:t>
      </w:r>
      <w:r w:rsidRPr="007B0978">
        <w:t>element in the cache.</w:t>
      </w:r>
    </w:p>
    <w:p w14:paraId="28C05D2C" w14:textId="6F90ADC7" w:rsidR="00E816FD" w:rsidRPr="007B0978" w:rsidRDefault="00FD6280" w:rsidP="006E5C45">
      <w:pPr>
        <w:pStyle w:val="ListBullet2"/>
      </w:pPr>
      <w:r w:rsidRPr="007B0978">
        <w:t xml:space="preserve">A matching </w:t>
      </w:r>
      <w:r w:rsidR="00781936" w:rsidRPr="007B0978">
        <w:rPr>
          <w:rStyle w:val="XMLname"/>
        </w:rPr>
        <w:t>/CSD</w:t>
      </w:r>
      <w:r w:rsidRPr="007B0978">
        <w:rPr>
          <w:rStyle w:val="XMLname"/>
        </w:rPr>
        <w:t>/</w:t>
      </w:r>
      <w:proofErr w:type="spellStart"/>
      <w:r w:rsidRPr="007B0978">
        <w:rPr>
          <w:rStyle w:val="XMLname"/>
        </w:rPr>
        <w:t>facilityDirectory</w:t>
      </w:r>
      <w:proofErr w:type="spellEnd"/>
      <w:r w:rsidRPr="007B0978">
        <w:rPr>
          <w:rStyle w:val="XMLname"/>
        </w:rPr>
        <w:t>/</w:t>
      </w:r>
      <w:proofErr w:type="gramStart"/>
      <w:r w:rsidRPr="007B0978">
        <w:rPr>
          <w:rStyle w:val="XMLname"/>
        </w:rPr>
        <w:t>facility/@</w:t>
      </w:r>
      <w:proofErr w:type="gramEnd"/>
      <w:r w:rsidR="00552E9F" w:rsidRPr="007B0978">
        <w:rPr>
          <w:rStyle w:val="XMLname"/>
        </w:rPr>
        <w:t>entityID</w:t>
      </w:r>
      <w:r w:rsidR="00552E9F" w:rsidRPr="007B0978">
        <w:t xml:space="preserve"> </w:t>
      </w:r>
      <w:r w:rsidRPr="007B0978">
        <w:t xml:space="preserve">element shall exist for every </w:t>
      </w:r>
      <w:proofErr w:type="gramStart"/>
      <w:r w:rsidRPr="007B0978">
        <w:rPr>
          <w:rStyle w:val="XMLname"/>
        </w:rPr>
        <w:t>//facility/@</w:t>
      </w:r>
      <w:r w:rsidR="00552E9F" w:rsidRPr="007B0978">
        <w:rPr>
          <w:rStyle w:val="XMLname"/>
        </w:rPr>
        <w:t>entityID</w:t>
      </w:r>
      <w:proofErr w:type="gramEnd"/>
      <w:r w:rsidR="00552E9F" w:rsidRPr="007B0978">
        <w:t xml:space="preserve"> </w:t>
      </w:r>
      <w:r w:rsidRPr="007B0978">
        <w:t>element in the cache.</w:t>
      </w:r>
    </w:p>
    <w:p w14:paraId="76C33234" w14:textId="7E06D09B"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w:t>
      </w:r>
      <w:proofErr w:type="spellStart"/>
      <w:r w:rsidRPr="007B0978">
        <w:rPr>
          <w:rStyle w:val="XMLname"/>
        </w:rPr>
        <w:t>organizationDirectory</w:t>
      </w:r>
      <w:proofErr w:type="spellEnd"/>
      <w:r w:rsidRPr="007B0978">
        <w:rPr>
          <w:rStyle w:val="XMLname"/>
        </w:rPr>
        <w:t>/organization/@</w:t>
      </w:r>
      <w:r w:rsidR="00552E9F" w:rsidRPr="007B0978">
        <w:rPr>
          <w:rStyle w:val="XMLname"/>
        </w:rPr>
        <w:t>entityID</w:t>
      </w:r>
      <w:r w:rsidR="00552E9F" w:rsidRPr="007B0978">
        <w:t xml:space="preserve"> </w:t>
      </w:r>
      <w:r w:rsidRPr="007B0978">
        <w:t xml:space="preserve">element shall exist for every </w:t>
      </w:r>
      <w:r w:rsidRPr="007B0978">
        <w:rPr>
          <w:rStyle w:val="XMLname"/>
        </w:rPr>
        <w:t>//organization/@</w:t>
      </w:r>
      <w:r w:rsidR="00552E9F" w:rsidRPr="007B0978">
        <w:rPr>
          <w:rStyle w:val="XMLname"/>
        </w:rPr>
        <w:t>entityID</w:t>
      </w:r>
      <w:r w:rsidR="00552E9F" w:rsidRPr="007B0978">
        <w:t xml:space="preserve"> </w:t>
      </w:r>
      <w:r w:rsidRPr="007B0978">
        <w:t>element in the cache.</w:t>
      </w:r>
    </w:p>
    <w:p w14:paraId="3969F133" w14:textId="279E1150" w:rsidR="00E816FD" w:rsidRPr="007B0978" w:rsidRDefault="00FD6280" w:rsidP="006E5C45">
      <w:pPr>
        <w:pStyle w:val="ListBullet2"/>
      </w:pPr>
      <w:r w:rsidRPr="007B0978">
        <w:t xml:space="preserve">A matching </w:t>
      </w:r>
      <w:r w:rsidRPr="007B0978">
        <w:rPr>
          <w:rStyle w:val="XMLname"/>
        </w:rPr>
        <w:t>/</w:t>
      </w:r>
      <w:r w:rsidR="00B37732" w:rsidRPr="007B0978">
        <w:rPr>
          <w:rStyle w:val="XMLname"/>
        </w:rPr>
        <w:t>CSD</w:t>
      </w:r>
      <w:r w:rsidRPr="007B0978">
        <w:rPr>
          <w:rStyle w:val="XMLname"/>
        </w:rPr>
        <w:t>/</w:t>
      </w:r>
      <w:proofErr w:type="spellStart"/>
      <w:r w:rsidRPr="007B0978">
        <w:rPr>
          <w:rStyle w:val="XMLname"/>
        </w:rPr>
        <w:t>providerDirectory</w:t>
      </w:r>
      <w:proofErr w:type="spellEnd"/>
      <w:r w:rsidRPr="007B0978">
        <w:rPr>
          <w:rStyle w:val="XMLname"/>
        </w:rPr>
        <w:t>/</w:t>
      </w:r>
      <w:proofErr w:type="gramStart"/>
      <w:r w:rsidRPr="007B0978">
        <w:rPr>
          <w:rStyle w:val="XMLname"/>
        </w:rPr>
        <w:t>provider/@</w:t>
      </w:r>
      <w:proofErr w:type="gramEnd"/>
      <w:r w:rsidR="00552E9F" w:rsidRPr="007B0978">
        <w:rPr>
          <w:rStyle w:val="XMLname"/>
        </w:rPr>
        <w:t>entityID</w:t>
      </w:r>
      <w:r w:rsidR="00552E9F" w:rsidRPr="007B0978">
        <w:t xml:space="preserve"> </w:t>
      </w:r>
      <w:r w:rsidRPr="007B0978">
        <w:t xml:space="preserve">element shall exist for every </w:t>
      </w:r>
      <w:proofErr w:type="gramStart"/>
      <w:r w:rsidRPr="007B0978">
        <w:rPr>
          <w:rStyle w:val="XMLname"/>
        </w:rPr>
        <w:t>//provider/@</w:t>
      </w:r>
      <w:r w:rsidR="00552E9F" w:rsidRPr="007B0978">
        <w:rPr>
          <w:rStyle w:val="XMLname"/>
        </w:rPr>
        <w:t>entityID</w:t>
      </w:r>
      <w:proofErr w:type="gramEnd"/>
      <w:r w:rsidR="00552E9F" w:rsidRPr="007B0978">
        <w:t xml:space="preserve"> </w:t>
      </w:r>
      <w:r w:rsidRPr="007B0978">
        <w:t>element in the cache.</w:t>
      </w:r>
    </w:p>
    <w:p w14:paraId="12961247" w14:textId="65DCFF73" w:rsidR="00FD6280" w:rsidRPr="007B0978" w:rsidRDefault="00FD6280" w:rsidP="002958F7">
      <w:pPr>
        <w:pStyle w:val="BodyText"/>
        <w:rPr>
          <w:noProof w:val="0"/>
        </w:rPr>
      </w:pPr>
      <w:r w:rsidRPr="007B0978">
        <w:rPr>
          <w:noProof w:val="0"/>
        </w:rPr>
        <w:lastRenderedPageBreak/>
        <w:t xml:space="preserve">A Care Services </w:t>
      </w:r>
      <w:proofErr w:type="spellStart"/>
      <w:r w:rsidRPr="007B0978">
        <w:rPr>
          <w:noProof w:val="0"/>
        </w:rPr>
        <w:t>InfoManager</w:t>
      </w:r>
      <w:proofErr w:type="spellEnd"/>
      <w:r w:rsidRPr="007B0978">
        <w:rPr>
          <w:noProof w:val="0"/>
        </w:rPr>
        <w:t xml:space="preserve"> that contains cached directory records with broken ID cross</w:t>
      </w:r>
      <w:r w:rsidR="00805DE5">
        <w:rPr>
          <w:noProof w:val="0"/>
        </w:rPr>
        <w:t>-</w:t>
      </w:r>
      <w:r w:rsidRPr="007B0978">
        <w:rPr>
          <w:noProof w:val="0"/>
        </w:rPr>
        <w:t>references shall remain offline until this situation has been remediated</w:t>
      </w:r>
      <w:r w:rsidR="008B268F" w:rsidRPr="007B0978">
        <w:rPr>
          <w:noProof w:val="0"/>
        </w:rPr>
        <w:t xml:space="preserve">. </w:t>
      </w:r>
      <w:r w:rsidRPr="007B0978">
        <w:rPr>
          <w:noProof w:val="0"/>
        </w:rPr>
        <w:t xml:space="preserve">A Care Services </w:t>
      </w:r>
      <w:proofErr w:type="spellStart"/>
      <w:r w:rsidRPr="007B0978">
        <w:rPr>
          <w:noProof w:val="0"/>
        </w:rPr>
        <w:t>InfoManager</w:t>
      </w:r>
      <w:proofErr w:type="spellEnd"/>
      <w:r w:rsidRPr="007B0978">
        <w:rPr>
          <w:noProof w:val="0"/>
        </w:rPr>
        <w:t xml:space="preserve"> in an offline state shall respond to all inbound Find Matching Services </w:t>
      </w:r>
      <w:r w:rsidR="00805DE5">
        <w:rPr>
          <w:noProof w:val="0"/>
        </w:rPr>
        <w:t>request</w:t>
      </w:r>
      <w:r w:rsidRPr="007B0978">
        <w:rPr>
          <w:noProof w:val="0"/>
        </w:rPr>
        <w:t xml:space="preserve"> messages with an error message 422 plus appropriate message text indicating its fault condition (broken ID cross references). IHE does not define the remedial actions to address this fault condition.</w:t>
      </w:r>
    </w:p>
    <w:p w14:paraId="2247E46B" w14:textId="77777777" w:rsidR="00FD6280" w:rsidRPr="007B0978" w:rsidRDefault="00FD6280" w:rsidP="002958F7">
      <w:pPr>
        <w:pStyle w:val="Heading3"/>
        <w:numPr>
          <w:ilvl w:val="0"/>
          <w:numId w:val="0"/>
        </w:numPr>
        <w:rPr>
          <w:noProof w:val="0"/>
        </w:rPr>
      </w:pPr>
      <w:bookmarkStart w:id="321" w:name="_Toc365552099"/>
      <w:bookmarkStart w:id="322" w:name="_Toc461203750"/>
      <w:r w:rsidRPr="007B0978">
        <w:rPr>
          <w:noProof w:val="0"/>
        </w:rPr>
        <w:t>3.74.5 Security Considerations</w:t>
      </w:r>
      <w:bookmarkEnd w:id="321"/>
      <w:bookmarkEnd w:id="322"/>
    </w:p>
    <w:p w14:paraId="3B12A04F" w14:textId="77777777" w:rsidR="00FD6280" w:rsidRPr="007B0978" w:rsidRDefault="00FD6280" w:rsidP="002958F7">
      <w:pPr>
        <w:pStyle w:val="BodyText"/>
        <w:rPr>
          <w:noProof w:val="0"/>
        </w:rPr>
      </w:pPr>
      <w:r w:rsidRPr="007B0978">
        <w:rPr>
          <w:noProof w:val="0"/>
        </w:rPr>
        <w:t>This transaction may be subject to the ATNA requirements for node authentication, access control, and encryption depending upon the endpoint actors</w:t>
      </w:r>
      <w:r w:rsidR="008B268F" w:rsidRPr="007B0978">
        <w:rPr>
          <w:noProof w:val="0"/>
        </w:rPr>
        <w:t xml:space="preserve">. </w:t>
      </w:r>
      <w:r w:rsidRPr="007B0978">
        <w:rPr>
          <w:noProof w:val="0"/>
        </w:rPr>
        <w:t xml:space="preserve">If the Care Services Directory and Care Services </w:t>
      </w:r>
      <w:proofErr w:type="spellStart"/>
      <w:r w:rsidRPr="007B0978">
        <w:rPr>
          <w:noProof w:val="0"/>
        </w:rPr>
        <w:t>InfoManager</w:t>
      </w:r>
      <w:proofErr w:type="spellEnd"/>
      <w:r w:rsidRPr="007B0978">
        <w:rPr>
          <w:noProof w:val="0"/>
        </w:rPr>
        <w:t xml:space="preserve"> are grouped with either an ATNA Secure Node or Secure Application, then the transaction shall be in accordance with the ATNA requirements.</w:t>
      </w:r>
    </w:p>
    <w:p w14:paraId="549CBC75" w14:textId="77777777" w:rsidR="00FD6280" w:rsidRPr="007B0978" w:rsidRDefault="00FD6280" w:rsidP="002958F7">
      <w:pPr>
        <w:pStyle w:val="Heading4"/>
        <w:numPr>
          <w:ilvl w:val="0"/>
          <w:numId w:val="0"/>
        </w:numPr>
        <w:rPr>
          <w:noProof w:val="0"/>
        </w:rPr>
      </w:pPr>
      <w:bookmarkStart w:id="323" w:name="_Toc365552100"/>
      <w:bookmarkStart w:id="324" w:name="_Toc461203751"/>
      <w:r w:rsidRPr="007B0978">
        <w:rPr>
          <w:noProof w:val="0"/>
        </w:rPr>
        <w:t>3.74.5.1 Security Audit Considerations</w:t>
      </w:r>
      <w:bookmarkEnd w:id="323"/>
      <w:bookmarkEnd w:id="324"/>
    </w:p>
    <w:p w14:paraId="1BF6B277" w14:textId="183967AD" w:rsidR="00E816FD" w:rsidRDefault="00FD6280" w:rsidP="006E5C45">
      <w:pPr>
        <w:pStyle w:val="BodyText"/>
        <w:rPr>
          <w:noProof w:val="0"/>
        </w:rPr>
      </w:pPr>
      <w:r w:rsidRPr="007B0978">
        <w:rPr>
          <w:noProof w:val="0"/>
        </w:rPr>
        <w:t xml:space="preserve">None mandated by this </w:t>
      </w:r>
      <w:r w:rsidR="004F21F1" w:rsidRPr="007B0978">
        <w:rPr>
          <w:noProof w:val="0"/>
        </w:rPr>
        <w:t>transaction</w:t>
      </w:r>
      <w:r w:rsidRPr="007B0978">
        <w:rPr>
          <w:noProof w:val="0"/>
        </w:rPr>
        <w:t>.</w:t>
      </w:r>
    </w:p>
    <w:p w14:paraId="794BA2BB" w14:textId="0794DAA8" w:rsidR="0009439E" w:rsidRDefault="0009439E">
      <w:pPr>
        <w:spacing w:before="0"/>
      </w:pPr>
      <w:r>
        <w:br w:type="page"/>
      </w:r>
    </w:p>
    <w:p w14:paraId="749517C0" w14:textId="77777777" w:rsidR="0009439E" w:rsidRPr="007B0978" w:rsidRDefault="0009439E" w:rsidP="006E5C45">
      <w:pPr>
        <w:pStyle w:val="BodyText"/>
        <w:rPr>
          <w:noProof w:val="0"/>
        </w:rPr>
      </w:pPr>
    </w:p>
    <w:p w14:paraId="62295087" w14:textId="77777777" w:rsidR="00FD6280" w:rsidRPr="007B0978" w:rsidRDefault="00FD6280" w:rsidP="005E1F1E">
      <w:pPr>
        <w:pStyle w:val="Heading2"/>
        <w:numPr>
          <w:ilvl w:val="0"/>
          <w:numId w:val="0"/>
        </w:numPr>
        <w:rPr>
          <w:noProof w:val="0"/>
        </w:rPr>
      </w:pPr>
      <w:bookmarkStart w:id="325" w:name="_Toc358800571"/>
      <w:bookmarkStart w:id="326" w:name="_Toc358800644"/>
      <w:bookmarkStart w:id="327" w:name="_Toc461203752"/>
      <w:r w:rsidRPr="007B0978">
        <w:rPr>
          <w:noProof w:val="0"/>
        </w:rPr>
        <w:t xml:space="preserve">3.75 </w:t>
      </w:r>
      <w:bookmarkEnd w:id="325"/>
      <w:bookmarkEnd w:id="326"/>
      <w:r w:rsidRPr="007B0978">
        <w:rPr>
          <w:noProof w:val="0"/>
        </w:rPr>
        <w:t xml:space="preserve">Query for </w:t>
      </w:r>
      <w:proofErr w:type="spellStart"/>
      <w:r w:rsidRPr="007B0978">
        <w:rPr>
          <w:noProof w:val="0"/>
        </w:rPr>
        <w:t>FreeBusy</w:t>
      </w:r>
      <w:proofErr w:type="spellEnd"/>
      <w:r w:rsidRPr="007B0978">
        <w:rPr>
          <w:noProof w:val="0"/>
        </w:rPr>
        <w:t xml:space="preserve"> [ITI-75]</w:t>
      </w:r>
      <w:bookmarkEnd w:id="327"/>
    </w:p>
    <w:p w14:paraId="660327F4" w14:textId="77777777" w:rsidR="00FD6280" w:rsidRPr="007B0978" w:rsidRDefault="00FD6280" w:rsidP="0085011C">
      <w:pPr>
        <w:pStyle w:val="Heading3"/>
        <w:numPr>
          <w:ilvl w:val="0"/>
          <w:numId w:val="0"/>
        </w:numPr>
        <w:rPr>
          <w:noProof w:val="0"/>
        </w:rPr>
      </w:pPr>
      <w:bookmarkStart w:id="328" w:name="_Toc358800572"/>
      <w:bookmarkStart w:id="329" w:name="_Toc358800645"/>
      <w:bookmarkStart w:id="330" w:name="_Toc461203753"/>
      <w:r w:rsidRPr="007B0978">
        <w:rPr>
          <w:noProof w:val="0"/>
        </w:rPr>
        <w:t>3.75.1 Scope</w:t>
      </w:r>
      <w:bookmarkEnd w:id="328"/>
      <w:bookmarkEnd w:id="329"/>
      <w:bookmarkEnd w:id="330"/>
    </w:p>
    <w:p w14:paraId="22209E79" w14:textId="05AFC4E9" w:rsidR="00FD6280" w:rsidRPr="007B0978" w:rsidRDefault="00FD6280" w:rsidP="00552004">
      <w:pPr>
        <w:pStyle w:val="BodyText"/>
        <w:rPr>
          <w:noProof w:val="0"/>
        </w:rPr>
      </w:pPr>
      <w:r w:rsidRPr="007B0978">
        <w:rPr>
          <w:noProof w:val="0"/>
        </w:rPr>
        <w:t xml:space="preserve">The Query for </w:t>
      </w:r>
      <w:proofErr w:type="spellStart"/>
      <w:r w:rsidRPr="007B0978">
        <w:rPr>
          <w:noProof w:val="0"/>
        </w:rPr>
        <w:t>FreeBusy</w:t>
      </w:r>
      <w:proofErr w:type="spellEnd"/>
      <w:r w:rsidRPr="007B0978">
        <w:rPr>
          <w:noProof w:val="0"/>
        </w:rPr>
        <w:t xml:space="preserve"> [ITI-75] transaction is used by a Service Finder that supports the </w:t>
      </w:r>
      <w:proofErr w:type="spellStart"/>
      <w:r w:rsidRPr="007B0978">
        <w:rPr>
          <w:noProof w:val="0"/>
        </w:rPr>
        <w:t>FreeBusy</w:t>
      </w:r>
      <w:proofErr w:type="spellEnd"/>
      <w:r w:rsidRPr="007B0978">
        <w:rPr>
          <w:noProof w:val="0"/>
        </w:rPr>
        <w:t xml:space="preserve"> </w:t>
      </w:r>
      <w:r w:rsidR="005E006B" w:rsidRPr="007B0978">
        <w:rPr>
          <w:noProof w:val="0"/>
        </w:rPr>
        <w:t>Option</w:t>
      </w:r>
      <w:r w:rsidRPr="007B0978">
        <w:rPr>
          <w:noProof w:val="0"/>
        </w:rPr>
        <w:t xml:space="preserve"> to express a well-formed </w:t>
      </w:r>
      <w:proofErr w:type="spellStart"/>
      <w:r w:rsidRPr="007B0978">
        <w:rPr>
          <w:noProof w:val="0"/>
        </w:rPr>
        <w:t>FreeBusy</w:t>
      </w:r>
      <w:proofErr w:type="spellEnd"/>
      <w:r w:rsidRPr="007B0978">
        <w:rPr>
          <w:noProof w:val="0"/>
        </w:rPr>
        <w:t xml:space="preserve"> REPORT query to a </w:t>
      </w:r>
      <w:proofErr w:type="spellStart"/>
      <w:r w:rsidRPr="007B0978">
        <w:rPr>
          <w:noProof w:val="0"/>
        </w:rPr>
        <w:t>CalDAV</w:t>
      </w:r>
      <w:proofErr w:type="spellEnd"/>
      <w:r w:rsidRPr="007B0978">
        <w:rPr>
          <w:noProof w:val="0"/>
        </w:rPr>
        <w:t xml:space="preserve"> conformant Service Availability </w:t>
      </w:r>
      <w:r w:rsidR="005E006B" w:rsidRPr="007B0978">
        <w:rPr>
          <w:noProof w:val="0"/>
        </w:rPr>
        <w:t>Actor</w:t>
      </w:r>
      <w:r w:rsidRPr="007B0978">
        <w:rPr>
          <w:noProof w:val="0"/>
        </w:rPr>
        <w:t xml:space="preserve"> adherent to the IETF RFC 4791 specification. </w:t>
      </w:r>
    </w:p>
    <w:p w14:paraId="586C51D6" w14:textId="77777777" w:rsidR="00FD6280" w:rsidRPr="007B0978" w:rsidRDefault="00FD6280" w:rsidP="0085011C">
      <w:pPr>
        <w:pStyle w:val="Heading3"/>
        <w:numPr>
          <w:ilvl w:val="0"/>
          <w:numId w:val="0"/>
        </w:numPr>
        <w:rPr>
          <w:noProof w:val="0"/>
        </w:rPr>
      </w:pPr>
      <w:bookmarkStart w:id="331" w:name="_Toc358800573"/>
      <w:bookmarkStart w:id="332" w:name="_Toc358800646"/>
      <w:bookmarkStart w:id="333" w:name="_Toc461203754"/>
      <w:r w:rsidRPr="007B0978">
        <w:rPr>
          <w:noProof w:val="0"/>
        </w:rPr>
        <w:t>3.75.2 Use Case Roles</w:t>
      </w:r>
      <w:bookmarkEnd w:id="331"/>
      <w:bookmarkEnd w:id="332"/>
      <w:bookmarkEnd w:id="333"/>
      <w:r w:rsidRPr="007B0978">
        <w:rPr>
          <w:noProof w:val="0"/>
        </w:rPr>
        <w:t xml:space="preserve"> </w:t>
      </w:r>
    </w:p>
    <w:p w14:paraId="4E8C5C54" w14:textId="77777777" w:rsidR="00FD6280" w:rsidRPr="007B0978" w:rsidRDefault="003F596D" w:rsidP="0085011C">
      <w:pPr>
        <w:pStyle w:val="BodyText"/>
        <w:jc w:val="center"/>
        <w:rPr>
          <w:noProof w:val="0"/>
        </w:rPr>
      </w:pPr>
      <w:r w:rsidRPr="007B0978">
        <w:drawing>
          <wp:inline distT="0" distB="0" distL="0" distR="0" wp14:anchorId="712A2C26" wp14:editId="21E2F24F">
            <wp:extent cx="4900295" cy="30480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t="-32327" r="-27029" b="-39673"/>
                    <a:stretch>
                      <a:fillRect/>
                    </a:stretch>
                  </pic:blipFill>
                  <pic:spPr bwMode="auto">
                    <a:xfrm>
                      <a:off x="0" y="0"/>
                      <a:ext cx="4900295" cy="3048000"/>
                    </a:xfrm>
                    <a:prstGeom prst="rect">
                      <a:avLst/>
                    </a:prstGeom>
                    <a:noFill/>
                    <a:ln w="9525">
                      <a:noFill/>
                      <a:miter lim="800000"/>
                      <a:headEnd/>
                      <a:tailEnd/>
                    </a:ln>
                  </pic:spPr>
                </pic:pic>
              </a:graphicData>
            </a:graphic>
          </wp:inline>
        </w:drawing>
      </w:r>
    </w:p>
    <w:p w14:paraId="79BED755" w14:textId="77777777" w:rsidR="00FD6280" w:rsidRPr="007B0978" w:rsidRDefault="00FD6280" w:rsidP="00AE7FE0">
      <w:pPr>
        <w:pStyle w:val="FigureTitle"/>
      </w:pPr>
      <w:r w:rsidRPr="007B0978">
        <w:t xml:space="preserve">Figure 3.75.2-1: Basic Process Flow for Query for </w:t>
      </w:r>
      <w:proofErr w:type="spellStart"/>
      <w:r w:rsidRPr="007B0978">
        <w:t>FreeBusy</w:t>
      </w:r>
      <w:proofErr w:type="spellEnd"/>
    </w:p>
    <w:p w14:paraId="2957C966" w14:textId="77777777" w:rsidR="00FD6280" w:rsidRPr="007B0978" w:rsidRDefault="00FD6280" w:rsidP="007264CC">
      <w:pPr>
        <w:pStyle w:val="BodyText"/>
        <w:rPr>
          <w:noProof w:val="0"/>
        </w:rPr>
      </w:pPr>
    </w:p>
    <w:p w14:paraId="27D608BA" w14:textId="77777777" w:rsidR="00FD6280" w:rsidRPr="007B0978" w:rsidRDefault="00FD6280" w:rsidP="00B96395">
      <w:pPr>
        <w:pStyle w:val="TableTitle"/>
      </w:pPr>
      <w:r w:rsidRPr="007B0978">
        <w:t>Table 3.75.2-1: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8"/>
        <w:gridCol w:w="8478"/>
      </w:tblGrid>
      <w:tr w:rsidR="00FD6280" w:rsidRPr="007B0978" w14:paraId="2E4396B9" w14:textId="77777777" w:rsidTr="00514867">
        <w:tc>
          <w:tcPr>
            <w:tcW w:w="1098" w:type="dxa"/>
          </w:tcPr>
          <w:p w14:paraId="591983A9" w14:textId="77777777" w:rsidR="00FD6280" w:rsidRPr="007B0978" w:rsidRDefault="00FD6280" w:rsidP="00514867">
            <w:pPr>
              <w:pStyle w:val="BodyText"/>
              <w:jc w:val="right"/>
              <w:rPr>
                <w:b/>
                <w:bCs/>
                <w:noProof w:val="0"/>
              </w:rPr>
            </w:pPr>
            <w:r w:rsidRPr="007B0978">
              <w:rPr>
                <w:b/>
                <w:bCs/>
                <w:noProof w:val="0"/>
              </w:rPr>
              <w:t>Actor:</w:t>
            </w:r>
          </w:p>
        </w:tc>
        <w:tc>
          <w:tcPr>
            <w:tcW w:w="8478" w:type="dxa"/>
          </w:tcPr>
          <w:p w14:paraId="42DCDE29" w14:textId="77777777" w:rsidR="00FD6280" w:rsidRPr="007B0978" w:rsidRDefault="00FD6280" w:rsidP="00552004">
            <w:pPr>
              <w:pStyle w:val="BodyText"/>
              <w:rPr>
                <w:b/>
                <w:bCs/>
                <w:noProof w:val="0"/>
              </w:rPr>
            </w:pPr>
            <w:r w:rsidRPr="007B0978">
              <w:rPr>
                <w:noProof w:val="0"/>
              </w:rPr>
              <w:t>Service Finder</w:t>
            </w:r>
          </w:p>
        </w:tc>
      </w:tr>
      <w:tr w:rsidR="00FD6280" w:rsidRPr="007B0978" w14:paraId="4467BD81" w14:textId="77777777" w:rsidTr="00514867">
        <w:tc>
          <w:tcPr>
            <w:tcW w:w="1098" w:type="dxa"/>
          </w:tcPr>
          <w:p w14:paraId="71FA0A26" w14:textId="77777777" w:rsidR="00FD6280" w:rsidRPr="007B0978" w:rsidRDefault="00FD6280" w:rsidP="00514867">
            <w:pPr>
              <w:pStyle w:val="BodyText"/>
              <w:jc w:val="right"/>
              <w:rPr>
                <w:b/>
                <w:bCs/>
                <w:noProof w:val="0"/>
              </w:rPr>
            </w:pPr>
            <w:r w:rsidRPr="007B0978">
              <w:rPr>
                <w:b/>
                <w:bCs/>
                <w:noProof w:val="0"/>
              </w:rPr>
              <w:t>Role:</w:t>
            </w:r>
          </w:p>
        </w:tc>
        <w:tc>
          <w:tcPr>
            <w:tcW w:w="8478" w:type="dxa"/>
          </w:tcPr>
          <w:p w14:paraId="206456EE" w14:textId="7074329C" w:rsidR="00FD6280" w:rsidRPr="007B0978" w:rsidRDefault="00FD6280" w:rsidP="00941EE4">
            <w:pPr>
              <w:pStyle w:val="BodyText"/>
              <w:rPr>
                <w:b/>
                <w:bCs/>
                <w:noProof w:val="0"/>
              </w:rPr>
            </w:pPr>
            <w:r w:rsidRPr="007B0978">
              <w:rPr>
                <w:noProof w:val="0"/>
              </w:rPr>
              <w:t xml:space="preserve">A Service Finder </w:t>
            </w:r>
            <w:r w:rsidR="005E006B" w:rsidRPr="007B0978">
              <w:rPr>
                <w:noProof w:val="0"/>
              </w:rPr>
              <w:t>Actor</w:t>
            </w:r>
            <w:r w:rsidRPr="007B0978">
              <w:rPr>
                <w:noProof w:val="0"/>
              </w:rPr>
              <w:t xml:space="preserve"> that supports the </w:t>
            </w:r>
            <w:proofErr w:type="spellStart"/>
            <w:r w:rsidRPr="007B0978">
              <w:rPr>
                <w:noProof w:val="0"/>
              </w:rPr>
              <w:t>FreeBusy</w:t>
            </w:r>
            <w:proofErr w:type="spellEnd"/>
            <w:r w:rsidRPr="007B0978">
              <w:rPr>
                <w:noProof w:val="0"/>
              </w:rPr>
              <w:t xml:space="preserve"> </w:t>
            </w:r>
            <w:r w:rsidR="005E006B" w:rsidRPr="007B0978">
              <w:rPr>
                <w:noProof w:val="0"/>
              </w:rPr>
              <w:t>Option</w:t>
            </w:r>
            <w:r w:rsidRPr="007B0978">
              <w:rPr>
                <w:noProof w:val="0"/>
              </w:rPr>
              <w:t xml:space="preserve"> submits a </w:t>
            </w:r>
            <w:proofErr w:type="spellStart"/>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request to obtain </w:t>
            </w:r>
            <w:proofErr w:type="spellStart"/>
            <w:r w:rsidRPr="007B0978">
              <w:rPr>
                <w:noProof w:val="0"/>
              </w:rPr>
              <w:t>FreeBusy</w:t>
            </w:r>
            <w:proofErr w:type="spellEnd"/>
            <w:r w:rsidRPr="007B0978">
              <w:rPr>
                <w:noProof w:val="0"/>
              </w:rPr>
              <w:t xml:space="preserve"> information from a Service Availability </w:t>
            </w:r>
            <w:r w:rsidR="005E006B" w:rsidRPr="007B0978">
              <w:rPr>
                <w:noProof w:val="0"/>
              </w:rPr>
              <w:t>Actor</w:t>
            </w:r>
            <w:r w:rsidR="008B268F" w:rsidRPr="007B0978">
              <w:rPr>
                <w:noProof w:val="0"/>
              </w:rPr>
              <w:t xml:space="preserve">. </w:t>
            </w:r>
            <w:r w:rsidRPr="007B0978">
              <w:rPr>
                <w:noProof w:val="0"/>
              </w:rPr>
              <w:t xml:space="preserve">The BUSY time is returned by the Service Availability </w:t>
            </w:r>
            <w:r w:rsidR="005E006B" w:rsidRPr="007B0978">
              <w:rPr>
                <w:noProof w:val="0"/>
              </w:rPr>
              <w:t>Actor</w:t>
            </w:r>
            <w:r w:rsidRPr="007B0978">
              <w:rPr>
                <w:noProof w:val="0"/>
              </w:rPr>
              <w:t xml:space="preserve"> in the format stipulated in the RFC 4791 specification. </w:t>
            </w:r>
          </w:p>
        </w:tc>
      </w:tr>
      <w:tr w:rsidR="00FD6280" w:rsidRPr="007B0978" w14:paraId="2A632221" w14:textId="77777777" w:rsidTr="00514867">
        <w:tc>
          <w:tcPr>
            <w:tcW w:w="1098" w:type="dxa"/>
          </w:tcPr>
          <w:p w14:paraId="5ADDDDEC" w14:textId="77777777" w:rsidR="00FD6280" w:rsidRPr="007B0978" w:rsidRDefault="00FD6280" w:rsidP="00514867">
            <w:pPr>
              <w:pStyle w:val="BodyText"/>
              <w:jc w:val="right"/>
              <w:rPr>
                <w:b/>
                <w:bCs/>
                <w:noProof w:val="0"/>
              </w:rPr>
            </w:pPr>
            <w:r w:rsidRPr="007B0978">
              <w:rPr>
                <w:b/>
                <w:bCs/>
                <w:noProof w:val="0"/>
              </w:rPr>
              <w:t>Actor:</w:t>
            </w:r>
          </w:p>
        </w:tc>
        <w:tc>
          <w:tcPr>
            <w:tcW w:w="8478" w:type="dxa"/>
          </w:tcPr>
          <w:p w14:paraId="0C977B55" w14:textId="77777777" w:rsidR="00FD6280" w:rsidRPr="007B0978" w:rsidRDefault="00FD6280" w:rsidP="00552004">
            <w:pPr>
              <w:pStyle w:val="BodyText"/>
              <w:rPr>
                <w:noProof w:val="0"/>
              </w:rPr>
            </w:pPr>
            <w:r w:rsidRPr="007B0978">
              <w:rPr>
                <w:noProof w:val="0"/>
              </w:rPr>
              <w:t>Service Availability</w:t>
            </w:r>
          </w:p>
        </w:tc>
      </w:tr>
      <w:tr w:rsidR="00FD6280" w:rsidRPr="007B0978" w14:paraId="32FDA5A5" w14:textId="77777777" w:rsidTr="00514867">
        <w:tc>
          <w:tcPr>
            <w:tcW w:w="1098" w:type="dxa"/>
          </w:tcPr>
          <w:p w14:paraId="382112F2" w14:textId="77777777" w:rsidR="00FD6280" w:rsidRPr="007B0978" w:rsidRDefault="00FD6280" w:rsidP="00514867">
            <w:pPr>
              <w:pStyle w:val="BodyText"/>
              <w:jc w:val="right"/>
              <w:rPr>
                <w:b/>
                <w:bCs/>
                <w:noProof w:val="0"/>
              </w:rPr>
            </w:pPr>
            <w:r w:rsidRPr="007B0978">
              <w:rPr>
                <w:b/>
                <w:bCs/>
                <w:noProof w:val="0"/>
              </w:rPr>
              <w:t>Role:</w:t>
            </w:r>
          </w:p>
        </w:tc>
        <w:tc>
          <w:tcPr>
            <w:tcW w:w="8478" w:type="dxa"/>
          </w:tcPr>
          <w:p w14:paraId="67E0A847" w14:textId="3DE1DB1C" w:rsidR="00FD6280" w:rsidRPr="007B0978" w:rsidRDefault="00FD6280" w:rsidP="00182E65">
            <w:pPr>
              <w:pStyle w:val="BodyText"/>
              <w:rPr>
                <w:noProof w:val="0"/>
              </w:rPr>
            </w:pPr>
            <w:r w:rsidRPr="007B0978">
              <w:rPr>
                <w:noProof w:val="0"/>
              </w:rPr>
              <w:t xml:space="preserve">The Service Availability </w:t>
            </w:r>
            <w:r w:rsidR="005E006B" w:rsidRPr="007B0978">
              <w:rPr>
                <w:noProof w:val="0"/>
              </w:rPr>
              <w:t>Actor</w:t>
            </w:r>
            <w:r w:rsidRPr="007B0978">
              <w:rPr>
                <w:noProof w:val="0"/>
              </w:rPr>
              <w:t xml:space="preserve"> receives from the Service Finder a well-formed </w:t>
            </w:r>
            <w:proofErr w:type="spellStart"/>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request conformant to the IETF RFC 4791 specification. The Service Availability </w:t>
            </w:r>
            <w:r w:rsidR="005E006B" w:rsidRPr="007B0978">
              <w:rPr>
                <w:noProof w:val="0"/>
              </w:rPr>
              <w:t>Actor</w:t>
            </w:r>
            <w:r w:rsidRPr="007B0978">
              <w:rPr>
                <w:noProof w:val="0"/>
              </w:rPr>
              <w:t xml:space="preserve"> processes the inbound query and returns the result in the format stipulated in the RFC 4791 specification.</w:t>
            </w:r>
          </w:p>
          <w:p w14:paraId="30A487E2" w14:textId="77777777" w:rsidR="00FD6280" w:rsidRPr="007B0978" w:rsidRDefault="00FD6280" w:rsidP="00552004">
            <w:pPr>
              <w:pStyle w:val="BodyText"/>
              <w:rPr>
                <w:noProof w:val="0"/>
              </w:rPr>
            </w:pPr>
          </w:p>
        </w:tc>
      </w:tr>
    </w:tbl>
    <w:p w14:paraId="47C87BCA" w14:textId="77777777" w:rsidR="00FD6280" w:rsidRPr="007B0978" w:rsidRDefault="00FD6280" w:rsidP="007264CC">
      <w:pPr>
        <w:pStyle w:val="BodyText"/>
        <w:rPr>
          <w:noProof w:val="0"/>
        </w:rPr>
      </w:pPr>
    </w:p>
    <w:p w14:paraId="7141CDD8" w14:textId="77777777" w:rsidR="00FD6280" w:rsidRPr="007B0978" w:rsidRDefault="00FD6280" w:rsidP="00BD28DD">
      <w:pPr>
        <w:pStyle w:val="Heading3"/>
        <w:numPr>
          <w:ilvl w:val="0"/>
          <w:numId w:val="0"/>
        </w:numPr>
        <w:rPr>
          <w:noProof w:val="0"/>
        </w:rPr>
      </w:pPr>
      <w:bookmarkStart w:id="334" w:name="_Toc358800574"/>
      <w:bookmarkStart w:id="335" w:name="_Toc358800647"/>
      <w:bookmarkStart w:id="336" w:name="_Toc461203755"/>
      <w:r w:rsidRPr="007B0978">
        <w:rPr>
          <w:noProof w:val="0"/>
        </w:rPr>
        <w:t>3.75.3 Referenced Standards</w:t>
      </w:r>
      <w:bookmarkEnd w:id="334"/>
      <w:bookmarkEnd w:id="335"/>
      <w:bookmarkEnd w:id="336"/>
    </w:p>
    <w:p w14:paraId="0482D308" w14:textId="77777777" w:rsidR="00FD6280" w:rsidRPr="007B0978" w:rsidRDefault="00FD6280" w:rsidP="00B96395">
      <w:pPr>
        <w:ind w:left="1440" w:hanging="1440"/>
      </w:pPr>
      <w:r w:rsidRPr="007B0978">
        <w:t xml:space="preserve">RFC 4791 </w:t>
      </w:r>
      <w:r w:rsidRPr="007B0978">
        <w:tab/>
        <w:t>Calendaring Extensions to WebDAV (</w:t>
      </w:r>
      <w:proofErr w:type="spellStart"/>
      <w:r w:rsidRPr="007B0978">
        <w:t>CalDAV</w:t>
      </w:r>
      <w:proofErr w:type="spellEnd"/>
      <w:r w:rsidRPr="007B0978">
        <w:t xml:space="preserve">) (http://tools.ietf.org/html/rfc4791). </w:t>
      </w:r>
    </w:p>
    <w:p w14:paraId="29E67B40" w14:textId="77777777" w:rsidR="00FD6280" w:rsidRPr="007B0978" w:rsidRDefault="00FD6280" w:rsidP="0057176B">
      <w:pPr>
        <w:pStyle w:val="Heading3"/>
        <w:numPr>
          <w:ilvl w:val="0"/>
          <w:numId w:val="0"/>
        </w:numPr>
        <w:rPr>
          <w:noProof w:val="0"/>
        </w:rPr>
      </w:pPr>
      <w:bookmarkStart w:id="337" w:name="_Toc358800575"/>
      <w:bookmarkStart w:id="338" w:name="_Toc358800648"/>
      <w:bookmarkStart w:id="339" w:name="_Toc461203756"/>
      <w:r w:rsidRPr="007B0978">
        <w:rPr>
          <w:noProof w:val="0"/>
        </w:rPr>
        <w:t>3.75.4 Interaction Diagram</w:t>
      </w:r>
      <w:bookmarkEnd w:id="337"/>
      <w:bookmarkEnd w:id="338"/>
      <w:bookmarkEnd w:id="339"/>
      <w:r w:rsidRPr="007B0978">
        <w:rPr>
          <w:noProof w:val="0"/>
        </w:rPr>
        <w:t xml:space="preserve"> </w:t>
      </w:r>
    </w:p>
    <w:p w14:paraId="0A131993" w14:textId="77777777" w:rsidR="00FD6280" w:rsidRPr="007B0978" w:rsidRDefault="00FD6280" w:rsidP="00BD28DD">
      <w:pPr>
        <w:pStyle w:val="BodyText"/>
        <w:jc w:val="center"/>
        <w:rPr>
          <w:noProof w:val="0"/>
        </w:rPr>
      </w:pPr>
      <w:r w:rsidRPr="007B0978">
        <w:rPr>
          <w:noProof w:val="0"/>
        </w:rPr>
        <w:t xml:space="preserve"> </w:t>
      </w:r>
      <w:r w:rsidR="003F596D" w:rsidRPr="007B0978">
        <w:drawing>
          <wp:inline distT="0" distB="0" distL="0" distR="0" wp14:anchorId="064FA653" wp14:editId="38AC717B">
            <wp:extent cx="3716020" cy="1723390"/>
            <wp:effectExtent l="19050" t="0" r="0" b="0"/>
            <wp:docPr id="108" name="Picture 108" descr="http://localhost:1086/index.php?img=msc28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localhost:1086/index.php?img=msc2868.tmp"/>
                    <pic:cNvPicPr>
                      <a:picLocks noChangeAspect="1" noChangeArrowheads="1"/>
                    </pic:cNvPicPr>
                  </pic:nvPicPr>
                  <pic:blipFill>
                    <a:blip r:embed="rId39"/>
                    <a:srcRect/>
                    <a:stretch>
                      <a:fillRect/>
                    </a:stretch>
                  </pic:blipFill>
                  <pic:spPr bwMode="auto">
                    <a:xfrm>
                      <a:off x="0" y="0"/>
                      <a:ext cx="3716020" cy="1723390"/>
                    </a:xfrm>
                    <a:prstGeom prst="rect">
                      <a:avLst/>
                    </a:prstGeom>
                    <a:noFill/>
                    <a:ln w="9525">
                      <a:noFill/>
                      <a:miter lim="800000"/>
                      <a:headEnd/>
                      <a:tailEnd/>
                    </a:ln>
                  </pic:spPr>
                </pic:pic>
              </a:graphicData>
            </a:graphic>
          </wp:inline>
        </w:drawing>
      </w:r>
    </w:p>
    <w:p w14:paraId="19C8CF48" w14:textId="77777777" w:rsidR="00FD6280" w:rsidRPr="00E147BD" w:rsidRDefault="00FD6280" w:rsidP="009D5A0D">
      <w:pPr>
        <w:pStyle w:val="XMLFragment"/>
        <w:rPr>
          <w:noProof w:val="0"/>
          <w:lang w:val="fr-CA"/>
        </w:rPr>
      </w:pPr>
      <w:r w:rsidRPr="00E147BD">
        <w:rPr>
          <w:noProof w:val="0"/>
          <w:lang w:val="fr-CA"/>
        </w:rPr>
        <w:t>Diagram pseudocode:</w:t>
      </w:r>
    </w:p>
    <w:p w14:paraId="47C4BD72" w14:textId="77777777" w:rsidR="00FD6280" w:rsidRPr="00E147BD" w:rsidRDefault="00FD6280" w:rsidP="009D5A0D">
      <w:pPr>
        <w:pStyle w:val="XMLFragment"/>
        <w:rPr>
          <w:noProof w:val="0"/>
          <w:lang w:val="fr-CA"/>
        </w:rPr>
      </w:pPr>
    </w:p>
    <w:p w14:paraId="61A49268" w14:textId="77777777" w:rsidR="00FD6280" w:rsidRPr="00E147BD" w:rsidRDefault="00FD6280" w:rsidP="009D5A0D">
      <w:pPr>
        <w:pStyle w:val="XMLFragment"/>
        <w:rPr>
          <w:noProof w:val="0"/>
          <w:lang w:val="fr-CA"/>
        </w:rPr>
      </w:pPr>
      <w:proofErr w:type="gramStart"/>
      <w:r w:rsidRPr="00E147BD">
        <w:rPr>
          <w:noProof w:val="0"/>
          <w:lang w:val="fr-CA"/>
        </w:rPr>
        <w:t>participant</w:t>
      </w:r>
      <w:proofErr w:type="gramEnd"/>
      <w:r w:rsidRPr="00E147BD">
        <w:rPr>
          <w:noProof w:val="0"/>
          <w:lang w:val="fr-CA"/>
        </w:rPr>
        <w:t xml:space="preserve"> "Service Finder"</w:t>
      </w:r>
    </w:p>
    <w:p w14:paraId="01919160" w14:textId="77777777" w:rsidR="00FD6280" w:rsidRPr="007B0978" w:rsidRDefault="00FD6280" w:rsidP="009D5A0D">
      <w:pPr>
        <w:pStyle w:val="XMLFragment"/>
        <w:rPr>
          <w:noProof w:val="0"/>
        </w:rPr>
      </w:pPr>
      <w:proofErr w:type="gramStart"/>
      <w:r w:rsidRPr="007B0978">
        <w:rPr>
          <w:noProof w:val="0"/>
        </w:rPr>
        <w:t>participant</w:t>
      </w:r>
      <w:proofErr w:type="gramEnd"/>
      <w:r w:rsidRPr="007B0978">
        <w:rPr>
          <w:noProof w:val="0"/>
        </w:rPr>
        <w:t xml:space="preserve"> "Service Availability"</w:t>
      </w:r>
    </w:p>
    <w:p w14:paraId="4882D170" w14:textId="77777777" w:rsidR="00FD6280" w:rsidRPr="007B0978" w:rsidRDefault="00FD6280" w:rsidP="009D5A0D">
      <w:pPr>
        <w:pStyle w:val="XMLFragment"/>
        <w:rPr>
          <w:noProof w:val="0"/>
        </w:rPr>
      </w:pPr>
    </w:p>
    <w:p w14:paraId="5DA98D0E" w14:textId="77777777" w:rsidR="00FD6280" w:rsidRPr="007B0978" w:rsidRDefault="00FD6280" w:rsidP="009D5A0D">
      <w:pPr>
        <w:pStyle w:val="XMLFragment"/>
        <w:rPr>
          <w:noProof w:val="0"/>
        </w:rPr>
      </w:pPr>
      <w:r w:rsidRPr="007B0978">
        <w:rPr>
          <w:noProof w:val="0"/>
        </w:rPr>
        <w:t xml:space="preserve">Service Finder -&gt; Service Availability: Query for </w:t>
      </w:r>
      <w:proofErr w:type="spellStart"/>
      <w:r w:rsidRPr="007B0978">
        <w:rPr>
          <w:noProof w:val="0"/>
        </w:rPr>
        <w:t>FreeBusy</w:t>
      </w:r>
      <w:proofErr w:type="spellEnd"/>
      <w:r w:rsidRPr="007B0978">
        <w:rPr>
          <w:noProof w:val="0"/>
        </w:rPr>
        <w:t xml:space="preserve"> </w:t>
      </w:r>
      <w:proofErr w:type="gramStart"/>
      <w:r w:rsidRPr="007B0978">
        <w:rPr>
          <w:noProof w:val="0"/>
        </w:rPr>
        <w:t>request \n(</w:t>
      </w:r>
      <w:proofErr w:type="spellStart"/>
      <w:proofErr w:type="gramEnd"/>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request)</w:t>
      </w:r>
    </w:p>
    <w:p w14:paraId="4C952F72" w14:textId="77777777" w:rsidR="00FD6280" w:rsidRPr="007B0978" w:rsidRDefault="00FD6280" w:rsidP="009D5A0D">
      <w:pPr>
        <w:pStyle w:val="XMLFragment"/>
        <w:rPr>
          <w:noProof w:val="0"/>
        </w:rPr>
      </w:pPr>
      <w:r w:rsidRPr="007B0978">
        <w:rPr>
          <w:noProof w:val="0"/>
        </w:rPr>
        <w:t xml:space="preserve">Service Availability -&gt; Service Finder: Query for </w:t>
      </w:r>
      <w:proofErr w:type="spellStart"/>
      <w:r w:rsidRPr="007B0978">
        <w:rPr>
          <w:noProof w:val="0"/>
        </w:rPr>
        <w:t>FreeBusy</w:t>
      </w:r>
      <w:proofErr w:type="spellEnd"/>
      <w:r w:rsidRPr="007B0978">
        <w:rPr>
          <w:noProof w:val="0"/>
        </w:rPr>
        <w:t xml:space="preserve"> </w:t>
      </w:r>
      <w:proofErr w:type="gramStart"/>
      <w:r w:rsidRPr="007B0978">
        <w:rPr>
          <w:noProof w:val="0"/>
        </w:rPr>
        <w:t>response \n(</w:t>
      </w:r>
      <w:proofErr w:type="spellStart"/>
      <w:proofErr w:type="gramEnd"/>
      <w:r w:rsidRPr="007B0978">
        <w:rPr>
          <w:noProof w:val="0"/>
        </w:rPr>
        <w:t>CalDAV</w:t>
      </w:r>
      <w:proofErr w:type="spellEnd"/>
      <w:r w:rsidRPr="007B0978">
        <w:rPr>
          <w:noProof w:val="0"/>
        </w:rPr>
        <w:t xml:space="preserve"> </w:t>
      </w:r>
      <w:proofErr w:type="spellStart"/>
      <w:r w:rsidRPr="007B0978">
        <w:rPr>
          <w:noProof w:val="0"/>
        </w:rPr>
        <w:t>vFREEBUSY</w:t>
      </w:r>
      <w:proofErr w:type="spellEnd"/>
      <w:r w:rsidRPr="007B0978">
        <w:rPr>
          <w:noProof w:val="0"/>
        </w:rPr>
        <w:t xml:space="preserve"> response)</w:t>
      </w:r>
    </w:p>
    <w:p w14:paraId="124A0EB2" w14:textId="77777777" w:rsidR="00FD6280" w:rsidRPr="007B0978" w:rsidRDefault="00FD6280" w:rsidP="00AE7FE0">
      <w:pPr>
        <w:pStyle w:val="FigureTitle"/>
      </w:pPr>
      <w:bookmarkStart w:id="340" w:name="_Toc358800576"/>
      <w:bookmarkStart w:id="341" w:name="_Toc358800649"/>
      <w:r w:rsidRPr="007B0978">
        <w:t xml:space="preserve">Figure 3.75.4-1: Query for </w:t>
      </w:r>
      <w:proofErr w:type="spellStart"/>
      <w:r w:rsidRPr="007B0978">
        <w:t>FreeBusy</w:t>
      </w:r>
      <w:proofErr w:type="spellEnd"/>
      <w:r w:rsidRPr="007B0978">
        <w:t xml:space="preserve"> Interactions</w:t>
      </w:r>
    </w:p>
    <w:p w14:paraId="2BDD32FF" w14:textId="77777777" w:rsidR="00D505D7" w:rsidRPr="007B0978" w:rsidRDefault="00D505D7" w:rsidP="00AE7FE0">
      <w:pPr>
        <w:pStyle w:val="BodyText"/>
        <w:rPr>
          <w:noProof w:val="0"/>
        </w:rPr>
      </w:pPr>
    </w:p>
    <w:p w14:paraId="3E2273D1" w14:textId="77777777" w:rsidR="00FD6280" w:rsidRPr="007B0978" w:rsidRDefault="00FD6280" w:rsidP="0036685B">
      <w:pPr>
        <w:pStyle w:val="Heading4"/>
        <w:numPr>
          <w:ilvl w:val="0"/>
          <w:numId w:val="0"/>
        </w:numPr>
        <w:rPr>
          <w:noProof w:val="0"/>
        </w:rPr>
      </w:pPr>
      <w:bookmarkStart w:id="342" w:name="_Toc461203757"/>
      <w:r w:rsidRPr="007B0978">
        <w:rPr>
          <w:noProof w:val="0"/>
        </w:rPr>
        <w:t xml:space="preserve">3.75.4.1 Query for </w:t>
      </w:r>
      <w:proofErr w:type="spellStart"/>
      <w:r w:rsidRPr="007B0978">
        <w:rPr>
          <w:noProof w:val="0"/>
        </w:rPr>
        <w:t>FreeBusy</w:t>
      </w:r>
      <w:proofErr w:type="spellEnd"/>
      <w:r w:rsidRPr="007B0978">
        <w:rPr>
          <w:noProof w:val="0"/>
        </w:rPr>
        <w:t xml:space="preserve"> Request</w:t>
      </w:r>
      <w:bookmarkEnd w:id="342"/>
    </w:p>
    <w:p w14:paraId="359C9A0D" w14:textId="60E9F211" w:rsidR="00E93A04" w:rsidRDefault="00E93A04" w:rsidP="0076459B">
      <w:r w:rsidRPr="007B0978">
        <w:t xml:space="preserve">A Service Finder Actor that supports the </w:t>
      </w:r>
      <w:proofErr w:type="spellStart"/>
      <w:r w:rsidRPr="007B0978">
        <w:t>FreeBusy</w:t>
      </w:r>
      <w:proofErr w:type="spellEnd"/>
      <w:r w:rsidRPr="007B0978">
        <w:t xml:space="preserve"> Option submits a </w:t>
      </w:r>
      <w:proofErr w:type="spellStart"/>
      <w:r w:rsidRPr="007B0978">
        <w:t>CalDAV</w:t>
      </w:r>
      <w:proofErr w:type="spellEnd"/>
      <w:r w:rsidRPr="007B0978">
        <w:t xml:space="preserve"> </w:t>
      </w:r>
      <w:proofErr w:type="spellStart"/>
      <w:r w:rsidRPr="007B0978">
        <w:t>FreeBusy</w:t>
      </w:r>
      <w:proofErr w:type="spellEnd"/>
      <w:r w:rsidRPr="007B0978">
        <w:t xml:space="preserve"> REPORT request to obtain </w:t>
      </w:r>
      <w:proofErr w:type="spellStart"/>
      <w:r w:rsidRPr="007B0978">
        <w:t>FreeBusy</w:t>
      </w:r>
      <w:proofErr w:type="spellEnd"/>
      <w:r w:rsidRPr="007B0978">
        <w:t xml:space="preserve"> information from a Service Availability Actor</w:t>
      </w:r>
      <w:r>
        <w:t>.</w:t>
      </w:r>
      <w:r w:rsidRPr="007B0978" w:rsidDel="00E93A04">
        <w:t xml:space="preserve"> </w:t>
      </w:r>
    </w:p>
    <w:p w14:paraId="0E711088" w14:textId="5759D2BD" w:rsidR="00FD6280" w:rsidRPr="007B0978" w:rsidRDefault="00FD6280" w:rsidP="00B96395">
      <w:pPr>
        <w:pStyle w:val="Heading5"/>
        <w:numPr>
          <w:ilvl w:val="0"/>
          <w:numId w:val="0"/>
        </w:numPr>
        <w:rPr>
          <w:noProof w:val="0"/>
        </w:rPr>
      </w:pPr>
      <w:bookmarkStart w:id="343" w:name="_Toc358800577"/>
      <w:bookmarkStart w:id="344" w:name="_Toc358800650"/>
      <w:bookmarkStart w:id="345" w:name="_Toc461203758"/>
      <w:bookmarkEnd w:id="340"/>
      <w:bookmarkEnd w:id="341"/>
      <w:r w:rsidRPr="007B0978">
        <w:rPr>
          <w:noProof w:val="0"/>
        </w:rPr>
        <w:t>3.75.4.1.1 Trigger Events</w:t>
      </w:r>
      <w:bookmarkEnd w:id="343"/>
      <w:bookmarkEnd w:id="344"/>
      <w:r w:rsidR="00E93A04">
        <w:rPr>
          <w:noProof w:val="0"/>
        </w:rPr>
        <w:t>.</w:t>
      </w:r>
      <w:bookmarkEnd w:id="345"/>
    </w:p>
    <w:p w14:paraId="2293F405" w14:textId="2EC61966" w:rsidR="00FD6280" w:rsidRPr="007B0978" w:rsidRDefault="00FD6280" w:rsidP="00C827B5">
      <w:pPr>
        <w:pStyle w:val="BodyText"/>
        <w:rPr>
          <w:noProof w:val="0"/>
        </w:rPr>
      </w:pPr>
      <w:r w:rsidRPr="007B0978">
        <w:rPr>
          <w:noProof w:val="0"/>
        </w:rPr>
        <w:t xml:space="preserve">A Service Finder will submit a Query for </w:t>
      </w:r>
      <w:proofErr w:type="spellStart"/>
      <w:r w:rsidRPr="007B0978">
        <w:rPr>
          <w:noProof w:val="0"/>
        </w:rPr>
        <w:t>FreeBusy</w:t>
      </w:r>
      <w:proofErr w:type="spellEnd"/>
      <w:r w:rsidRPr="007B0978">
        <w:rPr>
          <w:noProof w:val="0"/>
        </w:rPr>
        <w:t xml:space="preserve"> request to a Service Availability </w:t>
      </w:r>
      <w:r w:rsidR="005E006B" w:rsidRPr="007B0978">
        <w:rPr>
          <w:noProof w:val="0"/>
        </w:rPr>
        <w:t>Actor</w:t>
      </w:r>
      <w:r w:rsidRPr="007B0978">
        <w:rPr>
          <w:noProof w:val="0"/>
        </w:rPr>
        <w:t xml:space="preserve"> when it wishes to obtain BUSY information about a Provider or Service at a particular Facility. </w:t>
      </w:r>
    </w:p>
    <w:p w14:paraId="210529A7" w14:textId="77777777" w:rsidR="00FD6280" w:rsidRPr="007B0978" w:rsidRDefault="00FD6280" w:rsidP="00B96395">
      <w:pPr>
        <w:pStyle w:val="Heading5"/>
        <w:numPr>
          <w:ilvl w:val="0"/>
          <w:numId w:val="0"/>
        </w:numPr>
        <w:rPr>
          <w:noProof w:val="0"/>
        </w:rPr>
      </w:pPr>
      <w:bookmarkStart w:id="346" w:name="_Toc358800578"/>
      <w:bookmarkStart w:id="347" w:name="_Toc358800651"/>
      <w:bookmarkStart w:id="348" w:name="_Toc461203759"/>
      <w:r w:rsidRPr="007B0978">
        <w:rPr>
          <w:noProof w:val="0"/>
        </w:rPr>
        <w:t>3.75.4.1.2 Message Semantics</w:t>
      </w:r>
      <w:bookmarkEnd w:id="346"/>
      <w:bookmarkEnd w:id="347"/>
      <w:bookmarkEnd w:id="348"/>
    </w:p>
    <w:p w14:paraId="5E1BAA3B" w14:textId="77777777" w:rsidR="00FD6280" w:rsidRPr="007B0978" w:rsidRDefault="00FD6280" w:rsidP="0044782F">
      <w:pPr>
        <w:pStyle w:val="BodyText"/>
        <w:rPr>
          <w:noProof w:val="0"/>
        </w:rPr>
      </w:pPr>
      <w:r w:rsidRPr="007B0978">
        <w:rPr>
          <w:noProof w:val="0"/>
        </w:rPr>
        <w:t xml:space="preserve">The Query for </w:t>
      </w:r>
      <w:proofErr w:type="spellStart"/>
      <w:r w:rsidRPr="007B0978">
        <w:rPr>
          <w:noProof w:val="0"/>
        </w:rPr>
        <w:t>FreeBusy</w:t>
      </w:r>
      <w:proofErr w:type="spellEnd"/>
      <w:r w:rsidRPr="007B0978">
        <w:rPr>
          <w:noProof w:val="0"/>
        </w:rPr>
        <w:t xml:space="preserve"> request shall be constructed as a well-formed </w:t>
      </w:r>
      <w:proofErr w:type="spellStart"/>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request as specified in RFC 4791.</w:t>
      </w:r>
    </w:p>
    <w:p w14:paraId="4812F3A4" w14:textId="4E792CC0" w:rsidR="002275C9" w:rsidRPr="007B0978" w:rsidRDefault="002275C9" w:rsidP="002275C9">
      <w:pPr>
        <w:pStyle w:val="BodyText"/>
        <w:rPr>
          <w:noProof w:val="0"/>
        </w:rPr>
      </w:pPr>
      <w:proofErr w:type="spellStart"/>
      <w:r w:rsidRPr="007B0978">
        <w:rPr>
          <w:noProof w:val="0"/>
        </w:rPr>
        <w:t>FreeBusy</w:t>
      </w:r>
      <w:proofErr w:type="spellEnd"/>
      <w:r w:rsidRPr="007B0978">
        <w:rPr>
          <w:noProof w:val="0"/>
        </w:rPr>
        <w:t xml:space="preserve"> queries return “busy” data; therefore, the operating hours will be required </w:t>
      </w:r>
      <w:proofErr w:type="gramStart"/>
      <w:r w:rsidRPr="007B0978">
        <w:rPr>
          <w:noProof w:val="0"/>
        </w:rPr>
        <w:t>in order to</w:t>
      </w:r>
      <w:proofErr w:type="gramEnd"/>
      <w:r w:rsidRPr="007B0978">
        <w:rPr>
          <w:noProof w:val="0"/>
        </w:rPr>
        <w:t xml:space="preserve"> calculate the “free” time during an interval of interest. A Service Finder, </w:t>
      </w:r>
      <w:proofErr w:type="gramStart"/>
      <w:r w:rsidRPr="007B0978">
        <w:rPr>
          <w:noProof w:val="0"/>
        </w:rPr>
        <w:t>in order to</w:t>
      </w:r>
      <w:proofErr w:type="gramEnd"/>
      <w:r w:rsidRPr="007B0978">
        <w:rPr>
          <w:noProof w:val="0"/>
        </w:rPr>
        <w:t xml:space="preserve"> optionally </w:t>
      </w:r>
      <w:r w:rsidRPr="007B0978">
        <w:rPr>
          <w:noProof w:val="0"/>
        </w:rPr>
        <w:lastRenderedPageBreak/>
        <w:t xml:space="preserve">calculate “free” time, will either have to know ahead of time or obtain via </w:t>
      </w:r>
      <w:r w:rsidR="00E93A04">
        <w:rPr>
          <w:noProof w:val="0"/>
        </w:rPr>
        <w:t>the [</w:t>
      </w:r>
      <w:r w:rsidRPr="007B0978">
        <w:rPr>
          <w:noProof w:val="0"/>
        </w:rPr>
        <w:t>ITI-73</w:t>
      </w:r>
      <w:r w:rsidR="00E93A04">
        <w:rPr>
          <w:noProof w:val="0"/>
        </w:rPr>
        <w:t>] transaction</w:t>
      </w:r>
      <w:r w:rsidRPr="007B0978">
        <w:rPr>
          <w:noProof w:val="0"/>
        </w:rPr>
        <w:t xml:space="preserve">, the endpoint address for the </w:t>
      </w:r>
      <w:proofErr w:type="spellStart"/>
      <w:r w:rsidRPr="007B0978">
        <w:rPr>
          <w:noProof w:val="0"/>
        </w:rPr>
        <w:t>FreeBusy</w:t>
      </w:r>
      <w:proofErr w:type="spellEnd"/>
      <w:r w:rsidRPr="007B0978">
        <w:rPr>
          <w:noProof w:val="0"/>
        </w:rPr>
        <w:t xml:space="preserve"> service and the operating hours of the service. </w:t>
      </w:r>
    </w:p>
    <w:p w14:paraId="1A19B70B" w14:textId="77777777" w:rsidR="002275C9" w:rsidRPr="007B0978" w:rsidRDefault="002275C9" w:rsidP="002275C9">
      <w:pPr>
        <w:pStyle w:val="BodyText"/>
        <w:rPr>
          <w:noProof w:val="0"/>
        </w:rPr>
      </w:pPr>
      <w:r w:rsidRPr="007B0978">
        <w:rPr>
          <w:noProof w:val="0"/>
        </w:rPr>
        <w:t>In the case of an organization-offered service at a facility, this content is found here:</w:t>
      </w:r>
    </w:p>
    <w:p w14:paraId="678FDA04" w14:textId="77777777" w:rsidR="002275C9" w:rsidRPr="007B0978" w:rsidRDefault="002275C9" w:rsidP="002275C9">
      <w:pPr>
        <w:pStyle w:val="BodyText"/>
        <w:numPr>
          <w:ilvl w:val="0"/>
          <w:numId w:val="28"/>
        </w:numPr>
        <w:rPr>
          <w:noProof w:val="0"/>
        </w:rPr>
      </w:pPr>
      <w:r w:rsidRPr="007B0978">
        <w:rPr>
          <w:noProof w:val="0"/>
        </w:rPr>
        <w:t xml:space="preserve">The </w:t>
      </w:r>
      <w:r w:rsidRPr="007B0978">
        <w:rPr>
          <w:rStyle w:val="XMLname"/>
          <w:noProof w:val="0"/>
        </w:rPr>
        <w:t>/CSD/facilityDirectory/facility/organizations/organization/service</w:t>
      </w:r>
      <w:r w:rsidRPr="007B0978">
        <w:rPr>
          <w:noProof w:val="0"/>
        </w:rPr>
        <w:t xml:space="preserve"> element contains the operating hours and </w:t>
      </w:r>
      <w:proofErr w:type="spellStart"/>
      <w:r w:rsidRPr="007B0978">
        <w:rPr>
          <w:noProof w:val="0"/>
        </w:rPr>
        <w:t>FreeBusy</w:t>
      </w:r>
      <w:proofErr w:type="spellEnd"/>
      <w:r w:rsidRPr="007B0978">
        <w:rPr>
          <w:noProof w:val="0"/>
        </w:rPr>
        <w:t xml:space="preserve"> address for a specific service offered under the auspices of specific organization at a specific facility</w:t>
      </w:r>
    </w:p>
    <w:p w14:paraId="14ABAE10" w14:textId="77777777" w:rsidR="002275C9" w:rsidRPr="007B0978" w:rsidRDefault="002275C9" w:rsidP="002275C9">
      <w:pPr>
        <w:pStyle w:val="BodyText"/>
        <w:rPr>
          <w:noProof w:val="0"/>
        </w:rPr>
      </w:pPr>
      <w:r w:rsidRPr="007B0978">
        <w:rPr>
          <w:noProof w:val="0"/>
        </w:rPr>
        <w:t>In the case of a specific provider-offered service, the content is found here:</w:t>
      </w:r>
    </w:p>
    <w:p w14:paraId="194150CA" w14:textId="77777777" w:rsidR="002275C9" w:rsidRPr="007B0978" w:rsidRDefault="002275C9" w:rsidP="002275C9">
      <w:pPr>
        <w:pStyle w:val="BodyText"/>
        <w:numPr>
          <w:ilvl w:val="0"/>
          <w:numId w:val="28"/>
        </w:numPr>
        <w:rPr>
          <w:noProof w:val="0"/>
        </w:rPr>
      </w:pPr>
      <w:r w:rsidRPr="007B0978">
        <w:rPr>
          <w:noProof w:val="0"/>
        </w:rPr>
        <w:t>The /</w:t>
      </w:r>
      <w:r w:rsidRPr="007B0978">
        <w:rPr>
          <w:rStyle w:val="XMLname"/>
          <w:noProof w:val="0"/>
          <w:szCs w:val="24"/>
        </w:rPr>
        <w:t>CSD/</w:t>
      </w:r>
      <w:proofErr w:type="spellStart"/>
      <w:r w:rsidRPr="007B0978">
        <w:rPr>
          <w:rStyle w:val="XMLname"/>
          <w:noProof w:val="0"/>
          <w:szCs w:val="24"/>
        </w:rPr>
        <w:t>providerDirectory</w:t>
      </w:r>
      <w:proofErr w:type="spellEnd"/>
      <w:r w:rsidRPr="007B0978">
        <w:rPr>
          <w:rStyle w:val="XMLname"/>
          <w:noProof w:val="0"/>
          <w:szCs w:val="24"/>
        </w:rPr>
        <w:t>/provider</w:t>
      </w:r>
      <w:r w:rsidRPr="007B0978">
        <w:rPr>
          <w:rFonts w:ascii="Courier New" w:hAnsi="Courier New" w:cs="Courier New"/>
          <w:iCs/>
          <w:noProof w:val="0"/>
          <w:sz w:val="20"/>
          <w:szCs w:val="24"/>
        </w:rPr>
        <w:t>/facilities/facility/service</w:t>
      </w:r>
      <w:r w:rsidRPr="007B0978">
        <w:rPr>
          <w:noProof w:val="0"/>
        </w:rPr>
        <w:t xml:space="preserve"> element contains the operating hours and </w:t>
      </w:r>
      <w:proofErr w:type="spellStart"/>
      <w:r w:rsidRPr="007B0978">
        <w:rPr>
          <w:noProof w:val="0"/>
        </w:rPr>
        <w:t>FreeBusy</w:t>
      </w:r>
      <w:proofErr w:type="spellEnd"/>
      <w:r w:rsidRPr="007B0978">
        <w:rPr>
          <w:noProof w:val="0"/>
        </w:rPr>
        <w:t xml:space="preserve"> address for specific provider’s services offered at a specific facility.</w:t>
      </w:r>
    </w:p>
    <w:p w14:paraId="79C518F7" w14:textId="77777777" w:rsidR="002275C9" w:rsidRPr="007B0978" w:rsidRDefault="002275C9" w:rsidP="002275C9">
      <w:pPr>
        <w:pStyle w:val="BodyText"/>
        <w:rPr>
          <w:noProof w:val="0"/>
        </w:rPr>
      </w:pPr>
      <w:r w:rsidRPr="007B0978">
        <w:rPr>
          <w:noProof w:val="0"/>
        </w:rPr>
        <w:t>When a Service Finder determines schedulable time for a health worker providing a service at a facility, the following precedence rules apply:</w:t>
      </w:r>
    </w:p>
    <w:p w14:paraId="195BB5CB"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noProof w:val="0"/>
          <w:sz w:val="20"/>
        </w:rPr>
        <w:t>/</w:t>
      </w:r>
      <w:r w:rsidRPr="007B0978">
        <w:rPr>
          <w:rFonts w:ascii="Courier New" w:hAnsi="Courier New" w:cs="Courier New"/>
          <w:noProof w:val="0"/>
          <w:sz w:val="20"/>
        </w:rPr>
        <w:t>CSD/providerDirectory/provider/facilties/facility/service/operatingHours</w:t>
      </w:r>
      <w:r w:rsidRPr="007B0978">
        <w:rPr>
          <w:noProof w:val="0"/>
        </w:rPr>
        <w:t xml:space="preserve"> exist, they take precedence over any of the other elements defined below. The other elements below are ignored.</w:t>
      </w:r>
    </w:p>
    <w:p w14:paraId="6E59DC2C"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cs="Courier New"/>
          <w:noProof w:val="0"/>
          <w:sz w:val="20"/>
        </w:rPr>
        <w:t>/CSD/providerDirectory/provider/facilties/facility/operatingHours</w:t>
      </w:r>
      <w:r w:rsidRPr="007B0978">
        <w:rPr>
          <w:noProof w:val="0"/>
        </w:rPr>
        <w:t xml:space="preserve"> exist, then they take next precedence over any of the other elements defined below. The other elements below are ignored.</w:t>
      </w:r>
    </w:p>
    <w:p w14:paraId="0860835E" w14:textId="77777777" w:rsidR="002275C9" w:rsidRPr="007B0978" w:rsidRDefault="002275C9" w:rsidP="002275C9">
      <w:pPr>
        <w:pStyle w:val="BodyText"/>
        <w:numPr>
          <w:ilvl w:val="0"/>
          <w:numId w:val="28"/>
        </w:numPr>
        <w:rPr>
          <w:noProof w:val="0"/>
        </w:rPr>
      </w:pPr>
      <w:r w:rsidRPr="007B0978">
        <w:rPr>
          <w:noProof w:val="0"/>
        </w:rPr>
        <w:t xml:space="preserve">If any </w:t>
      </w:r>
      <w:r w:rsidRPr="007B0978">
        <w:rPr>
          <w:rFonts w:ascii="Courier New" w:hAnsi="Courier New" w:cs="Courier New"/>
          <w:noProof w:val="0"/>
          <w:sz w:val="20"/>
        </w:rPr>
        <w:t>/CSD/</w:t>
      </w:r>
      <w:proofErr w:type="spellStart"/>
      <w:r w:rsidRPr="007B0978">
        <w:rPr>
          <w:rFonts w:ascii="Courier New" w:hAnsi="Courier New" w:cs="Courier New"/>
          <w:noProof w:val="0"/>
          <w:sz w:val="20"/>
        </w:rPr>
        <w:t>facilityDirectory</w:t>
      </w:r>
      <w:proofErr w:type="spellEnd"/>
      <w:r w:rsidRPr="007B0978">
        <w:rPr>
          <w:rFonts w:ascii="Courier New" w:hAnsi="Courier New" w:cs="Courier New"/>
          <w:noProof w:val="0"/>
          <w:sz w:val="20"/>
        </w:rPr>
        <w:t>/facility/</w:t>
      </w:r>
      <w:proofErr w:type="spellStart"/>
      <w:r w:rsidRPr="007B0978">
        <w:rPr>
          <w:rFonts w:ascii="Courier New" w:hAnsi="Courier New" w:cs="Courier New"/>
          <w:noProof w:val="0"/>
          <w:sz w:val="20"/>
        </w:rPr>
        <w:t>operatingHours</w:t>
      </w:r>
      <w:proofErr w:type="spellEnd"/>
      <w:r w:rsidRPr="007B0978">
        <w:rPr>
          <w:noProof w:val="0"/>
        </w:rPr>
        <w:t xml:space="preserve"> exists, then they are used </w:t>
      </w:r>
      <w:proofErr w:type="gramStart"/>
      <w:r w:rsidRPr="007B0978">
        <w:rPr>
          <w:noProof w:val="0"/>
        </w:rPr>
        <w:t>for</w:t>
      </w:r>
      <w:proofErr w:type="gramEnd"/>
      <w:r w:rsidRPr="007B0978">
        <w:rPr>
          <w:noProof w:val="0"/>
        </w:rPr>
        <w:t xml:space="preserve"> </w:t>
      </w:r>
      <w:proofErr w:type="gramStart"/>
      <w:r w:rsidRPr="007B0978">
        <w:rPr>
          <w:noProof w:val="0"/>
        </w:rPr>
        <w:t>determine</w:t>
      </w:r>
      <w:proofErr w:type="gramEnd"/>
      <w:r w:rsidRPr="007B0978">
        <w:rPr>
          <w:noProof w:val="0"/>
        </w:rPr>
        <w:t xml:space="preserve"> the schedulable time.</w:t>
      </w:r>
    </w:p>
    <w:p w14:paraId="799C5887" w14:textId="77777777" w:rsidR="002275C9" w:rsidRPr="007B0978" w:rsidRDefault="002275C9" w:rsidP="002275C9">
      <w:pPr>
        <w:pStyle w:val="BodyText"/>
        <w:numPr>
          <w:ilvl w:val="0"/>
          <w:numId w:val="28"/>
        </w:numPr>
        <w:rPr>
          <w:noProof w:val="0"/>
        </w:rPr>
      </w:pPr>
      <w:r w:rsidRPr="007B0978">
        <w:rPr>
          <w:noProof w:val="0"/>
        </w:rPr>
        <w:t>If none of the above elements exist, then the Service Finders assumes that there are no restrictions on schedulable time.</w:t>
      </w:r>
    </w:p>
    <w:p w14:paraId="7DFD39C3" w14:textId="77777777" w:rsidR="002275C9" w:rsidRPr="007B0978" w:rsidRDefault="002275C9" w:rsidP="002275C9">
      <w:pPr>
        <w:pStyle w:val="BodyText"/>
        <w:rPr>
          <w:b/>
          <w:noProof w:val="0"/>
          <w:u w:val="single"/>
        </w:rPr>
      </w:pPr>
    </w:p>
    <w:p w14:paraId="5605A184" w14:textId="77777777" w:rsidR="00FD6280" w:rsidRPr="007B0978" w:rsidRDefault="00FD6280" w:rsidP="00C827B5">
      <w:pPr>
        <w:pStyle w:val="BodyText"/>
        <w:rPr>
          <w:noProof w:val="0"/>
        </w:rPr>
      </w:pPr>
      <w:r w:rsidRPr="007B0978">
        <w:rPr>
          <w:noProof w:val="0"/>
        </w:rPr>
        <w:t xml:space="preserve">The Service Finder shall specify the </w:t>
      </w:r>
      <w:proofErr w:type="spellStart"/>
      <w:r w:rsidRPr="007B0978">
        <w:rPr>
          <w:noProof w:val="0"/>
        </w:rPr>
        <w:t>CalDAV</w:t>
      </w:r>
      <w:proofErr w:type="spellEnd"/>
      <w:r w:rsidRPr="007B0978">
        <w:rPr>
          <w:noProof w:val="0"/>
        </w:rPr>
        <w:t xml:space="preserve"> calendar address (as represented in the </w:t>
      </w:r>
      <w:proofErr w:type="spellStart"/>
      <w:r w:rsidRPr="007B0978">
        <w:rPr>
          <w:rStyle w:val="XMLname"/>
          <w:noProof w:val="0"/>
        </w:rPr>
        <w:t>freeBusyURI</w:t>
      </w:r>
      <w:proofErr w:type="spellEnd"/>
      <w:r w:rsidRPr="007B0978">
        <w:rPr>
          <w:noProof w:val="0"/>
        </w:rPr>
        <w:t xml:space="preserve"> element) and the time interval of interest and send a </w:t>
      </w:r>
      <w:proofErr w:type="spellStart"/>
      <w:r w:rsidRPr="007B0978">
        <w:rPr>
          <w:noProof w:val="0"/>
        </w:rPr>
        <w:t>FreeBusy</w:t>
      </w:r>
      <w:proofErr w:type="spellEnd"/>
      <w:r w:rsidRPr="007B0978">
        <w:rPr>
          <w:noProof w:val="0"/>
        </w:rPr>
        <w:t xml:space="preserve"> REPORT request in accordance with the IETF RFC 4791 specification. </w:t>
      </w:r>
    </w:p>
    <w:p w14:paraId="17A1ECF3" w14:textId="2B74F96E" w:rsidR="00D505D7" w:rsidRPr="007B0978" w:rsidRDefault="00FD6280" w:rsidP="0057176B">
      <w:pPr>
        <w:pStyle w:val="BodyText"/>
        <w:rPr>
          <w:noProof w:val="0"/>
        </w:rPr>
      </w:pPr>
      <w:r w:rsidRPr="007B0978">
        <w:rPr>
          <w:noProof w:val="0"/>
        </w:rPr>
        <w:t xml:space="preserve">An example </w:t>
      </w:r>
      <w:proofErr w:type="spellStart"/>
      <w:r w:rsidRPr="007B0978">
        <w:rPr>
          <w:noProof w:val="0"/>
        </w:rPr>
        <w:t>FreeBusy</w:t>
      </w:r>
      <w:proofErr w:type="spellEnd"/>
      <w:r w:rsidRPr="007B0978">
        <w:rPr>
          <w:noProof w:val="0"/>
        </w:rPr>
        <w:t xml:space="preserve"> query is shown below. In this example, the </w:t>
      </w:r>
      <w:proofErr w:type="spellStart"/>
      <w:r w:rsidRPr="007B0978">
        <w:rPr>
          <w:noProof w:val="0"/>
        </w:rPr>
        <w:t>CalDAV</w:t>
      </w:r>
      <w:proofErr w:type="spellEnd"/>
      <w:r w:rsidRPr="007B0978">
        <w:rPr>
          <w:noProof w:val="0"/>
        </w:rPr>
        <w:t xml:space="preserve"> endpoint is indicated as “example.com/</w:t>
      </w:r>
      <w:proofErr w:type="spellStart"/>
      <w:r w:rsidRPr="007B0978">
        <w:rPr>
          <w:noProof w:val="0"/>
        </w:rPr>
        <w:t>drblack</w:t>
      </w:r>
      <w:proofErr w:type="spellEnd"/>
      <w:r w:rsidRPr="007B0978">
        <w:rPr>
          <w:noProof w:val="0"/>
        </w:rPr>
        <w:t xml:space="preserve">/work/” and the date range is indicated as "20060104T140000Z” to “20060105T220000Z”. </w:t>
      </w:r>
    </w:p>
    <w:p w14:paraId="200BB9B9" w14:textId="77777777" w:rsidR="00FD6280" w:rsidRPr="007B0978" w:rsidRDefault="00FD6280" w:rsidP="00AE7FE0">
      <w:pPr>
        <w:pStyle w:val="BodyText"/>
        <w:rPr>
          <w:noProof w:val="0"/>
        </w:rPr>
      </w:pPr>
    </w:p>
    <w:p w14:paraId="7CE09F0F" w14:textId="77777777" w:rsidR="00FD6280" w:rsidRPr="007B0978" w:rsidRDefault="00FD6280" w:rsidP="00154CFA">
      <w:pPr>
        <w:pStyle w:val="XMLFragment"/>
        <w:rPr>
          <w:noProof w:val="0"/>
        </w:rPr>
      </w:pPr>
      <w:r w:rsidRPr="007B0978">
        <w:rPr>
          <w:noProof w:val="0"/>
          <w:color w:val="000000"/>
          <w:szCs w:val="24"/>
        </w:rPr>
        <w:lastRenderedPageBreak/>
        <w:t>REPORT example.com/</w:t>
      </w:r>
      <w:proofErr w:type="spellStart"/>
      <w:r w:rsidRPr="007B0978">
        <w:rPr>
          <w:noProof w:val="0"/>
          <w:color w:val="000000"/>
          <w:szCs w:val="24"/>
        </w:rPr>
        <w:t>drblack</w:t>
      </w:r>
      <w:proofErr w:type="spellEnd"/>
      <w:r w:rsidRPr="007B0978">
        <w:rPr>
          <w:noProof w:val="0"/>
          <w:color w:val="000000"/>
          <w:szCs w:val="24"/>
        </w:rPr>
        <w:t>/work/ HTTP/1.1</w:t>
      </w:r>
      <w:r w:rsidRPr="007B0978">
        <w:rPr>
          <w:noProof w:val="0"/>
          <w:color w:val="000000"/>
          <w:szCs w:val="24"/>
        </w:rPr>
        <w:br/>
        <w:t>Content-Type: application/xml; charset="utf-8"</w:t>
      </w:r>
      <w:r w:rsidRPr="007B0978">
        <w:rPr>
          <w:noProof w:val="0"/>
          <w:color w:val="000000"/>
          <w:szCs w:val="24"/>
        </w:rPr>
        <w:br/>
      </w:r>
      <w:r w:rsidRPr="007B0978">
        <w:rPr>
          <w:noProof w:val="0"/>
          <w:color w:val="000000"/>
          <w:szCs w:val="24"/>
        </w:rPr>
        <w:br/>
      </w:r>
      <w:r w:rsidRPr="007B0978">
        <w:rPr>
          <w:noProof w:val="0"/>
          <w:color w:val="8B26C9"/>
          <w:szCs w:val="24"/>
        </w:rPr>
        <w:t>&lt;?xml version="1.0" encoding="utf-8" ?&gt;</w:t>
      </w:r>
      <w:r w:rsidRPr="007B0978">
        <w:rPr>
          <w:noProof w:val="0"/>
          <w:color w:val="000000"/>
          <w:szCs w:val="24"/>
        </w:rPr>
        <w:br/>
      </w:r>
      <w:r w:rsidRPr="007B0978">
        <w:rPr>
          <w:noProof w:val="0"/>
          <w:color w:val="000096"/>
          <w:szCs w:val="24"/>
        </w:rPr>
        <w:t>&lt;</w:t>
      </w:r>
      <w:proofErr w:type="spellStart"/>
      <w:r w:rsidRPr="007B0978">
        <w:rPr>
          <w:noProof w:val="0"/>
          <w:color w:val="000096"/>
          <w:szCs w:val="24"/>
        </w:rPr>
        <w:t>C:free-busy-query</w:t>
      </w:r>
      <w:proofErr w:type="spellEnd"/>
      <w:r w:rsidRPr="007B0978">
        <w:rPr>
          <w:noProof w:val="0"/>
          <w:color w:val="F5844C"/>
          <w:szCs w:val="24"/>
        </w:rPr>
        <w:t xml:space="preserve"> </w:t>
      </w:r>
      <w:proofErr w:type="spellStart"/>
      <w:r w:rsidRPr="007B0978">
        <w:rPr>
          <w:noProof w:val="0"/>
          <w:color w:val="0099CC"/>
          <w:szCs w:val="24"/>
        </w:rPr>
        <w:t>xmlns:C</w:t>
      </w:r>
      <w:proofErr w:type="spellEnd"/>
      <w:r w:rsidRPr="007B0978">
        <w:rPr>
          <w:noProof w:val="0"/>
          <w:color w:val="FF8040"/>
          <w:szCs w:val="24"/>
        </w:rPr>
        <w:t>=</w:t>
      </w:r>
      <w:r w:rsidRPr="007B0978">
        <w:rPr>
          <w:noProof w:val="0"/>
          <w:color w:val="993300"/>
          <w:szCs w:val="24"/>
        </w:rPr>
        <w:t>"</w:t>
      </w:r>
      <w:proofErr w:type="spellStart"/>
      <w:r w:rsidRPr="007B0978">
        <w:rPr>
          <w:noProof w:val="0"/>
          <w:color w:val="993300"/>
          <w:szCs w:val="24"/>
        </w:rPr>
        <w:t>urn:ietf:params:xml:ns:caldav</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0096"/>
          <w:szCs w:val="24"/>
        </w:rPr>
        <w:t>&lt;</w:t>
      </w:r>
      <w:proofErr w:type="spellStart"/>
      <w:r w:rsidRPr="007B0978">
        <w:rPr>
          <w:noProof w:val="0"/>
          <w:color w:val="000096"/>
          <w:szCs w:val="24"/>
        </w:rPr>
        <w:t>C:time-range</w:t>
      </w:r>
      <w:proofErr w:type="spellEnd"/>
      <w:r w:rsidRPr="007B0978">
        <w:rPr>
          <w:noProof w:val="0"/>
          <w:color w:val="F5844C"/>
          <w:szCs w:val="24"/>
        </w:rPr>
        <w:t xml:space="preserve"> start</w:t>
      </w:r>
      <w:r w:rsidRPr="007B0978">
        <w:rPr>
          <w:noProof w:val="0"/>
          <w:color w:val="FF8040"/>
          <w:szCs w:val="24"/>
        </w:rPr>
        <w:t>=</w:t>
      </w:r>
      <w:r w:rsidRPr="007B0978">
        <w:rPr>
          <w:noProof w:val="0"/>
          <w:color w:val="993300"/>
          <w:szCs w:val="24"/>
        </w:rPr>
        <w:t>"20060104T140000Z"</w:t>
      </w:r>
      <w:r w:rsidRPr="007B0978">
        <w:rPr>
          <w:noProof w:val="0"/>
          <w:color w:val="000000"/>
          <w:szCs w:val="24"/>
        </w:rPr>
        <w:br/>
      </w:r>
      <w:r w:rsidRPr="007B0978">
        <w:rPr>
          <w:noProof w:val="0"/>
          <w:color w:val="F5844C"/>
          <w:szCs w:val="24"/>
        </w:rPr>
        <w:t xml:space="preserve">        end</w:t>
      </w:r>
      <w:r w:rsidRPr="007B0978">
        <w:rPr>
          <w:noProof w:val="0"/>
          <w:color w:val="FF8040"/>
          <w:szCs w:val="24"/>
        </w:rPr>
        <w:t>=</w:t>
      </w:r>
      <w:r w:rsidRPr="007B0978">
        <w:rPr>
          <w:noProof w:val="0"/>
          <w:color w:val="993300"/>
          <w:szCs w:val="24"/>
        </w:rPr>
        <w:t>"20060105T220000Z"</w:t>
      </w:r>
      <w:r w:rsidRPr="007B0978">
        <w:rPr>
          <w:noProof w:val="0"/>
          <w:color w:val="000096"/>
          <w:szCs w:val="24"/>
        </w:rPr>
        <w:t>/&gt;</w:t>
      </w:r>
      <w:r w:rsidRPr="007B0978">
        <w:rPr>
          <w:noProof w:val="0"/>
          <w:color w:val="000000"/>
          <w:szCs w:val="24"/>
        </w:rPr>
        <w:br/>
      </w:r>
      <w:r w:rsidRPr="007B0978">
        <w:rPr>
          <w:noProof w:val="0"/>
          <w:color w:val="000096"/>
          <w:szCs w:val="24"/>
        </w:rPr>
        <w:t>&lt;/</w:t>
      </w:r>
      <w:proofErr w:type="spellStart"/>
      <w:r w:rsidRPr="007B0978">
        <w:rPr>
          <w:noProof w:val="0"/>
          <w:color w:val="000096"/>
          <w:szCs w:val="24"/>
        </w:rPr>
        <w:t>C:free-busy-query</w:t>
      </w:r>
      <w:proofErr w:type="spellEnd"/>
      <w:r w:rsidRPr="007B0978">
        <w:rPr>
          <w:noProof w:val="0"/>
          <w:color w:val="000096"/>
          <w:szCs w:val="24"/>
        </w:rPr>
        <w:t>&gt;</w:t>
      </w:r>
      <w:r w:rsidRPr="007B0978">
        <w:rPr>
          <w:noProof w:val="0"/>
          <w:color w:val="000000"/>
          <w:szCs w:val="24"/>
        </w:rPr>
        <w:br/>
      </w:r>
    </w:p>
    <w:p w14:paraId="5042ECC6" w14:textId="77777777" w:rsidR="00FD6280" w:rsidRPr="007B0978" w:rsidRDefault="00FD6280" w:rsidP="00AE7FE0">
      <w:pPr>
        <w:pStyle w:val="BodyText"/>
        <w:rPr>
          <w:noProof w:val="0"/>
        </w:rPr>
      </w:pPr>
    </w:p>
    <w:p w14:paraId="3282382E" w14:textId="77777777" w:rsidR="00FD6280" w:rsidRPr="007B0978" w:rsidRDefault="00FD6280" w:rsidP="00B96395">
      <w:pPr>
        <w:pStyle w:val="Heading5"/>
        <w:numPr>
          <w:ilvl w:val="0"/>
          <w:numId w:val="0"/>
        </w:numPr>
        <w:rPr>
          <w:noProof w:val="0"/>
        </w:rPr>
      </w:pPr>
      <w:bookmarkStart w:id="349" w:name="_Toc358800579"/>
      <w:bookmarkStart w:id="350" w:name="_Toc358800652"/>
      <w:bookmarkStart w:id="351" w:name="_Toc461203760"/>
      <w:r w:rsidRPr="007B0978">
        <w:rPr>
          <w:noProof w:val="0"/>
        </w:rPr>
        <w:t>3.75.4.1.3 Expected Actions</w:t>
      </w:r>
      <w:bookmarkEnd w:id="349"/>
      <w:bookmarkEnd w:id="350"/>
      <w:bookmarkEnd w:id="351"/>
    </w:p>
    <w:p w14:paraId="48B204CB" w14:textId="00C91B0D" w:rsidR="00FD6280" w:rsidRPr="007B0978" w:rsidRDefault="00FD6280" w:rsidP="00C827B5">
      <w:pPr>
        <w:pStyle w:val="BodyText"/>
        <w:rPr>
          <w:noProof w:val="0"/>
        </w:rPr>
      </w:pPr>
      <w:r w:rsidRPr="007B0978">
        <w:rPr>
          <w:noProof w:val="0"/>
        </w:rPr>
        <w:t xml:space="preserve">A Service Availability </w:t>
      </w:r>
      <w:r w:rsidR="005E006B" w:rsidRPr="007B0978">
        <w:rPr>
          <w:noProof w:val="0"/>
        </w:rPr>
        <w:t>Actor</w:t>
      </w:r>
      <w:r w:rsidRPr="007B0978">
        <w:rPr>
          <w:noProof w:val="0"/>
        </w:rPr>
        <w:t xml:space="preserve"> will respond with a </w:t>
      </w:r>
      <w:proofErr w:type="spellStart"/>
      <w:r w:rsidRPr="007B0978">
        <w:rPr>
          <w:noProof w:val="0"/>
        </w:rPr>
        <w:t>CalDAV</w:t>
      </w:r>
      <w:proofErr w:type="spellEnd"/>
      <w:r w:rsidRPr="007B0978">
        <w:rPr>
          <w:noProof w:val="0"/>
        </w:rPr>
        <w:t xml:space="preserve"> </w:t>
      </w:r>
      <w:proofErr w:type="spellStart"/>
      <w:r w:rsidRPr="007B0978">
        <w:rPr>
          <w:noProof w:val="0"/>
        </w:rPr>
        <w:t>FreeBusy</w:t>
      </w:r>
      <w:proofErr w:type="spellEnd"/>
      <w:r w:rsidRPr="007B0978">
        <w:rPr>
          <w:noProof w:val="0"/>
        </w:rPr>
        <w:t xml:space="preserve"> “report” conformant to IETF RFC 4791</w:t>
      </w:r>
      <w:r w:rsidR="008B268F" w:rsidRPr="007B0978">
        <w:rPr>
          <w:noProof w:val="0"/>
        </w:rPr>
        <w:t xml:space="preserve">. </w:t>
      </w:r>
      <w:r w:rsidRPr="007B0978">
        <w:rPr>
          <w:noProof w:val="0"/>
        </w:rPr>
        <w:t>If the request was not compliant with RFC 4791, the response will be an error report.</w:t>
      </w:r>
    </w:p>
    <w:p w14:paraId="706EAF8B" w14:textId="77777777" w:rsidR="00FD6280" w:rsidRPr="007B0978" w:rsidRDefault="00FD6280" w:rsidP="005D2735">
      <w:pPr>
        <w:pStyle w:val="Heading4"/>
        <w:numPr>
          <w:ilvl w:val="0"/>
          <w:numId w:val="0"/>
        </w:numPr>
        <w:rPr>
          <w:noProof w:val="0"/>
        </w:rPr>
      </w:pPr>
      <w:bookmarkStart w:id="352" w:name="_Toc461203761"/>
      <w:r w:rsidRPr="007B0978">
        <w:rPr>
          <w:noProof w:val="0"/>
        </w:rPr>
        <w:t xml:space="preserve">3.75.4.2 Query for </w:t>
      </w:r>
      <w:proofErr w:type="spellStart"/>
      <w:r w:rsidRPr="007B0978">
        <w:rPr>
          <w:noProof w:val="0"/>
        </w:rPr>
        <w:t>FreeBusy</w:t>
      </w:r>
      <w:proofErr w:type="spellEnd"/>
      <w:r w:rsidRPr="007B0978">
        <w:rPr>
          <w:noProof w:val="0"/>
        </w:rPr>
        <w:t xml:space="preserve"> Response</w:t>
      </w:r>
      <w:bookmarkEnd w:id="352"/>
    </w:p>
    <w:p w14:paraId="1F7BE5C9" w14:textId="45D6CFC0" w:rsidR="00E93A04" w:rsidRDefault="00E93A04" w:rsidP="0076459B">
      <w:r w:rsidRPr="007B0978">
        <w:t>The Service Availability Actor processes the inbou</w:t>
      </w:r>
      <w:r>
        <w:t>nd query and returns the result.</w:t>
      </w:r>
    </w:p>
    <w:p w14:paraId="07D6944D" w14:textId="77777777" w:rsidR="00FD6280" w:rsidRPr="007B0978" w:rsidRDefault="00FD6280" w:rsidP="005D2735">
      <w:pPr>
        <w:pStyle w:val="Heading5"/>
        <w:numPr>
          <w:ilvl w:val="0"/>
          <w:numId w:val="0"/>
        </w:numPr>
        <w:rPr>
          <w:noProof w:val="0"/>
        </w:rPr>
      </w:pPr>
      <w:bookmarkStart w:id="353" w:name="_Toc461203762"/>
      <w:r w:rsidRPr="007B0978">
        <w:rPr>
          <w:noProof w:val="0"/>
        </w:rPr>
        <w:t>3.75.4.2.1 Trigger Events</w:t>
      </w:r>
      <w:bookmarkEnd w:id="353"/>
    </w:p>
    <w:p w14:paraId="4E04105C" w14:textId="65C0A878" w:rsidR="00FD6280" w:rsidRPr="007B0978" w:rsidRDefault="00FD6280" w:rsidP="005D2735">
      <w:pPr>
        <w:pStyle w:val="BodyText"/>
        <w:rPr>
          <w:noProof w:val="0"/>
        </w:rPr>
      </w:pPr>
      <w:r w:rsidRPr="007B0978">
        <w:rPr>
          <w:noProof w:val="0"/>
        </w:rPr>
        <w:t xml:space="preserve">A Service Availability </w:t>
      </w:r>
      <w:r w:rsidR="005E006B" w:rsidRPr="007B0978">
        <w:rPr>
          <w:noProof w:val="0"/>
        </w:rPr>
        <w:t>Actor</w:t>
      </w:r>
      <w:r w:rsidRPr="007B0978">
        <w:rPr>
          <w:noProof w:val="0"/>
        </w:rPr>
        <w:t xml:space="preserve"> will process an inbound Query for </w:t>
      </w:r>
      <w:proofErr w:type="spellStart"/>
      <w:r w:rsidRPr="007B0978">
        <w:rPr>
          <w:noProof w:val="0"/>
        </w:rPr>
        <w:t>FreeBusy</w:t>
      </w:r>
      <w:proofErr w:type="spellEnd"/>
      <w:r w:rsidRPr="007B0978">
        <w:rPr>
          <w:noProof w:val="0"/>
        </w:rPr>
        <w:t xml:space="preserve"> request when it receives one from a Service Finder </w:t>
      </w:r>
      <w:r w:rsidR="005E006B" w:rsidRPr="007B0978">
        <w:rPr>
          <w:noProof w:val="0"/>
        </w:rPr>
        <w:t>Actor</w:t>
      </w:r>
      <w:r w:rsidRPr="007B0978">
        <w:rPr>
          <w:noProof w:val="0"/>
        </w:rPr>
        <w:t>.</w:t>
      </w:r>
    </w:p>
    <w:p w14:paraId="0CF470B7" w14:textId="77777777" w:rsidR="00FD6280" w:rsidRPr="007B0978" w:rsidRDefault="00FD6280" w:rsidP="005D2735">
      <w:pPr>
        <w:pStyle w:val="Heading5"/>
        <w:numPr>
          <w:ilvl w:val="0"/>
          <w:numId w:val="0"/>
        </w:numPr>
        <w:rPr>
          <w:noProof w:val="0"/>
        </w:rPr>
      </w:pPr>
      <w:bookmarkStart w:id="354" w:name="_Toc461203763"/>
      <w:r w:rsidRPr="007B0978">
        <w:rPr>
          <w:noProof w:val="0"/>
        </w:rPr>
        <w:t>3.75.4.2.2 Message Semantics</w:t>
      </w:r>
      <w:bookmarkEnd w:id="354"/>
    </w:p>
    <w:p w14:paraId="1894E769" w14:textId="2B0BFACE" w:rsidR="00FD6280" w:rsidRPr="007B0978" w:rsidRDefault="00FD6280" w:rsidP="00D1615A">
      <w:pPr>
        <w:pStyle w:val="BodyText"/>
        <w:rPr>
          <w:noProof w:val="0"/>
        </w:rPr>
      </w:pPr>
      <w:r w:rsidRPr="007B0978">
        <w:rPr>
          <w:noProof w:val="0"/>
        </w:rPr>
        <w:t xml:space="preserve">A Query for </w:t>
      </w:r>
      <w:proofErr w:type="spellStart"/>
      <w:r w:rsidRPr="007B0978">
        <w:rPr>
          <w:noProof w:val="0"/>
        </w:rPr>
        <w:t>FreeBusy</w:t>
      </w:r>
      <w:proofErr w:type="spellEnd"/>
      <w:r w:rsidRPr="007B0978">
        <w:rPr>
          <w:noProof w:val="0"/>
        </w:rPr>
        <w:t xml:space="preserve"> response shall adhere to the format for </w:t>
      </w:r>
      <w:proofErr w:type="spellStart"/>
      <w:r w:rsidRPr="007B0978">
        <w:rPr>
          <w:noProof w:val="0"/>
        </w:rPr>
        <w:t>FreeBusy</w:t>
      </w:r>
      <w:proofErr w:type="spellEnd"/>
      <w:r w:rsidRPr="007B0978">
        <w:rPr>
          <w:noProof w:val="0"/>
        </w:rPr>
        <w:t xml:space="preserve"> responses defined in IETF RFC 4791. An example of such a response is shown below</w:t>
      </w:r>
      <w:r w:rsidR="008B268F" w:rsidRPr="007B0978">
        <w:rPr>
          <w:noProof w:val="0"/>
        </w:rPr>
        <w:t xml:space="preserve">. </w:t>
      </w:r>
      <w:r w:rsidRPr="007B0978">
        <w:rPr>
          <w:noProof w:val="0"/>
        </w:rPr>
        <w:t xml:space="preserve">If it does not, the Service Availability </w:t>
      </w:r>
      <w:r w:rsidR="005E006B" w:rsidRPr="007B0978">
        <w:rPr>
          <w:noProof w:val="0"/>
        </w:rPr>
        <w:t>Actor</w:t>
      </w:r>
      <w:r w:rsidRPr="007B0978">
        <w:rPr>
          <w:noProof w:val="0"/>
        </w:rPr>
        <w:t xml:space="preserve"> shall respond with an error in accordance with RFC 4791.</w:t>
      </w:r>
    </w:p>
    <w:p w14:paraId="237E7333" w14:textId="77777777" w:rsidR="00FD6280" w:rsidRPr="007B0978" w:rsidRDefault="00FD6280" w:rsidP="00D1615A">
      <w:pPr>
        <w:pStyle w:val="BodyText"/>
        <w:rPr>
          <w:noProof w:val="0"/>
        </w:rPr>
      </w:pPr>
    </w:p>
    <w:p w14:paraId="45162D04" w14:textId="77777777" w:rsidR="00FD6280" w:rsidRPr="007B0978" w:rsidRDefault="00FD6280" w:rsidP="005D2735">
      <w:pPr>
        <w:pStyle w:val="XMLFragment"/>
        <w:rPr>
          <w:noProof w:val="0"/>
        </w:rPr>
      </w:pPr>
      <w:r w:rsidRPr="007B0978">
        <w:rPr>
          <w:noProof w:val="0"/>
        </w:rPr>
        <w:t xml:space="preserve">   HTTP/1.1 200 OK</w:t>
      </w:r>
    </w:p>
    <w:p w14:paraId="7EC9C2D9" w14:textId="77777777" w:rsidR="00FD6280" w:rsidRPr="007B0978" w:rsidRDefault="00FD6280" w:rsidP="005D2735">
      <w:pPr>
        <w:pStyle w:val="XMLFragment"/>
        <w:rPr>
          <w:noProof w:val="0"/>
        </w:rPr>
      </w:pPr>
      <w:r w:rsidRPr="007B0978">
        <w:rPr>
          <w:noProof w:val="0"/>
        </w:rPr>
        <w:t xml:space="preserve">   Date: Sat, 11 Nov 2006 09:32:12 GMT</w:t>
      </w:r>
    </w:p>
    <w:p w14:paraId="1D44FB37" w14:textId="77777777" w:rsidR="00FD6280" w:rsidRPr="007B0978" w:rsidRDefault="00FD6280" w:rsidP="005D2735">
      <w:pPr>
        <w:pStyle w:val="XMLFragment"/>
        <w:rPr>
          <w:noProof w:val="0"/>
        </w:rPr>
      </w:pPr>
      <w:r w:rsidRPr="007B0978">
        <w:rPr>
          <w:noProof w:val="0"/>
        </w:rPr>
        <w:t xml:space="preserve">   Content-Type: text/calendar</w:t>
      </w:r>
    </w:p>
    <w:p w14:paraId="7A663489" w14:textId="77777777" w:rsidR="00FD6280" w:rsidRPr="007B0978" w:rsidRDefault="00FD6280" w:rsidP="005D2735">
      <w:pPr>
        <w:pStyle w:val="XMLFragment"/>
        <w:rPr>
          <w:noProof w:val="0"/>
        </w:rPr>
      </w:pPr>
    </w:p>
    <w:p w14:paraId="3DFA5784" w14:textId="77777777" w:rsidR="00FD6280" w:rsidRPr="007B0978" w:rsidRDefault="00FD6280" w:rsidP="005D2735">
      <w:pPr>
        <w:pStyle w:val="XMLFragment"/>
        <w:rPr>
          <w:noProof w:val="0"/>
        </w:rPr>
      </w:pPr>
      <w:r w:rsidRPr="007B0978">
        <w:rPr>
          <w:noProof w:val="0"/>
        </w:rPr>
        <w:t xml:space="preserve">   </w:t>
      </w:r>
      <w:proofErr w:type="gramStart"/>
      <w:r w:rsidRPr="007B0978">
        <w:rPr>
          <w:noProof w:val="0"/>
        </w:rPr>
        <w:t>BEGIN:VCALENDAR</w:t>
      </w:r>
      <w:proofErr w:type="gramEnd"/>
    </w:p>
    <w:p w14:paraId="47FC4496" w14:textId="77777777" w:rsidR="00FD6280" w:rsidRPr="007B0978" w:rsidRDefault="00FD6280" w:rsidP="005D2735">
      <w:pPr>
        <w:pStyle w:val="XMLFragment"/>
        <w:rPr>
          <w:noProof w:val="0"/>
        </w:rPr>
      </w:pPr>
      <w:r w:rsidRPr="007B0978">
        <w:rPr>
          <w:noProof w:val="0"/>
        </w:rPr>
        <w:t xml:space="preserve">   VERSION:2.0</w:t>
      </w:r>
    </w:p>
    <w:p w14:paraId="33DFFBF8" w14:textId="77777777" w:rsidR="00FD6280" w:rsidRPr="007B0978" w:rsidRDefault="00FD6280" w:rsidP="005D2735">
      <w:pPr>
        <w:pStyle w:val="XMLFragment"/>
        <w:rPr>
          <w:noProof w:val="0"/>
        </w:rPr>
      </w:pPr>
      <w:r w:rsidRPr="007B0978">
        <w:rPr>
          <w:noProof w:val="0"/>
        </w:rPr>
        <w:t xml:space="preserve">   PRODID:-//Example Healthcare Corp.//</w:t>
      </w:r>
      <w:proofErr w:type="spellStart"/>
      <w:r w:rsidRPr="007B0978">
        <w:rPr>
          <w:noProof w:val="0"/>
        </w:rPr>
        <w:t>CalDAV</w:t>
      </w:r>
      <w:proofErr w:type="spellEnd"/>
      <w:r w:rsidRPr="007B0978">
        <w:rPr>
          <w:noProof w:val="0"/>
        </w:rPr>
        <w:t xml:space="preserve"> Server//EN</w:t>
      </w:r>
    </w:p>
    <w:p w14:paraId="32D22BE4" w14:textId="77777777" w:rsidR="00FD6280" w:rsidRPr="007B0978" w:rsidRDefault="00FD6280" w:rsidP="005D2735">
      <w:pPr>
        <w:pStyle w:val="XMLFragment"/>
        <w:rPr>
          <w:noProof w:val="0"/>
        </w:rPr>
      </w:pPr>
      <w:r w:rsidRPr="007B0978">
        <w:rPr>
          <w:noProof w:val="0"/>
        </w:rPr>
        <w:t xml:space="preserve">   </w:t>
      </w:r>
      <w:proofErr w:type="gramStart"/>
      <w:r w:rsidRPr="007B0978">
        <w:rPr>
          <w:noProof w:val="0"/>
        </w:rPr>
        <w:t>BEGIN:VFREEBUSY</w:t>
      </w:r>
      <w:proofErr w:type="gramEnd"/>
    </w:p>
    <w:p w14:paraId="43EA98A7" w14:textId="77777777" w:rsidR="00FD6280" w:rsidRPr="007B0978" w:rsidRDefault="00FD6280" w:rsidP="005D2735">
      <w:pPr>
        <w:pStyle w:val="XMLFragment"/>
        <w:rPr>
          <w:noProof w:val="0"/>
        </w:rPr>
      </w:pPr>
      <w:r w:rsidRPr="007B0978">
        <w:rPr>
          <w:noProof w:val="0"/>
        </w:rPr>
        <w:t xml:space="preserve">   DTSTAMP:20050125T090000Z</w:t>
      </w:r>
    </w:p>
    <w:p w14:paraId="19EF1BCE" w14:textId="77777777" w:rsidR="00FD6280" w:rsidRPr="007B0978" w:rsidRDefault="00FD6280" w:rsidP="005D2735">
      <w:pPr>
        <w:pStyle w:val="XMLFragment"/>
        <w:rPr>
          <w:noProof w:val="0"/>
        </w:rPr>
      </w:pPr>
      <w:r w:rsidRPr="007B0978">
        <w:rPr>
          <w:noProof w:val="0"/>
        </w:rPr>
        <w:t xml:space="preserve">   DTSTART:20060104T140000Z</w:t>
      </w:r>
    </w:p>
    <w:p w14:paraId="050A7F36" w14:textId="77777777" w:rsidR="00FD6280" w:rsidRPr="007B0978" w:rsidRDefault="00FD6280" w:rsidP="005D2735">
      <w:pPr>
        <w:pStyle w:val="XMLFragment"/>
        <w:rPr>
          <w:noProof w:val="0"/>
        </w:rPr>
      </w:pPr>
      <w:r w:rsidRPr="007B0978">
        <w:rPr>
          <w:noProof w:val="0"/>
        </w:rPr>
        <w:t xml:space="preserve">   DTEND:20060105T220000Z</w:t>
      </w:r>
    </w:p>
    <w:p w14:paraId="7EBEF821" w14:textId="77777777" w:rsidR="00FD6280" w:rsidRPr="007B0978" w:rsidRDefault="00FD6280" w:rsidP="005D2735">
      <w:pPr>
        <w:pStyle w:val="XMLFragment"/>
        <w:rPr>
          <w:noProof w:val="0"/>
        </w:rPr>
      </w:pPr>
      <w:r w:rsidRPr="007B0978">
        <w:rPr>
          <w:noProof w:val="0"/>
        </w:rPr>
        <w:t xml:space="preserve">   </w:t>
      </w:r>
      <w:proofErr w:type="gramStart"/>
      <w:r w:rsidRPr="007B0978">
        <w:rPr>
          <w:noProof w:val="0"/>
        </w:rPr>
        <w:t>FREEBUSY;FBTYPE</w:t>
      </w:r>
      <w:proofErr w:type="gramEnd"/>
      <w:r w:rsidRPr="007B0978">
        <w:rPr>
          <w:noProof w:val="0"/>
        </w:rPr>
        <w:t>=BUSY-TENTATIVE:20060104T150000Z/PT1H</w:t>
      </w:r>
    </w:p>
    <w:p w14:paraId="7F420F0F" w14:textId="77777777" w:rsidR="00FD6280" w:rsidRPr="007B0978" w:rsidRDefault="00FD6280" w:rsidP="005D2735">
      <w:pPr>
        <w:pStyle w:val="XMLFragment"/>
        <w:rPr>
          <w:noProof w:val="0"/>
        </w:rPr>
      </w:pPr>
      <w:r w:rsidRPr="007B0978">
        <w:rPr>
          <w:noProof w:val="0"/>
        </w:rPr>
        <w:t xml:space="preserve">   FREEBUSY:20060104T190000Z/PT1H</w:t>
      </w:r>
    </w:p>
    <w:p w14:paraId="2448A312" w14:textId="77777777" w:rsidR="00FD6280" w:rsidRPr="007B0978" w:rsidRDefault="00FD6280" w:rsidP="005D2735">
      <w:pPr>
        <w:pStyle w:val="XMLFragment"/>
        <w:rPr>
          <w:noProof w:val="0"/>
        </w:rPr>
      </w:pPr>
      <w:r w:rsidRPr="007B0978">
        <w:rPr>
          <w:noProof w:val="0"/>
        </w:rPr>
        <w:t xml:space="preserve">   </w:t>
      </w:r>
      <w:proofErr w:type="gramStart"/>
      <w:r w:rsidRPr="007B0978">
        <w:rPr>
          <w:noProof w:val="0"/>
        </w:rPr>
        <w:t>END:VFREEBUSY</w:t>
      </w:r>
      <w:proofErr w:type="gramEnd"/>
    </w:p>
    <w:p w14:paraId="11A49D51" w14:textId="77777777" w:rsidR="00FD6280" w:rsidRPr="007B0978" w:rsidRDefault="00FD6280" w:rsidP="005D2735">
      <w:pPr>
        <w:pStyle w:val="XMLFragment"/>
        <w:rPr>
          <w:noProof w:val="0"/>
        </w:rPr>
      </w:pPr>
      <w:r w:rsidRPr="007B0978">
        <w:rPr>
          <w:noProof w:val="0"/>
        </w:rPr>
        <w:t xml:space="preserve">   </w:t>
      </w:r>
      <w:proofErr w:type="gramStart"/>
      <w:r w:rsidRPr="007B0978">
        <w:rPr>
          <w:noProof w:val="0"/>
        </w:rPr>
        <w:t>END:VCALENDAR</w:t>
      </w:r>
      <w:proofErr w:type="gramEnd"/>
    </w:p>
    <w:p w14:paraId="7333F39B" w14:textId="77777777" w:rsidR="00FD6280" w:rsidRPr="007B0978" w:rsidRDefault="00FD6280" w:rsidP="0019439A">
      <w:pPr>
        <w:pStyle w:val="Heading5"/>
        <w:numPr>
          <w:ilvl w:val="0"/>
          <w:numId w:val="0"/>
        </w:numPr>
        <w:rPr>
          <w:noProof w:val="0"/>
        </w:rPr>
      </w:pPr>
      <w:bookmarkStart w:id="355" w:name="_Toc461203764"/>
      <w:r w:rsidRPr="007B0978">
        <w:rPr>
          <w:noProof w:val="0"/>
        </w:rPr>
        <w:t>3.75.4.2.3 Expected Actions</w:t>
      </w:r>
      <w:bookmarkEnd w:id="355"/>
    </w:p>
    <w:p w14:paraId="2B157094" w14:textId="77777777" w:rsidR="00FD6280" w:rsidRPr="007B0978" w:rsidRDefault="00FD6280" w:rsidP="0019439A">
      <w:r w:rsidRPr="007B0978">
        <w:t xml:space="preserve">There is no defined expected action to be taken by the Service Finder once </w:t>
      </w:r>
      <w:proofErr w:type="gramStart"/>
      <w:r w:rsidRPr="007B0978">
        <w:t>the</w:t>
      </w:r>
      <w:proofErr w:type="gramEnd"/>
      <w:r w:rsidRPr="007B0978">
        <w:t xml:space="preserve"> response has been received. The Service Finder processes the response in accordance with the functions of its application.</w:t>
      </w:r>
    </w:p>
    <w:p w14:paraId="708CAD90" w14:textId="77777777" w:rsidR="00FD6280" w:rsidRPr="007B0978" w:rsidRDefault="00FD6280" w:rsidP="00AE7FE0">
      <w:pPr>
        <w:pStyle w:val="Heading3"/>
        <w:numPr>
          <w:ilvl w:val="0"/>
          <w:numId w:val="0"/>
        </w:numPr>
        <w:rPr>
          <w:noProof w:val="0"/>
        </w:rPr>
      </w:pPr>
      <w:bookmarkStart w:id="356" w:name="_Toc358800580"/>
      <w:bookmarkStart w:id="357" w:name="_Toc358800653"/>
      <w:bookmarkStart w:id="358" w:name="_Toc461203765"/>
      <w:r w:rsidRPr="007B0978">
        <w:rPr>
          <w:noProof w:val="0"/>
        </w:rPr>
        <w:lastRenderedPageBreak/>
        <w:t>3.75.5 Error Handling</w:t>
      </w:r>
      <w:bookmarkEnd w:id="356"/>
      <w:bookmarkEnd w:id="357"/>
      <w:bookmarkEnd w:id="358"/>
    </w:p>
    <w:p w14:paraId="5FEB584F" w14:textId="05A18A4E" w:rsidR="00FD6280" w:rsidRPr="007B0978" w:rsidRDefault="00FD6280" w:rsidP="00931591">
      <w:pPr>
        <w:pStyle w:val="BodyText"/>
        <w:rPr>
          <w:noProof w:val="0"/>
        </w:rPr>
      </w:pPr>
      <w:r w:rsidRPr="007B0978">
        <w:rPr>
          <w:noProof w:val="0"/>
        </w:rPr>
        <w:t xml:space="preserve">Errors will be returned by the Service Availability </w:t>
      </w:r>
      <w:r w:rsidR="005E006B" w:rsidRPr="007B0978">
        <w:rPr>
          <w:noProof w:val="0"/>
        </w:rPr>
        <w:t>Actor</w:t>
      </w:r>
      <w:r w:rsidRPr="007B0978">
        <w:rPr>
          <w:noProof w:val="0"/>
        </w:rPr>
        <w:t xml:space="preserve"> to the Service Finder for the conditions and in the manner described in IETF RFC 4791.</w:t>
      </w:r>
    </w:p>
    <w:p w14:paraId="62A7B739" w14:textId="77777777" w:rsidR="00FD6280" w:rsidRPr="007B0978" w:rsidRDefault="00FD6280" w:rsidP="00BB56E1">
      <w:pPr>
        <w:pStyle w:val="Heading3"/>
        <w:numPr>
          <w:ilvl w:val="0"/>
          <w:numId w:val="0"/>
        </w:numPr>
        <w:rPr>
          <w:noProof w:val="0"/>
        </w:rPr>
      </w:pPr>
      <w:bookmarkStart w:id="359" w:name="_Toc358800581"/>
      <w:bookmarkStart w:id="360" w:name="_Toc358800654"/>
      <w:bookmarkStart w:id="361" w:name="_Toc461203766"/>
      <w:r w:rsidRPr="007B0978">
        <w:rPr>
          <w:noProof w:val="0"/>
        </w:rPr>
        <w:t>3.75.6 Security Considerations</w:t>
      </w:r>
      <w:bookmarkEnd w:id="359"/>
      <w:bookmarkEnd w:id="360"/>
      <w:bookmarkEnd w:id="361"/>
    </w:p>
    <w:p w14:paraId="572CEE75" w14:textId="47C24580" w:rsidR="00FD6280" w:rsidRPr="007B0978" w:rsidRDefault="00FD6280" w:rsidP="00BB56E1">
      <w:pPr>
        <w:pStyle w:val="BodyText"/>
        <w:rPr>
          <w:noProof w:val="0"/>
        </w:rPr>
      </w:pPr>
      <w:r w:rsidRPr="007B0978">
        <w:rPr>
          <w:noProof w:val="0"/>
        </w:rPr>
        <w:t xml:space="preserve">This transaction is subject to the security and privacy constraints described in </w:t>
      </w:r>
      <w:r w:rsidR="001E4613">
        <w:rPr>
          <w:noProof w:val="0"/>
        </w:rPr>
        <w:t>S</w:t>
      </w:r>
      <w:r w:rsidRPr="007B0978">
        <w:rPr>
          <w:noProof w:val="0"/>
        </w:rPr>
        <w:t>ections 6.1.1 and 7.10 of the RFC 4791 specification (</w:t>
      </w:r>
      <w:hyperlink r:id="rId40" w:anchor="section-6.1.1" w:history="1">
        <w:r w:rsidRPr="007B0978">
          <w:rPr>
            <w:rStyle w:val="Hyperlink"/>
            <w:noProof w:val="0"/>
          </w:rPr>
          <w:t>http://tools.ietf.org/html/rfc4791#section-6.1.1</w:t>
        </w:r>
      </w:hyperlink>
      <w:r w:rsidRPr="007B0978">
        <w:rPr>
          <w:noProof w:val="0"/>
        </w:rPr>
        <w:t xml:space="preserve">). </w:t>
      </w:r>
    </w:p>
    <w:p w14:paraId="71C4D5CB" w14:textId="77777777" w:rsidR="00FD6280" w:rsidRPr="007B0978" w:rsidRDefault="00FD6280" w:rsidP="00182E65">
      <w:pPr>
        <w:pStyle w:val="Heading4"/>
        <w:numPr>
          <w:ilvl w:val="0"/>
          <w:numId w:val="0"/>
        </w:numPr>
        <w:rPr>
          <w:noProof w:val="0"/>
        </w:rPr>
      </w:pPr>
      <w:bookmarkStart w:id="362" w:name="_Toc461203767"/>
      <w:r w:rsidRPr="007B0978">
        <w:rPr>
          <w:noProof w:val="0"/>
        </w:rPr>
        <w:t>3.75.6.1 Security Audit Considerations</w:t>
      </w:r>
      <w:bookmarkEnd w:id="362"/>
    </w:p>
    <w:p w14:paraId="796951AF" w14:textId="2143812B" w:rsidR="00FD6280" w:rsidRPr="007B0978" w:rsidRDefault="00FD6280" w:rsidP="00931591">
      <w:pPr>
        <w:pStyle w:val="BodyText"/>
        <w:rPr>
          <w:noProof w:val="0"/>
        </w:rPr>
      </w:pPr>
      <w:r w:rsidRPr="007B0978">
        <w:rPr>
          <w:noProof w:val="0"/>
        </w:rPr>
        <w:t>There are no specific audit requirements for this transaction</w:t>
      </w:r>
      <w:r w:rsidR="008B268F" w:rsidRPr="007B0978">
        <w:rPr>
          <w:noProof w:val="0"/>
        </w:rPr>
        <w:t xml:space="preserve">. </w:t>
      </w:r>
      <w:r w:rsidRPr="007B0978">
        <w:rPr>
          <w:noProof w:val="0"/>
        </w:rPr>
        <w:t>The schedule information made available from this service is not generally considered private information.</w:t>
      </w:r>
    </w:p>
    <w:p w14:paraId="586F8E6C" w14:textId="77777777" w:rsidR="00FD6280" w:rsidRPr="007B0978" w:rsidRDefault="00FD6280" w:rsidP="00D1615A">
      <w:pPr>
        <w:pStyle w:val="BodyText"/>
        <w:rPr>
          <w:noProof w:val="0"/>
        </w:rPr>
      </w:pPr>
    </w:p>
    <w:p w14:paraId="0F2526F8" w14:textId="2631F143" w:rsidR="00800950" w:rsidRPr="007B0978" w:rsidRDefault="00800950" w:rsidP="00800950">
      <w:pPr>
        <w:pStyle w:val="PartTitle"/>
      </w:pPr>
      <w:bookmarkStart w:id="363" w:name="_Toc461203768"/>
      <w:bookmarkStart w:id="364" w:name="_Toc358800582"/>
      <w:bookmarkStart w:id="365" w:name="_Toc358800655"/>
      <w:r w:rsidRPr="007B0978">
        <w:lastRenderedPageBreak/>
        <w:t>Volume 2</w:t>
      </w:r>
      <w:r>
        <w:t>x</w:t>
      </w:r>
      <w:r w:rsidRPr="007B0978">
        <w:t xml:space="preserve"> – </w:t>
      </w:r>
      <w:r>
        <w:t>Appendices</w:t>
      </w:r>
      <w:bookmarkEnd w:id="363"/>
    </w:p>
    <w:p w14:paraId="1F54BB9B" w14:textId="77777777" w:rsidR="00800950" w:rsidRPr="007B0978" w:rsidRDefault="00800950" w:rsidP="00800950">
      <w:pPr>
        <w:pStyle w:val="BodyText"/>
        <w:rPr>
          <w:noProof w:val="0"/>
        </w:rPr>
      </w:pPr>
    </w:p>
    <w:p w14:paraId="10ADF60A" w14:textId="4B1B2AEE" w:rsidR="00800950" w:rsidRPr="007B0978" w:rsidRDefault="00800950" w:rsidP="00800950">
      <w:pPr>
        <w:pStyle w:val="EditorInstructions"/>
        <w:rPr>
          <w:noProof w:val="0"/>
        </w:rPr>
      </w:pPr>
      <w:r w:rsidRPr="007B0978">
        <w:rPr>
          <w:noProof w:val="0"/>
        </w:rPr>
        <w:t xml:space="preserve">Add </w:t>
      </w:r>
      <w:r>
        <w:rPr>
          <w:noProof w:val="0"/>
        </w:rPr>
        <w:t>Appendix Y</w:t>
      </w:r>
    </w:p>
    <w:p w14:paraId="4156F75F" w14:textId="67B35D5A" w:rsidR="00FD6280" w:rsidRPr="007B0978" w:rsidRDefault="00FD6280" w:rsidP="00B96395">
      <w:pPr>
        <w:pStyle w:val="AppendixHeading1"/>
        <w:rPr>
          <w:noProof w:val="0"/>
        </w:rPr>
      </w:pPr>
      <w:bookmarkStart w:id="366" w:name="_Toc461203769"/>
      <w:bookmarkEnd w:id="364"/>
      <w:bookmarkEnd w:id="365"/>
      <w:r w:rsidRPr="007B0978">
        <w:rPr>
          <w:noProof w:val="0"/>
        </w:rPr>
        <w:t xml:space="preserve">Appendix Y </w:t>
      </w:r>
      <w:r w:rsidR="005D64C7" w:rsidRPr="007B0978">
        <w:rPr>
          <w:noProof w:val="0"/>
        </w:rPr>
        <w:t xml:space="preserve">– </w:t>
      </w:r>
      <w:r w:rsidRPr="007B0978">
        <w:rPr>
          <w:noProof w:val="0"/>
        </w:rPr>
        <w:t xml:space="preserve">Care Service Discovery </w:t>
      </w:r>
      <w:r w:rsidR="00800950">
        <w:rPr>
          <w:noProof w:val="0"/>
        </w:rPr>
        <w:t xml:space="preserve">(CSD) </w:t>
      </w:r>
      <w:r w:rsidRPr="007B0978">
        <w:rPr>
          <w:noProof w:val="0"/>
        </w:rPr>
        <w:t>Data Model</w:t>
      </w:r>
      <w:r w:rsidR="00800950">
        <w:rPr>
          <w:noProof w:val="0"/>
        </w:rPr>
        <w:t xml:space="preserve"> (Normative)</w:t>
      </w:r>
      <w:bookmarkEnd w:id="366"/>
    </w:p>
    <w:p w14:paraId="405CBDA5" w14:textId="73CD3783" w:rsidR="00FD6280" w:rsidRPr="007B0978" w:rsidRDefault="00FD6280" w:rsidP="00B96395">
      <w:pPr>
        <w:pStyle w:val="AppendixHeading2"/>
        <w:rPr>
          <w:noProof w:val="0"/>
        </w:rPr>
      </w:pPr>
      <w:bookmarkStart w:id="367" w:name="_Toc461203770"/>
      <w:r w:rsidRPr="007B0978">
        <w:rPr>
          <w:noProof w:val="0"/>
        </w:rPr>
        <w:t>Y.1</w:t>
      </w:r>
      <w:r w:rsidRPr="007B0978">
        <w:rPr>
          <w:noProof w:val="0"/>
        </w:rPr>
        <w:tab/>
        <w:t>Care Service Discovery – Entities and Attributes</w:t>
      </w:r>
      <w:bookmarkEnd w:id="367"/>
    </w:p>
    <w:p w14:paraId="40E43D61" w14:textId="197B0F7C" w:rsidR="00FD6280" w:rsidRPr="007B0978" w:rsidRDefault="00FD6280" w:rsidP="0079528D">
      <w:pPr>
        <w:pStyle w:val="BodyText"/>
        <w:rPr>
          <w:noProof w:val="0"/>
        </w:rPr>
      </w:pPr>
      <w:r w:rsidRPr="007B0978">
        <w:rPr>
          <w:noProof w:val="0"/>
        </w:rPr>
        <w:t xml:space="preserve">The following diagrams and related tables describe the entities and attributes </w:t>
      </w:r>
      <w:r w:rsidR="00800950">
        <w:rPr>
          <w:noProof w:val="0"/>
        </w:rPr>
        <w:t>that</w:t>
      </w:r>
      <w:r w:rsidRPr="007B0978">
        <w:rPr>
          <w:noProof w:val="0"/>
        </w:rPr>
        <w:t xml:space="preserve"> are discoverable using the Care Services Discovery </w:t>
      </w:r>
      <w:r w:rsidR="005E006B" w:rsidRPr="007B0978">
        <w:rPr>
          <w:noProof w:val="0"/>
        </w:rPr>
        <w:t>Profile</w:t>
      </w:r>
      <w:r w:rsidRPr="007B0978">
        <w:rPr>
          <w:noProof w:val="0"/>
        </w:rPr>
        <w:t xml:space="preserve">. This profile deals with four “directory” entities plus an optional </w:t>
      </w:r>
      <w:proofErr w:type="spellStart"/>
      <w:r w:rsidRPr="007B0978">
        <w:rPr>
          <w:noProof w:val="0"/>
        </w:rPr>
        <w:t>FreeBusy</w:t>
      </w:r>
      <w:proofErr w:type="spellEnd"/>
      <w:r w:rsidRPr="007B0978">
        <w:rPr>
          <w:noProof w:val="0"/>
        </w:rPr>
        <w:t xml:space="preserve"> entity:</w:t>
      </w:r>
    </w:p>
    <w:p w14:paraId="0F13954C" w14:textId="7EC587F6" w:rsidR="00E816FD" w:rsidRPr="007B0978" w:rsidRDefault="00FD6280" w:rsidP="006E5C45">
      <w:pPr>
        <w:pStyle w:val="ListNumber2"/>
        <w:numPr>
          <w:ilvl w:val="0"/>
          <w:numId w:val="75"/>
        </w:numPr>
      </w:pPr>
      <w:r w:rsidRPr="007B0978">
        <w:t xml:space="preserve">Organization – Organizations are “umbrella” entities; these may be considered the administrative bodies under whose auspices care services are provided such as hospitals, clinics, Healthcare Information Exchanges (HIEs), Integrated Delivery Networks (IDNs), </w:t>
      </w:r>
      <w:r w:rsidR="006406F4" w:rsidRPr="007B0978">
        <w:t>n</w:t>
      </w:r>
      <w:r w:rsidRPr="007B0978">
        <w:t xml:space="preserve">on-government Organizations (NGOs), faith-based organizations (FBOs) or a physician’s family practice. An organization has </w:t>
      </w:r>
      <w:proofErr w:type="gramStart"/>
      <w:r w:rsidRPr="007B0978">
        <w:t>a unique</w:t>
      </w:r>
      <w:proofErr w:type="gramEnd"/>
      <w:r w:rsidRPr="007B0978">
        <w:t xml:space="preserve"> identifier and administrative attributes such as contact person, mailing address, etc. An organization may be related to a parent organization (</w:t>
      </w:r>
      <w:r w:rsidR="005E006B" w:rsidRPr="007B0978">
        <w:t>Table</w:t>
      </w:r>
      <w:r w:rsidRPr="007B0978">
        <w:t xml:space="preserve"> Y.1-1).</w:t>
      </w:r>
    </w:p>
    <w:p w14:paraId="7D533D07" w14:textId="7AFDEC16" w:rsidR="00E816FD" w:rsidRPr="007B0978" w:rsidRDefault="00FD6280" w:rsidP="006E5C45">
      <w:pPr>
        <w:pStyle w:val="ListNumber2"/>
        <w:numPr>
          <w:ilvl w:val="0"/>
          <w:numId w:val="75"/>
        </w:numPr>
      </w:pPr>
      <w:r w:rsidRPr="007B0978">
        <w:t>Facility – Facilities are physical care delivery sites such as hospitals, clinics, health outposts, physician offices, labs, pharmacies, etc. A Facility has a unique identifier, geographic attributes (address, geocode), contact attributes, attributes regarding its hours of operation, etc. Each Facility is related to at least one Organization and to at least one Service. A Facility may be related to one or more Providers (</w:t>
      </w:r>
      <w:r w:rsidR="005E006B" w:rsidRPr="007B0978">
        <w:t>Table</w:t>
      </w:r>
      <w:r w:rsidRPr="007B0978">
        <w:t xml:space="preserve"> Y.1-2).</w:t>
      </w:r>
    </w:p>
    <w:p w14:paraId="7D592D20" w14:textId="7A5714A1" w:rsidR="00E816FD" w:rsidRPr="007B0978" w:rsidRDefault="00FD6280" w:rsidP="006E5C45">
      <w:pPr>
        <w:pStyle w:val="ListNumber2"/>
        <w:numPr>
          <w:ilvl w:val="0"/>
          <w:numId w:val="75"/>
        </w:numPr>
      </w:pPr>
      <w:r w:rsidRPr="007B0978">
        <w:t xml:space="preserve">Service – A Service identifies a particular care service; each service has a unique identifier. Examples </w:t>
      </w:r>
      <w:proofErr w:type="gramStart"/>
      <w:r w:rsidRPr="007B0978">
        <w:t>include:</w:t>
      </w:r>
      <w:proofErr w:type="gramEnd"/>
      <w:r w:rsidRPr="007B0978">
        <w:t xml:space="preserve"> surgical services, antenatal care services or primary care services. The combination of a Service offered at a Facility (</w:t>
      </w:r>
      <w:proofErr w:type="spellStart"/>
      <w:r w:rsidRPr="007B0978">
        <w:t>FacilityService</w:t>
      </w:r>
      <w:proofErr w:type="spellEnd"/>
      <w:r w:rsidRPr="007B0978">
        <w:t>) may have specific attributes including language spoken or understood at that facility, hours of operation, etc. (</w:t>
      </w:r>
      <w:r w:rsidR="005E006B" w:rsidRPr="007B0978">
        <w:t>Table</w:t>
      </w:r>
      <w:r w:rsidRPr="007B0978">
        <w:t xml:space="preserve"> Y.1-3).</w:t>
      </w:r>
    </w:p>
    <w:p w14:paraId="612520EE" w14:textId="79BF6271" w:rsidR="00E816FD" w:rsidRPr="007B0978" w:rsidRDefault="00FD6280" w:rsidP="006E5C45">
      <w:pPr>
        <w:pStyle w:val="ListNumber2"/>
        <w:numPr>
          <w:ilvl w:val="0"/>
          <w:numId w:val="75"/>
        </w:numPr>
      </w:pPr>
      <w:r w:rsidRPr="007B0978">
        <w:t xml:space="preserve">Provider – A Provider is a health worker (see WHO definition), such as a physician, nurse, pharmacist or district health manager. Providers have contact and demographic attributes, etc. Each Provider is related to at least one Organization, Facility or </w:t>
      </w:r>
      <w:proofErr w:type="spellStart"/>
      <w:r w:rsidRPr="007B0978">
        <w:t>FacilityService</w:t>
      </w:r>
      <w:proofErr w:type="spellEnd"/>
      <w:r w:rsidRPr="007B0978">
        <w:t xml:space="preserve">. Specific attributes may be associated with the Provider relationship with any of these three entities (such as hours of operation, </w:t>
      </w:r>
      <w:proofErr w:type="spellStart"/>
      <w:r w:rsidRPr="007B0978">
        <w:t>FreeBusy</w:t>
      </w:r>
      <w:proofErr w:type="spellEnd"/>
      <w:r w:rsidRPr="007B0978">
        <w:t xml:space="preserve">, etc., </w:t>
      </w:r>
      <w:r w:rsidR="005E006B" w:rsidRPr="007B0978">
        <w:t>Table</w:t>
      </w:r>
      <w:r w:rsidRPr="007B0978">
        <w:t xml:space="preserve"> Y.1-4).</w:t>
      </w:r>
    </w:p>
    <w:p w14:paraId="686D317C" w14:textId="77777777" w:rsidR="00E816FD" w:rsidRPr="007B0978" w:rsidRDefault="00FD6280" w:rsidP="006E5C45">
      <w:pPr>
        <w:pStyle w:val="ListNumber2"/>
        <w:numPr>
          <w:ilvl w:val="0"/>
          <w:numId w:val="75"/>
        </w:numPr>
      </w:pPr>
      <w:proofErr w:type="spellStart"/>
      <w:r w:rsidRPr="007B0978">
        <w:t>FreeBusy</w:t>
      </w:r>
      <w:proofErr w:type="spellEnd"/>
      <w:r w:rsidRPr="007B0978">
        <w:t xml:space="preserve"> – The optional </w:t>
      </w:r>
      <w:proofErr w:type="spellStart"/>
      <w:r w:rsidRPr="007B0978">
        <w:t>FreeBusy</w:t>
      </w:r>
      <w:proofErr w:type="spellEnd"/>
      <w:r w:rsidRPr="007B0978">
        <w:t xml:space="preserve"> entity returns the “busy” information for a </w:t>
      </w:r>
      <w:proofErr w:type="spellStart"/>
      <w:r w:rsidRPr="007B0978">
        <w:t>FacilityService</w:t>
      </w:r>
      <w:proofErr w:type="spellEnd"/>
      <w:r w:rsidRPr="007B0978">
        <w:t xml:space="preserve"> or for a Provider. It is up to the calling application (Service Finder) to use the appropriate entity’s hours of operation to calculate schedule availability from this “busy” information (and such calculations are beyond the scope of this profile).</w:t>
      </w:r>
    </w:p>
    <w:p w14:paraId="401058E2" w14:textId="77777777" w:rsidR="00FD6280" w:rsidRPr="007B0978" w:rsidRDefault="00FD6280" w:rsidP="0079528D">
      <w:pPr>
        <w:pStyle w:val="BodyText"/>
        <w:rPr>
          <w:b/>
          <w:bCs/>
          <w:noProof w:val="0"/>
          <w:u w:val="single"/>
        </w:rPr>
      </w:pPr>
      <w:r w:rsidRPr="007B0978">
        <w:rPr>
          <w:b/>
          <w:noProof w:val="0"/>
          <w:u w:val="single"/>
        </w:rPr>
        <w:t>Organization</w:t>
      </w:r>
    </w:p>
    <w:p w14:paraId="4E2EB316" w14:textId="77777777" w:rsidR="00FD6280" w:rsidRPr="007B0978" w:rsidRDefault="00FD6280" w:rsidP="0079528D">
      <w:pPr>
        <w:pStyle w:val="BodyText"/>
        <w:rPr>
          <w:noProof w:val="0"/>
        </w:rPr>
      </w:pPr>
      <w:r w:rsidRPr="007B0978">
        <w:rPr>
          <w:noProof w:val="0"/>
        </w:rPr>
        <w:lastRenderedPageBreak/>
        <w:t>The figure below depicts a logic model of the Organization entity. This logic model is based on:</w:t>
      </w:r>
    </w:p>
    <w:p w14:paraId="70993CCA" w14:textId="405CDAE5" w:rsidR="00E816FD" w:rsidRPr="007B0978" w:rsidRDefault="00FD6280" w:rsidP="006E5C45">
      <w:pPr>
        <w:pStyle w:val="ListBullet2"/>
      </w:pPr>
      <w:r w:rsidRPr="007B0978">
        <w:t xml:space="preserve">IHE </w:t>
      </w:r>
      <w:r w:rsidR="00D96244" w:rsidRPr="007B0978">
        <w:t xml:space="preserve">ITI </w:t>
      </w:r>
      <w:r w:rsidRPr="007B0978">
        <w:t xml:space="preserve">Health Provider Directory (HPD) Profile </w:t>
      </w:r>
    </w:p>
    <w:p w14:paraId="41BDFD81" w14:textId="3E306FEE" w:rsidR="00E816FD" w:rsidRPr="007B0978" w:rsidRDefault="00FD6280" w:rsidP="006E5C45">
      <w:pPr>
        <w:pStyle w:val="ListBullet2"/>
      </w:pPr>
      <w:r w:rsidRPr="007B0978">
        <w:t xml:space="preserve">ISO FDIS 21091-2012 Health informatics — Directory services for healthcare providers, subjects of care and other entities (by reference in the HPD </w:t>
      </w:r>
      <w:r w:rsidR="005E006B" w:rsidRPr="007B0978">
        <w:t>Profile</w:t>
      </w:r>
      <w:r w:rsidRPr="007B0978">
        <w:t>)</w:t>
      </w:r>
    </w:p>
    <w:p w14:paraId="30B31BE6" w14:textId="77777777" w:rsidR="00E816FD" w:rsidRPr="007B0978" w:rsidRDefault="00FD6280" w:rsidP="006E5C45">
      <w:pPr>
        <w:pStyle w:val="ListBullet2"/>
      </w:pPr>
      <w:r w:rsidRPr="007B0978">
        <w:t>HL7v3 Standard: Healthcare, Community Services and Provider Directory, Release 1 (2010) – Appendix C HSD Data Dictionary</w:t>
      </w:r>
    </w:p>
    <w:p w14:paraId="62421ED2" w14:textId="771BC67E" w:rsidR="00FD6280" w:rsidRPr="007B0978" w:rsidRDefault="00662E84" w:rsidP="008B268F">
      <w:pPr>
        <w:pStyle w:val="BodyText"/>
        <w:jc w:val="center"/>
        <w:rPr>
          <w:noProof w:val="0"/>
        </w:rPr>
      </w:pPr>
      <w:r w:rsidRPr="00E147BD">
        <w:rPr>
          <w:color w:val="FF0000"/>
        </w:rPr>
        <w:drawing>
          <wp:inline distT="0" distB="0" distL="0" distR="0" wp14:anchorId="63993BA7" wp14:editId="4A1D474C">
            <wp:extent cx="3590925" cy="571690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0925" cy="5716905"/>
                    </a:xfrm>
                    <a:prstGeom prst="rect">
                      <a:avLst/>
                    </a:prstGeom>
                    <a:noFill/>
                    <a:ln>
                      <a:noFill/>
                    </a:ln>
                  </pic:spPr>
                </pic:pic>
              </a:graphicData>
            </a:graphic>
          </wp:inline>
        </w:drawing>
      </w:r>
    </w:p>
    <w:p w14:paraId="1DA53715" w14:textId="454664E6" w:rsidR="00FD6280" w:rsidRPr="007B0978" w:rsidRDefault="00FD6280" w:rsidP="0079528D">
      <w:pPr>
        <w:pStyle w:val="FigureTitle"/>
      </w:pPr>
      <w:r w:rsidRPr="007B0978">
        <w:t>Figure Y.1-1:</w:t>
      </w:r>
      <w:r w:rsidR="008B268F" w:rsidRPr="007B0978">
        <w:t xml:space="preserve"> </w:t>
      </w:r>
      <w:r w:rsidRPr="007B0978">
        <w:t>Organization Logical Model</w:t>
      </w:r>
    </w:p>
    <w:p w14:paraId="663EDD78" w14:textId="77777777" w:rsidR="00FD6280" w:rsidRPr="007B0978" w:rsidRDefault="00FD6280" w:rsidP="0079528D">
      <w:pPr>
        <w:pStyle w:val="BodyText"/>
        <w:rPr>
          <w:noProof w:val="0"/>
        </w:rPr>
      </w:pPr>
      <w:r w:rsidRPr="007B0978">
        <w:rPr>
          <w:noProof w:val="0"/>
        </w:rPr>
        <w:t xml:space="preserve">Figure Y.1-1 shows the data model as it pertains to an </w:t>
      </w:r>
      <w:proofErr w:type="gramStart"/>
      <w:r w:rsidRPr="007B0978">
        <w:rPr>
          <w:noProof w:val="0"/>
        </w:rPr>
        <w:t>Organization</w:t>
      </w:r>
      <w:proofErr w:type="gramEnd"/>
      <w:r w:rsidRPr="007B0978">
        <w:rPr>
          <w:noProof w:val="0"/>
        </w:rPr>
        <w:t xml:space="preserve">. </w:t>
      </w:r>
    </w:p>
    <w:p w14:paraId="14C33151" w14:textId="7040DF6B" w:rsidR="00FD6280" w:rsidRPr="007B0978" w:rsidRDefault="00FD6280" w:rsidP="00E727E6">
      <w:pPr>
        <w:pStyle w:val="ListBullet2"/>
      </w:pPr>
      <w:r w:rsidRPr="007B0978">
        <w:lastRenderedPageBreak/>
        <w:t>An organization shall have one unique identifier</w:t>
      </w:r>
      <w:r w:rsidR="00E727E6" w:rsidRPr="007B0978">
        <w:t xml:space="preserve">, its </w:t>
      </w:r>
      <w:proofErr w:type="spellStart"/>
      <w:r w:rsidR="00E727E6" w:rsidRPr="007B0978">
        <w:t>entityID</w:t>
      </w:r>
      <w:proofErr w:type="spellEnd"/>
      <w:r w:rsidR="00E727E6" w:rsidRPr="007B0978">
        <w:t xml:space="preserve">, which is </w:t>
      </w:r>
      <w:r w:rsidRPr="007B0978">
        <w:t xml:space="preserve">conformant to </w:t>
      </w:r>
      <w:r w:rsidR="00E727E6" w:rsidRPr="007B0978">
        <w:t>RFC 4122</w:t>
      </w:r>
      <w:r w:rsidRPr="007B0978">
        <w:t>.</w:t>
      </w:r>
    </w:p>
    <w:p w14:paraId="1F47B969" w14:textId="77777777" w:rsidR="00FD6280" w:rsidRPr="007B0978" w:rsidRDefault="00FD6280" w:rsidP="00F143E7">
      <w:pPr>
        <w:pStyle w:val="ListBullet2"/>
        <w:numPr>
          <w:ilvl w:val="0"/>
          <w:numId w:val="33"/>
        </w:numPr>
      </w:pPr>
      <w:r w:rsidRPr="007B0978">
        <w:t xml:space="preserve">An organization may have additional other identifiers. </w:t>
      </w:r>
    </w:p>
    <w:p w14:paraId="1DA0A17A" w14:textId="77777777" w:rsidR="00FD6280" w:rsidRPr="007B0978" w:rsidRDefault="00FD6280" w:rsidP="00F143E7">
      <w:pPr>
        <w:pStyle w:val="ListBullet2"/>
        <w:numPr>
          <w:ilvl w:val="0"/>
          <w:numId w:val="33"/>
        </w:numPr>
      </w:pPr>
      <w:r w:rsidRPr="007B0978">
        <w:t xml:space="preserve">An organization shall have at least one type. </w:t>
      </w:r>
    </w:p>
    <w:p w14:paraId="365F7EDE" w14:textId="77777777" w:rsidR="00FD6280" w:rsidRPr="007B0978" w:rsidRDefault="00FD6280" w:rsidP="00F143E7">
      <w:pPr>
        <w:pStyle w:val="ListBullet2"/>
        <w:numPr>
          <w:ilvl w:val="0"/>
          <w:numId w:val="33"/>
        </w:numPr>
      </w:pPr>
      <w:r w:rsidRPr="007B0978">
        <w:t>An organization shall have a status</w:t>
      </w:r>
      <w:r w:rsidR="008B268F" w:rsidRPr="007B0978">
        <w:t xml:space="preserve">. </w:t>
      </w:r>
      <w:r w:rsidRPr="007B0978">
        <w:t>This status may be “Active”, meaning that it is currently providing or willing to provide services, or “Inactive”.</w:t>
      </w:r>
    </w:p>
    <w:p w14:paraId="0892D14F" w14:textId="6342C012" w:rsidR="00FD6280" w:rsidRPr="007B0978" w:rsidRDefault="00FD6280" w:rsidP="00F143E7">
      <w:pPr>
        <w:pStyle w:val="ListBullet2"/>
        <w:numPr>
          <w:ilvl w:val="0"/>
          <w:numId w:val="33"/>
        </w:numPr>
      </w:pPr>
      <w:r w:rsidRPr="007B0978">
        <w:t xml:space="preserve">An organization shall have one Primary </w:t>
      </w:r>
      <w:r w:rsidR="002869DD" w:rsidRPr="007B0978">
        <w:t>name that</w:t>
      </w:r>
      <w:r w:rsidRPr="007B0978">
        <w:t xml:space="preserve"> is their preferred name.</w:t>
      </w:r>
    </w:p>
    <w:p w14:paraId="03748232" w14:textId="77777777" w:rsidR="00FD6280" w:rsidRPr="007B0978" w:rsidRDefault="00FD6280" w:rsidP="00F143E7">
      <w:pPr>
        <w:pStyle w:val="ListBullet2"/>
        <w:numPr>
          <w:ilvl w:val="0"/>
          <w:numId w:val="33"/>
        </w:numPr>
      </w:pPr>
      <w:r w:rsidRPr="007B0978">
        <w:t xml:space="preserve">An organization may have additional names. </w:t>
      </w:r>
    </w:p>
    <w:p w14:paraId="27B35803" w14:textId="77777777" w:rsidR="00FD6280" w:rsidRPr="007B0978" w:rsidRDefault="00FD6280" w:rsidP="00F143E7">
      <w:pPr>
        <w:pStyle w:val="ListBullet2"/>
        <w:numPr>
          <w:ilvl w:val="0"/>
          <w:numId w:val="33"/>
        </w:numPr>
      </w:pPr>
      <w:r w:rsidRPr="007B0978">
        <w:t xml:space="preserve">An organization may have addresses (e.g., mailing address, delivery address). There may be multiple addresses. </w:t>
      </w:r>
    </w:p>
    <w:p w14:paraId="26442623" w14:textId="77777777" w:rsidR="00FD6280" w:rsidRPr="007B0978" w:rsidRDefault="00FD6280" w:rsidP="00F143E7">
      <w:pPr>
        <w:pStyle w:val="ListBullet2"/>
        <w:numPr>
          <w:ilvl w:val="0"/>
          <w:numId w:val="33"/>
        </w:numPr>
      </w:pPr>
      <w:r w:rsidRPr="007B0978">
        <w:t xml:space="preserve">An organization shall indicate a contact point, if known. The contact person (including their contact details), language, and contact details (which may include phone, email, fax number, etc.) shall be indicated for the organization. </w:t>
      </w:r>
    </w:p>
    <w:p w14:paraId="1F77C54A" w14:textId="77777777" w:rsidR="00FD6280" w:rsidRPr="007B0978" w:rsidRDefault="00FD6280" w:rsidP="00F143E7">
      <w:pPr>
        <w:pStyle w:val="ListBullet2"/>
        <w:numPr>
          <w:ilvl w:val="0"/>
          <w:numId w:val="33"/>
        </w:numPr>
      </w:pPr>
      <w:r w:rsidRPr="007B0978">
        <w:t xml:space="preserve">An organization may have identified operating languages. </w:t>
      </w:r>
    </w:p>
    <w:p w14:paraId="50D860AE" w14:textId="77777777" w:rsidR="00FD6280" w:rsidRPr="007B0978" w:rsidRDefault="00FD6280" w:rsidP="00F143E7">
      <w:pPr>
        <w:pStyle w:val="ListBullet2"/>
        <w:numPr>
          <w:ilvl w:val="0"/>
          <w:numId w:val="33"/>
        </w:numPr>
      </w:pPr>
      <w:r w:rsidRPr="007B0978">
        <w:t>An organization’s specialty may be indicated.</w:t>
      </w:r>
    </w:p>
    <w:p w14:paraId="1801C0EA" w14:textId="77777777" w:rsidR="00FD6280" w:rsidRPr="007B0978" w:rsidRDefault="00FD6280" w:rsidP="00F143E7">
      <w:pPr>
        <w:pStyle w:val="ListBullet2"/>
        <w:numPr>
          <w:ilvl w:val="0"/>
          <w:numId w:val="33"/>
        </w:numPr>
      </w:pPr>
      <w:r w:rsidRPr="007B0978">
        <w:t xml:space="preserve">Organizations may have relationships </w:t>
      </w:r>
      <w:proofErr w:type="gramStart"/>
      <w:r w:rsidRPr="007B0978">
        <w:t>to</w:t>
      </w:r>
      <w:proofErr w:type="gramEnd"/>
      <w:r w:rsidRPr="007B0978">
        <w:t xml:space="preserve"> other entities. An organization may have a defined parent </w:t>
      </w:r>
      <w:proofErr w:type="gramStart"/>
      <w:r w:rsidRPr="007B0978">
        <w:t>organization</w:t>
      </w:r>
      <w:proofErr w:type="gramEnd"/>
      <w:r w:rsidRPr="007B0978">
        <w:t xml:space="preserve"> or it may, itself, be a parent to one or more sub-organizations. </w:t>
      </w:r>
    </w:p>
    <w:p w14:paraId="16529259" w14:textId="12CF5EBD" w:rsidR="00FD6280" w:rsidRPr="007B0978" w:rsidRDefault="00FD6280" w:rsidP="0079528D">
      <w:pPr>
        <w:pStyle w:val="BodyText"/>
        <w:rPr>
          <w:noProof w:val="0"/>
        </w:rPr>
      </w:pPr>
      <w:r w:rsidRPr="007B0978">
        <w:rPr>
          <w:noProof w:val="0"/>
        </w:rPr>
        <w:t xml:space="preserve">The attributes of an </w:t>
      </w:r>
      <w:proofErr w:type="gramStart"/>
      <w:r w:rsidRPr="007B0978">
        <w:rPr>
          <w:noProof w:val="0"/>
        </w:rPr>
        <w:t>Organization</w:t>
      </w:r>
      <w:proofErr w:type="gramEnd"/>
      <w:r w:rsidRPr="007B0978">
        <w:rPr>
          <w:noProof w:val="0"/>
        </w:rPr>
        <w:t xml:space="preserve"> are described in </w:t>
      </w:r>
      <w:r w:rsidR="005E006B" w:rsidRPr="007B0978">
        <w:rPr>
          <w:noProof w:val="0"/>
        </w:rPr>
        <w:t>Table</w:t>
      </w:r>
      <w:r w:rsidRPr="007B0978">
        <w:rPr>
          <w:noProof w:val="0"/>
        </w:rPr>
        <w:t xml:space="preserve"> Y.1-1. </w:t>
      </w:r>
    </w:p>
    <w:p w14:paraId="78C522CA" w14:textId="77777777" w:rsidR="00FD6280" w:rsidRPr="007B0978" w:rsidRDefault="00FD6280" w:rsidP="0079528D">
      <w:pPr>
        <w:pStyle w:val="BodyText"/>
        <w:rPr>
          <w:noProof w:val="0"/>
        </w:rPr>
      </w:pPr>
    </w:p>
    <w:p w14:paraId="3DD4A402" w14:textId="77777777" w:rsidR="00FD6280" w:rsidRPr="007B0978" w:rsidRDefault="00FD6280" w:rsidP="0079528D">
      <w:pPr>
        <w:pStyle w:val="TableTitle"/>
      </w:pPr>
      <w:r w:rsidRPr="007B0978">
        <w:t>Table Y.1-1: Organization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1530"/>
        <w:gridCol w:w="5850"/>
      </w:tblGrid>
      <w:tr w:rsidR="00FD6280" w:rsidRPr="007B0978" w14:paraId="56C34CD2" w14:textId="77777777" w:rsidTr="00AE7FE0">
        <w:trPr>
          <w:tblHeader/>
        </w:trPr>
        <w:tc>
          <w:tcPr>
            <w:tcW w:w="1818" w:type="dxa"/>
            <w:shd w:val="clear" w:color="auto" w:fill="E6E6E6"/>
          </w:tcPr>
          <w:p w14:paraId="21A4A7B0" w14:textId="77777777" w:rsidR="00FD6280" w:rsidRPr="007B0978" w:rsidRDefault="00FD6280" w:rsidP="00A8114C">
            <w:pPr>
              <w:pStyle w:val="TableEntryHeader"/>
              <w:rPr>
                <w:noProof w:val="0"/>
              </w:rPr>
            </w:pPr>
            <w:r w:rsidRPr="007B0978">
              <w:rPr>
                <w:noProof w:val="0"/>
              </w:rPr>
              <w:t>Concept</w:t>
            </w:r>
          </w:p>
        </w:tc>
        <w:tc>
          <w:tcPr>
            <w:tcW w:w="1530" w:type="dxa"/>
            <w:shd w:val="clear" w:color="auto" w:fill="E6E6E6"/>
          </w:tcPr>
          <w:p w14:paraId="44C1BEF0" w14:textId="77777777" w:rsidR="00FD6280" w:rsidRPr="007B0978" w:rsidRDefault="00FD6280" w:rsidP="00A8114C">
            <w:pPr>
              <w:pStyle w:val="TableEntryHeader"/>
              <w:rPr>
                <w:noProof w:val="0"/>
                <w:kern w:val="28"/>
              </w:rPr>
            </w:pPr>
            <w:r w:rsidRPr="007B0978">
              <w:rPr>
                <w:noProof w:val="0"/>
              </w:rPr>
              <w:t>Optionality &amp;</w:t>
            </w:r>
            <w:r w:rsidRPr="007B0978">
              <w:rPr>
                <w:noProof w:val="0"/>
              </w:rPr>
              <w:br/>
              <w:t>Cardinality</w:t>
            </w:r>
          </w:p>
        </w:tc>
        <w:tc>
          <w:tcPr>
            <w:tcW w:w="5850" w:type="dxa"/>
            <w:shd w:val="clear" w:color="auto" w:fill="E6E6E6"/>
          </w:tcPr>
          <w:p w14:paraId="57C6D946" w14:textId="77777777" w:rsidR="00FD6280" w:rsidRPr="007B0978" w:rsidRDefault="00FD6280" w:rsidP="00A8114C">
            <w:pPr>
              <w:pStyle w:val="TableEntryHeader"/>
              <w:rPr>
                <w:noProof w:val="0"/>
              </w:rPr>
            </w:pPr>
            <w:r w:rsidRPr="007B0978">
              <w:rPr>
                <w:noProof w:val="0"/>
              </w:rPr>
              <w:t xml:space="preserve">Definition </w:t>
            </w:r>
          </w:p>
          <w:p w14:paraId="028A3557" w14:textId="77777777" w:rsidR="00FD6280" w:rsidRPr="007B0978" w:rsidRDefault="00FD6280" w:rsidP="00A8114C">
            <w:pPr>
              <w:pStyle w:val="TableEntryHeader"/>
              <w:rPr>
                <w:noProof w:val="0"/>
              </w:rPr>
            </w:pPr>
            <w:r w:rsidRPr="007B0978">
              <w:rPr>
                <w:noProof w:val="0"/>
              </w:rPr>
              <w:t>&amp;</w:t>
            </w:r>
          </w:p>
          <w:p w14:paraId="0B2CF518" w14:textId="77777777" w:rsidR="00FD6280" w:rsidRPr="007B0978" w:rsidRDefault="00FD6280" w:rsidP="00FA2B6F">
            <w:pPr>
              <w:pStyle w:val="TableEntryHeader"/>
              <w:rPr>
                <w:noProof w:val="0"/>
              </w:rPr>
            </w:pPr>
            <w:r w:rsidRPr="007B0978">
              <w:rPr>
                <w:noProof w:val="0"/>
              </w:rPr>
              <w:t xml:space="preserve">Location Relative To </w:t>
            </w:r>
            <w:r w:rsidRPr="007B0978">
              <w:rPr>
                <w:rStyle w:val="XMLname"/>
                <w:b w:val="0"/>
                <w:noProof w:val="0"/>
              </w:rPr>
              <w:t>/CSD/</w:t>
            </w:r>
            <w:proofErr w:type="spellStart"/>
            <w:r w:rsidRPr="007B0978">
              <w:rPr>
                <w:rStyle w:val="XMLname"/>
                <w:b w:val="0"/>
                <w:noProof w:val="0"/>
              </w:rPr>
              <w:t>organizationDirectory</w:t>
            </w:r>
            <w:proofErr w:type="spellEnd"/>
            <w:r w:rsidRPr="007B0978">
              <w:rPr>
                <w:rStyle w:val="XMLname"/>
                <w:b w:val="0"/>
                <w:noProof w:val="0"/>
              </w:rPr>
              <w:t>/organization</w:t>
            </w:r>
          </w:p>
        </w:tc>
      </w:tr>
      <w:tr w:rsidR="00FD6280" w:rsidRPr="007B0978" w14:paraId="66499481" w14:textId="77777777" w:rsidTr="00AE7FE0">
        <w:trPr>
          <w:cantSplit/>
        </w:trPr>
        <w:tc>
          <w:tcPr>
            <w:tcW w:w="1818" w:type="dxa"/>
          </w:tcPr>
          <w:p w14:paraId="1D67007B" w14:textId="77777777" w:rsidR="00FD6280" w:rsidRPr="007B0978" w:rsidRDefault="00FD6280" w:rsidP="00D505D7">
            <w:pPr>
              <w:pStyle w:val="TableEntry"/>
              <w:rPr>
                <w:noProof w:val="0"/>
              </w:rPr>
            </w:pPr>
            <w:r w:rsidRPr="007B0978">
              <w:rPr>
                <w:noProof w:val="0"/>
              </w:rPr>
              <w:t xml:space="preserve">Unique Entity Identifier </w:t>
            </w:r>
          </w:p>
        </w:tc>
        <w:tc>
          <w:tcPr>
            <w:tcW w:w="1530" w:type="dxa"/>
          </w:tcPr>
          <w:p w14:paraId="138A1DF7" w14:textId="77777777" w:rsidR="00FD6280" w:rsidRPr="007B0978" w:rsidRDefault="00FD6280" w:rsidP="00D505D7">
            <w:pPr>
              <w:pStyle w:val="TableEntry"/>
              <w:rPr>
                <w:noProof w:val="0"/>
              </w:rPr>
            </w:pPr>
            <w:r w:rsidRPr="007B0978">
              <w:rPr>
                <w:noProof w:val="0"/>
              </w:rPr>
              <w:t>R</w:t>
            </w:r>
          </w:p>
          <w:p w14:paraId="34AC57CF" w14:textId="77777777" w:rsidR="00FD6280" w:rsidRPr="007B0978" w:rsidRDefault="00FD6280" w:rsidP="00D505D7">
            <w:pPr>
              <w:pStyle w:val="TableEntry"/>
              <w:rPr>
                <w:noProof w:val="0"/>
              </w:rPr>
            </w:pPr>
            <w:r w:rsidRPr="007B0978">
              <w:rPr>
                <w:noProof w:val="0"/>
              </w:rPr>
              <w:t>1..1</w:t>
            </w:r>
          </w:p>
        </w:tc>
        <w:tc>
          <w:tcPr>
            <w:tcW w:w="5850" w:type="dxa"/>
          </w:tcPr>
          <w:p w14:paraId="52B17A30" w14:textId="77777777" w:rsidR="00FD6280" w:rsidRPr="007B0978" w:rsidRDefault="00FD6280" w:rsidP="00D505D7">
            <w:pPr>
              <w:pStyle w:val="TableEntry"/>
              <w:rPr>
                <w:rFonts w:ascii="Courier" w:hAnsi="Courier"/>
                <w:noProof w:val="0"/>
              </w:rPr>
            </w:pPr>
            <w:r w:rsidRPr="007B0978">
              <w:rPr>
                <w:noProof w:val="0"/>
              </w:rPr>
              <w:t xml:space="preserve">The </w:t>
            </w:r>
            <w:proofErr w:type="gramStart"/>
            <w:r w:rsidRPr="007B0978">
              <w:rPr>
                <w:noProof w:val="0"/>
              </w:rPr>
              <w:t>globally unique</w:t>
            </w:r>
            <w:proofErr w:type="gramEnd"/>
            <w:r w:rsidRPr="007B0978">
              <w:rPr>
                <w:noProof w:val="0"/>
              </w:rPr>
              <w:t xml:space="preserve"> identifier for this organization. </w:t>
            </w:r>
          </w:p>
          <w:p w14:paraId="7DA9630B" w14:textId="03C7FD17" w:rsidR="00FD6280" w:rsidRPr="007B0978" w:rsidRDefault="00FD6280" w:rsidP="00D505D7">
            <w:pPr>
              <w:pStyle w:val="TableEntry"/>
              <w:rPr>
                <w:rStyle w:val="XMLname"/>
                <w:noProof w:val="0"/>
              </w:rPr>
            </w:pPr>
            <w:proofErr w:type="gramStart"/>
            <w:r w:rsidRPr="007B0978">
              <w:rPr>
                <w:rStyle w:val="XMLname"/>
                <w:noProof w:val="0"/>
              </w:rPr>
              <w:t>./</w:t>
            </w:r>
            <w:proofErr w:type="gramEnd"/>
            <w:r w:rsidRPr="007B0978">
              <w:rPr>
                <w:rStyle w:val="XMLname"/>
                <w:noProof w:val="0"/>
              </w:rPr>
              <w:t>@</w:t>
            </w:r>
            <w:r w:rsidR="009C581F" w:rsidRPr="00E147BD">
              <w:rPr>
                <w:rStyle w:val="XMLname"/>
                <w:noProof w:val="0"/>
              </w:rPr>
              <w:t>entityID</w:t>
            </w:r>
          </w:p>
        </w:tc>
      </w:tr>
      <w:tr w:rsidR="00FD6280" w:rsidRPr="007B0978" w14:paraId="4AF7E3BC" w14:textId="77777777" w:rsidTr="00AE7FE0">
        <w:trPr>
          <w:cantSplit/>
        </w:trPr>
        <w:tc>
          <w:tcPr>
            <w:tcW w:w="1818" w:type="dxa"/>
          </w:tcPr>
          <w:p w14:paraId="2FD30E47" w14:textId="77777777" w:rsidR="00FD6280" w:rsidRPr="007B0978" w:rsidRDefault="00FD6280" w:rsidP="00D505D7">
            <w:pPr>
              <w:pStyle w:val="TableEntry"/>
              <w:rPr>
                <w:noProof w:val="0"/>
              </w:rPr>
            </w:pPr>
            <w:r w:rsidRPr="007B0978">
              <w:rPr>
                <w:noProof w:val="0"/>
              </w:rPr>
              <w:t>Org Identifiers</w:t>
            </w:r>
          </w:p>
        </w:tc>
        <w:tc>
          <w:tcPr>
            <w:tcW w:w="1530" w:type="dxa"/>
          </w:tcPr>
          <w:p w14:paraId="4ED78578"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3D2837F7" w14:textId="77777777" w:rsidR="00FD6280" w:rsidRPr="007B0978" w:rsidRDefault="00FD6280" w:rsidP="00D505D7">
            <w:pPr>
              <w:pStyle w:val="TableEntry"/>
              <w:rPr>
                <w:rFonts w:ascii="Courier" w:hAnsi="Courier"/>
                <w:noProof w:val="0"/>
              </w:rPr>
            </w:pPr>
            <w:r w:rsidRPr="007B0978">
              <w:rPr>
                <w:noProof w:val="0"/>
              </w:rPr>
              <w:t>An organization may have multiple other identifiers. Type values will be defined by national or regional organizations</w:t>
            </w:r>
            <w:r w:rsidR="008B268F" w:rsidRPr="007B0978">
              <w:rPr>
                <w:noProof w:val="0"/>
              </w:rPr>
              <w:t xml:space="preserve">. </w:t>
            </w:r>
            <w:r w:rsidRPr="007B0978">
              <w:rPr>
                <w:noProof w:val="0"/>
              </w:rPr>
              <w:br/>
            </w:r>
            <w:proofErr w:type="gramStart"/>
            <w:r w:rsidRPr="007B0978">
              <w:rPr>
                <w:rStyle w:val="XMLname"/>
                <w:noProof w:val="0"/>
              </w:rPr>
              <w:t>./</w:t>
            </w:r>
            <w:proofErr w:type="spellStart"/>
            <w:proofErr w:type="gramEnd"/>
            <w:r w:rsidRPr="007B0978">
              <w:rPr>
                <w:rStyle w:val="XMLname"/>
                <w:noProof w:val="0"/>
              </w:rPr>
              <w:t>otherID</w:t>
            </w:r>
            <w:proofErr w:type="spellEnd"/>
          </w:p>
        </w:tc>
      </w:tr>
      <w:tr w:rsidR="00FD6280" w:rsidRPr="007B0978" w14:paraId="73AC35DF" w14:textId="77777777" w:rsidTr="00AE7FE0">
        <w:trPr>
          <w:cantSplit/>
        </w:trPr>
        <w:tc>
          <w:tcPr>
            <w:tcW w:w="1818" w:type="dxa"/>
          </w:tcPr>
          <w:p w14:paraId="22E87772" w14:textId="77777777" w:rsidR="00FD6280" w:rsidRPr="007B0978" w:rsidRDefault="00FD6280" w:rsidP="00D505D7">
            <w:pPr>
              <w:pStyle w:val="TableEntry"/>
              <w:rPr>
                <w:noProof w:val="0"/>
              </w:rPr>
            </w:pPr>
            <w:r w:rsidRPr="007B0978">
              <w:rPr>
                <w:noProof w:val="0"/>
              </w:rPr>
              <w:t xml:space="preserve">Org Type </w:t>
            </w:r>
          </w:p>
        </w:tc>
        <w:tc>
          <w:tcPr>
            <w:tcW w:w="1530" w:type="dxa"/>
          </w:tcPr>
          <w:p w14:paraId="4B3B0337" w14:textId="3872373A" w:rsidR="00FD6280" w:rsidRPr="007B0978" w:rsidRDefault="00FD6280" w:rsidP="00D505D7">
            <w:pPr>
              <w:pStyle w:val="TableEntry"/>
              <w:rPr>
                <w:noProof w:val="0"/>
              </w:rPr>
            </w:pPr>
            <w:r w:rsidRPr="007B0978">
              <w:rPr>
                <w:noProof w:val="0"/>
              </w:rPr>
              <w:t>R</w:t>
            </w:r>
            <w:r w:rsidRPr="007B0978">
              <w:rPr>
                <w:noProof w:val="0"/>
              </w:rPr>
              <w:br/>
            </w:r>
            <w:proofErr w:type="gramStart"/>
            <w:r w:rsidRPr="007B0978">
              <w:rPr>
                <w:noProof w:val="0"/>
              </w:rPr>
              <w:t>1.</w:t>
            </w:r>
            <w:r w:rsidR="00D505D7" w:rsidRPr="007B0978">
              <w:rPr>
                <w:noProof w:val="0"/>
              </w:rPr>
              <w:t>.</w:t>
            </w:r>
            <w:proofErr w:type="gramEnd"/>
            <w:r w:rsidRPr="007B0978">
              <w:rPr>
                <w:noProof w:val="0"/>
              </w:rPr>
              <w:t>∞</w:t>
            </w:r>
          </w:p>
        </w:tc>
        <w:tc>
          <w:tcPr>
            <w:tcW w:w="5850" w:type="dxa"/>
          </w:tcPr>
          <w:p w14:paraId="31F734AA" w14:textId="2967539D" w:rsidR="00FD6280" w:rsidRPr="007B0978" w:rsidRDefault="00FD6280" w:rsidP="00AE7FE0">
            <w:pPr>
              <w:pStyle w:val="TableEntry"/>
              <w:rPr>
                <w:rFonts w:ascii="Courier" w:hAnsi="Courier"/>
                <w:noProof w:val="0"/>
              </w:rPr>
            </w:pPr>
            <w:r w:rsidRPr="007B0978">
              <w:rPr>
                <w:noProof w:val="0"/>
              </w:rPr>
              <w:t>The values for organization type will be defined by national or regional organizations</w:t>
            </w:r>
            <w:r w:rsidR="008B268F" w:rsidRPr="007B0978">
              <w:rPr>
                <w:noProof w:val="0"/>
              </w:rPr>
              <w:t xml:space="preserve">. </w:t>
            </w:r>
            <w:r w:rsidRPr="007B0978">
              <w:rPr>
                <w:noProof w:val="0"/>
              </w:rPr>
              <w:br/>
            </w:r>
            <w:proofErr w:type="gramStart"/>
            <w:r w:rsidRPr="007B0978">
              <w:rPr>
                <w:rStyle w:val="XMLname"/>
                <w:noProof w:val="0"/>
              </w:rPr>
              <w:t>./</w:t>
            </w:r>
            <w:proofErr w:type="spellStart"/>
            <w:r w:rsidRPr="007B0978">
              <w:rPr>
                <w:rStyle w:val="XMLname"/>
                <w:noProof w:val="0"/>
              </w:rPr>
              <w:t>codedType</w:t>
            </w:r>
            <w:proofErr w:type="spellEnd"/>
            <w:r w:rsidRPr="007B0978">
              <w:rPr>
                <w:rStyle w:val="XMLname"/>
                <w:noProof w:val="0"/>
              </w:rPr>
              <w:t>/@</w:t>
            </w:r>
            <w:proofErr w:type="gramEnd"/>
            <w:r w:rsidRPr="007B0978">
              <w:rPr>
                <w:rStyle w:val="XMLname"/>
                <w:noProof w:val="0"/>
              </w:rPr>
              <w:t>code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code value for the organization (required)</w:t>
            </w:r>
            <w:r w:rsidRPr="007B0978">
              <w:rPr>
                <w:rFonts w:ascii="Courier" w:hAnsi="Courier"/>
                <w:noProof w:val="0"/>
              </w:rPr>
              <w:br/>
            </w:r>
            <w:r w:rsidRPr="007B0978">
              <w:rPr>
                <w:rStyle w:val="XMLname"/>
                <w:noProof w:val="0"/>
              </w:rPr>
              <w:t>./</w:t>
            </w:r>
            <w:proofErr w:type="spellStart"/>
            <w:proofErr w:type="gramStart"/>
            <w:r w:rsidRPr="007B0978">
              <w:rPr>
                <w:rStyle w:val="XMLname"/>
                <w:noProof w:val="0"/>
              </w:rPr>
              <w:t>codedType</w:t>
            </w:r>
            <w:proofErr w:type="spellEnd"/>
            <w:r w:rsidRPr="007B0978">
              <w:rPr>
                <w:rStyle w:val="XMLname"/>
                <w:noProof w:val="0"/>
              </w:rPr>
              <w:t>/@</w:t>
            </w:r>
            <w:proofErr w:type="gramEnd"/>
            <w:r w:rsidRPr="007B0978">
              <w:rPr>
                <w:rStyle w:val="XMLname"/>
                <w:noProof w:val="0"/>
              </w:rPr>
              <w:t>codingSchem</w:t>
            </w:r>
            <w:r w:rsidR="009F044F" w:rsidRPr="007B0978">
              <w:rPr>
                <w:rStyle w:val="XMLname"/>
                <w:noProof w:val="0"/>
              </w:rPr>
              <w:t>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coding scheme used (required)</w:t>
            </w:r>
          </w:p>
        </w:tc>
      </w:tr>
      <w:tr w:rsidR="00FD6280" w:rsidRPr="007B0978" w14:paraId="11BA1702" w14:textId="77777777" w:rsidTr="00AE7FE0">
        <w:trPr>
          <w:cantSplit/>
        </w:trPr>
        <w:tc>
          <w:tcPr>
            <w:tcW w:w="1818" w:type="dxa"/>
          </w:tcPr>
          <w:p w14:paraId="309B9D3B" w14:textId="77777777" w:rsidR="00FD6280" w:rsidRPr="007B0978" w:rsidRDefault="00FD6280" w:rsidP="00D505D7">
            <w:pPr>
              <w:pStyle w:val="TableEntry"/>
              <w:rPr>
                <w:noProof w:val="0"/>
              </w:rPr>
            </w:pPr>
            <w:r w:rsidRPr="007B0978">
              <w:rPr>
                <w:noProof w:val="0"/>
              </w:rPr>
              <w:t>Org Primary Name</w:t>
            </w:r>
          </w:p>
        </w:tc>
        <w:tc>
          <w:tcPr>
            <w:tcW w:w="1530" w:type="dxa"/>
          </w:tcPr>
          <w:p w14:paraId="5CEBA597" w14:textId="77777777" w:rsidR="00FD6280" w:rsidRPr="007B0978" w:rsidRDefault="00FD6280" w:rsidP="00D505D7">
            <w:pPr>
              <w:pStyle w:val="TableEntry"/>
              <w:rPr>
                <w:noProof w:val="0"/>
              </w:rPr>
            </w:pPr>
            <w:r w:rsidRPr="007B0978">
              <w:rPr>
                <w:noProof w:val="0"/>
              </w:rPr>
              <w:t>R</w:t>
            </w:r>
          </w:p>
          <w:p w14:paraId="573C84CB" w14:textId="77777777" w:rsidR="00FD6280" w:rsidRPr="007B0978" w:rsidRDefault="00FD6280" w:rsidP="00D505D7">
            <w:pPr>
              <w:pStyle w:val="TableEntry"/>
              <w:rPr>
                <w:noProof w:val="0"/>
              </w:rPr>
            </w:pPr>
            <w:r w:rsidRPr="007B0978">
              <w:rPr>
                <w:noProof w:val="0"/>
              </w:rPr>
              <w:t>1..1</w:t>
            </w:r>
          </w:p>
        </w:tc>
        <w:tc>
          <w:tcPr>
            <w:tcW w:w="5850" w:type="dxa"/>
          </w:tcPr>
          <w:p w14:paraId="47BF5203" w14:textId="77777777" w:rsidR="00FD6280" w:rsidRPr="007B0978" w:rsidRDefault="00FD6280" w:rsidP="00D505D7">
            <w:pPr>
              <w:pStyle w:val="TableEntry"/>
              <w:rPr>
                <w:rFonts w:ascii="Courier" w:hAnsi="Courier"/>
                <w:noProof w:val="0"/>
              </w:rPr>
            </w:pPr>
            <w:r w:rsidRPr="007B0978">
              <w:rPr>
                <w:noProof w:val="0"/>
              </w:rPr>
              <w:t xml:space="preserve">The organization’s preferred name. </w:t>
            </w:r>
            <w:r w:rsidRPr="007B0978">
              <w:rPr>
                <w:noProof w:val="0"/>
              </w:rPr>
              <w:br/>
            </w:r>
            <w:proofErr w:type="gramStart"/>
            <w:r w:rsidRPr="007B0978">
              <w:rPr>
                <w:rStyle w:val="XMLname"/>
                <w:noProof w:val="0"/>
              </w:rPr>
              <w:t>./</w:t>
            </w:r>
            <w:proofErr w:type="spellStart"/>
            <w:proofErr w:type="gramEnd"/>
            <w:r w:rsidRPr="007B0978">
              <w:rPr>
                <w:rStyle w:val="XMLname"/>
                <w:noProof w:val="0"/>
              </w:rPr>
              <w:t>primaryName</w:t>
            </w:r>
            <w:proofErr w:type="spellEnd"/>
          </w:p>
        </w:tc>
      </w:tr>
      <w:tr w:rsidR="00FD6280" w:rsidRPr="007B0978" w14:paraId="23DBA060" w14:textId="77777777" w:rsidTr="00AE7FE0">
        <w:trPr>
          <w:cantSplit/>
        </w:trPr>
        <w:tc>
          <w:tcPr>
            <w:tcW w:w="1818" w:type="dxa"/>
          </w:tcPr>
          <w:p w14:paraId="2B115A01" w14:textId="77777777" w:rsidR="00FD6280" w:rsidRPr="007B0978" w:rsidRDefault="00FD6280" w:rsidP="00D505D7">
            <w:pPr>
              <w:pStyle w:val="TableEntry"/>
              <w:rPr>
                <w:noProof w:val="0"/>
              </w:rPr>
            </w:pPr>
            <w:r w:rsidRPr="007B0978">
              <w:rPr>
                <w:noProof w:val="0"/>
              </w:rPr>
              <w:lastRenderedPageBreak/>
              <w:t>Org other Names</w:t>
            </w:r>
          </w:p>
        </w:tc>
        <w:tc>
          <w:tcPr>
            <w:tcW w:w="1530" w:type="dxa"/>
          </w:tcPr>
          <w:p w14:paraId="53B6ADA1"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222FEE74" w14:textId="77777777" w:rsidR="00FD6280" w:rsidRPr="007B0978" w:rsidRDefault="00FD6280" w:rsidP="00D505D7">
            <w:pPr>
              <w:pStyle w:val="TableEntry"/>
              <w:rPr>
                <w:rFonts w:ascii="Courier" w:hAnsi="Courier"/>
                <w:noProof w:val="0"/>
              </w:rPr>
            </w:pPr>
            <w:r w:rsidRPr="007B0978">
              <w:rPr>
                <w:noProof w:val="0"/>
              </w:rPr>
              <w:t xml:space="preserve">Other names for the organization. </w:t>
            </w:r>
            <w:r w:rsidRPr="007B0978">
              <w:rPr>
                <w:noProof w:val="0"/>
              </w:rPr>
              <w:br/>
            </w:r>
            <w:proofErr w:type="gramStart"/>
            <w:r w:rsidRPr="007B0978">
              <w:rPr>
                <w:rStyle w:val="XMLname"/>
                <w:noProof w:val="0"/>
              </w:rPr>
              <w:t>./</w:t>
            </w:r>
            <w:proofErr w:type="spellStart"/>
            <w:proofErr w:type="gramEnd"/>
            <w:r w:rsidRPr="007B0978">
              <w:rPr>
                <w:rStyle w:val="XMLname"/>
                <w:noProof w:val="0"/>
              </w:rPr>
              <w:t>otherName</w:t>
            </w:r>
            <w:proofErr w:type="spellEnd"/>
          </w:p>
        </w:tc>
      </w:tr>
      <w:tr w:rsidR="00FD6280" w:rsidRPr="007B0978" w14:paraId="7A86E5E6" w14:textId="77777777" w:rsidTr="00AE7FE0">
        <w:trPr>
          <w:cantSplit/>
        </w:trPr>
        <w:tc>
          <w:tcPr>
            <w:tcW w:w="1818" w:type="dxa"/>
          </w:tcPr>
          <w:p w14:paraId="3BA43A3F" w14:textId="77777777" w:rsidR="00FD6280" w:rsidRPr="007B0978" w:rsidRDefault="00FD6280" w:rsidP="00D505D7">
            <w:pPr>
              <w:pStyle w:val="TableEntry"/>
              <w:rPr>
                <w:noProof w:val="0"/>
              </w:rPr>
            </w:pPr>
            <w:r w:rsidRPr="007B0978">
              <w:rPr>
                <w:noProof w:val="0"/>
              </w:rPr>
              <w:t>Org Contact</w:t>
            </w:r>
          </w:p>
        </w:tc>
        <w:tc>
          <w:tcPr>
            <w:tcW w:w="1530" w:type="dxa"/>
          </w:tcPr>
          <w:p w14:paraId="265B65A5" w14:textId="10BD7940" w:rsidR="00FD6280" w:rsidRPr="007B0978" w:rsidRDefault="00FD6280" w:rsidP="00D505D7">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5850" w:type="dxa"/>
          </w:tcPr>
          <w:p w14:paraId="1B572DDB" w14:textId="77777777" w:rsidR="00FD6280" w:rsidRPr="007B0978" w:rsidRDefault="00FD6280" w:rsidP="00D505D7">
            <w:pPr>
              <w:pStyle w:val="TableEntry"/>
              <w:rPr>
                <w:noProof w:val="0"/>
              </w:rPr>
            </w:pPr>
            <w:r w:rsidRPr="007B0978">
              <w:rPr>
                <w:noProof w:val="0"/>
              </w:rPr>
              <w:t xml:space="preserve">A contact defined for the organization. </w:t>
            </w:r>
            <w:r w:rsidRPr="007B0978">
              <w:rPr>
                <w:noProof w:val="0"/>
              </w:rPr>
              <w:br/>
            </w:r>
            <w:proofErr w:type="gramStart"/>
            <w:r w:rsidRPr="007B0978">
              <w:rPr>
                <w:rStyle w:val="XMLname"/>
                <w:noProof w:val="0"/>
              </w:rPr>
              <w:t>./</w:t>
            </w:r>
            <w:proofErr w:type="gramEnd"/>
            <w:r w:rsidRPr="007B0978">
              <w:rPr>
                <w:rStyle w:val="XMLname"/>
                <w:noProof w:val="0"/>
              </w:rPr>
              <w:t>contact</w:t>
            </w:r>
          </w:p>
        </w:tc>
      </w:tr>
      <w:tr w:rsidR="00FD6280" w:rsidRPr="007B0978" w14:paraId="3FA1E0B7" w14:textId="77777777" w:rsidTr="00AE7FE0">
        <w:trPr>
          <w:cantSplit/>
        </w:trPr>
        <w:tc>
          <w:tcPr>
            <w:tcW w:w="1818" w:type="dxa"/>
          </w:tcPr>
          <w:p w14:paraId="242EA35D" w14:textId="77777777" w:rsidR="00FD6280" w:rsidRPr="007B0978" w:rsidRDefault="00FD6280" w:rsidP="00D505D7">
            <w:pPr>
              <w:pStyle w:val="TableEntry"/>
              <w:rPr>
                <w:noProof w:val="0"/>
              </w:rPr>
            </w:pPr>
            <w:r w:rsidRPr="007B0978">
              <w:rPr>
                <w:noProof w:val="0"/>
              </w:rPr>
              <w:t>Org Admin Address</w:t>
            </w:r>
          </w:p>
        </w:tc>
        <w:tc>
          <w:tcPr>
            <w:tcW w:w="1530" w:type="dxa"/>
          </w:tcPr>
          <w:p w14:paraId="2C3DF589" w14:textId="4FE1432C" w:rsidR="00FD6280" w:rsidRPr="007B0978" w:rsidRDefault="00FD6280" w:rsidP="00D505D7">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5850" w:type="dxa"/>
          </w:tcPr>
          <w:p w14:paraId="60015EEF" w14:textId="77777777" w:rsidR="00FD6280" w:rsidRPr="007B0978" w:rsidRDefault="00FD6280" w:rsidP="00D505D7">
            <w:pPr>
              <w:pStyle w:val="TableEntry"/>
              <w:rPr>
                <w:noProof w:val="0"/>
              </w:rPr>
            </w:pPr>
            <w:r w:rsidRPr="007B0978">
              <w:rPr>
                <w:noProof w:val="0"/>
              </w:rPr>
              <w:t>The addresses for this organization.</w:t>
            </w:r>
          </w:p>
          <w:p w14:paraId="2FA3F2AF" w14:textId="77777777" w:rsidR="00FD6280" w:rsidRPr="007B0978" w:rsidRDefault="00FD6280" w:rsidP="00D505D7">
            <w:pPr>
              <w:pStyle w:val="TableEntry"/>
              <w:rPr>
                <w:noProof w:val="0"/>
              </w:rPr>
            </w:pPr>
            <w:r w:rsidRPr="007B0978">
              <w:rPr>
                <w:noProof w:val="0"/>
              </w:rPr>
              <w:t xml:space="preserve">Addresses may be identified as billing, delivery, mailing, etc. </w:t>
            </w:r>
            <w:r w:rsidRPr="007B0978">
              <w:rPr>
                <w:noProof w:val="0"/>
              </w:rPr>
              <w:br/>
            </w:r>
            <w:r w:rsidRPr="007B0978">
              <w:rPr>
                <w:rStyle w:val="XMLname"/>
                <w:noProof w:val="0"/>
              </w:rPr>
              <w:t>./address</w:t>
            </w:r>
          </w:p>
        </w:tc>
      </w:tr>
      <w:tr w:rsidR="00FD6280" w:rsidRPr="007B0978" w14:paraId="2827A1EA" w14:textId="77777777" w:rsidTr="00AE7FE0">
        <w:trPr>
          <w:cantSplit/>
        </w:trPr>
        <w:tc>
          <w:tcPr>
            <w:tcW w:w="1818" w:type="dxa"/>
          </w:tcPr>
          <w:p w14:paraId="4036AEB6" w14:textId="0FDACE4C" w:rsidR="00FD6280" w:rsidRPr="007B0978" w:rsidRDefault="00FD6280" w:rsidP="00D505D7">
            <w:pPr>
              <w:pStyle w:val="TableEntry"/>
              <w:rPr>
                <w:noProof w:val="0"/>
              </w:rPr>
            </w:pPr>
            <w:r w:rsidRPr="007B0978">
              <w:rPr>
                <w:noProof w:val="0"/>
              </w:rPr>
              <w:t>Org Credentials</w:t>
            </w:r>
          </w:p>
        </w:tc>
        <w:tc>
          <w:tcPr>
            <w:tcW w:w="1530" w:type="dxa"/>
          </w:tcPr>
          <w:p w14:paraId="0CD95AFB"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09840104" w14:textId="77777777" w:rsidR="00FD6280" w:rsidRPr="007B0978" w:rsidRDefault="00FD6280" w:rsidP="00D505D7">
            <w:pPr>
              <w:pStyle w:val="TableEntry"/>
              <w:rPr>
                <w:noProof w:val="0"/>
              </w:rPr>
            </w:pPr>
            <w:r w:rsidRPr="007B0978">
              <w:rPr>
                <w:noProof w:val="0"/>
              </w:rPr>
              <w:t xml:space="preserve">The list of credentials held by the organization. NOTE: degree is not a valid credential type for an </w:t>
            </w:r>
            <w:proofErr w:type="gramStart"/>
            <w:r w:rsidRPr="007B0978">
              <w:rPr>
                <w:noProof w:val="0"/>
              </w:rPr>
              <w:t>Organization</w:t>
            </w:r>
            <w:proofErr w:type="gramEnd"/>
            <w:r w:rsidRPr="007B0978">
              <w:rPr>
                <w:noProof w:val="0"/>
              </w:rPr>
              <w:br/>
            </w:r>
            <w:r w:rsidRPr="007B0978">
              <w:rPr>
                <w:rStyle w:val="XMLname"/>
                <w:noProof w:val="0"/>
              </w:rPr>
              <w:t>./credential</w:t>
            </w:r>
          </w:p>
        </w:tc>
      </w:tr>
      <w:tr w:rsidR="00FD6280" w:rsidRPr="007B0978" w14:paraId="1D9AC799" w14:textId="77777777" w:rsidTr="00AE7FE0">
        <w:trPr>
          <w:cantSplit/>
        </w:trPr>
        <w:tc>
          <w:tcPr>
            <w:tcW w:w="1818" w:type="dxa"/>
          </w:tcPr>
          <w:p w14:paraId="137B4EF9" w14:textId="77777777" w:rsidR="00FD6280" w:rsidRPr="007B0978" w:rsidRDefault="00FD6280" w:rsidP="00D505D7">
            <w:pPr>
              <w:pStyle w:val="TableEntry"/>
              <w:rPr>
                <w:noProof w:val="0"/>
              </w:rPr>
            </w:pPr>
            <w:r w:rsidRPr="007B0978">
              <w:rPr>
                <w:noProof w:val="0"/>
              </w:rPr>
              <w:t>Org Language Supported</w:t>
            </w:r>
          </w:p>
        </w:tc>
        <w:tc>
          <w:tcPr>
            <w:tcW w:w="1530" w:type="dxa"/>
          </w:tcPr>
          <w:p w14:paraId="7C916C70" w14:textId="77777777" w:rsidR="00FD6280" w:rsidRPr="007B0978" w:rsidRDefault="00FD6280" w:rsidP="00D505D7">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5850" w:type="dxa"/>
          </w:tcPr>
          <w:p w14:paraId="71F9F78D" w14:textId="77777777" w:rsidR="00FD6280" w:rsidRPr="007B0978" w:rsidRDefault="00FD6280" w:rsidP="00D505D7">
            <w:pPr>
              <w:pStyle w:val="TableEntry"/>
              <w:rPr>
                <w:rStyle w:val="XMLname"/>
                <w:noProof w:val="0"/>
              </w:rPr>
            </w:pPr>
            <w:r w:rsidRPr="007B0978">
              <w:rPr>
                <w:noProof w:val="0"/>
              </w:rPr>
              <w:br w:type="column"/>
              <w:t xml:space="preserve">The languages that the organization </w:t>
            </w:r>
            <w:proofErr w:type="gramStart"/>
            <w:r w:rsidRPr="007B0978">
              <w:rPr>
                <w:noProof w:val="0"/>
              </w:rPr>
              <w:t>is able to</w:t>
            </w:r>
            <w:proofErr w:type="gramEnd"/>
            <w:r w:rsidRPr="007B0978">
              <w:rPr>
                <w:noProof w:val="0"/>
              </w:rPr>
              <w:t xml:space="preserve"> operate in. The languages shall be from the coding system defined by IETF BCP 47 and the coding scheme shall be “BCP 47”</w:t>
            </w:r>
            <w:r w:rsidRPr="007B0978">
              <w:rPr>
                <w:noProof w:val="0"/>
              </w:rPr>
              <w:br/>
            </w:r>
            <w:r w:rsidRPr="007B0978">
              <w:rPr>
                <w:rStyle w:val="XMLname"/>
                <w:noProof w:val="0"/>
              </w:rPr>
              <w:t>./language</w:t>
            </w:r>
          </w:p>
        </w:tc>
      </w:tr>
      <w:tr w:rsidR="00FD6280" w:rsidRPr="007B0978" w14:paraId="67348E4E" w14:textId="77777777" w:rsidTr="00AE7FE0">
        <w:trPr>
          <w:cantSplit/>
        </w:trPr>
        <w:tc>
          <w:tcPr>
            <w:tcW w:w="1818" w:type="dxa"/>
          </w:tcPr>
          <w:p w14:paraId="55E7F74C" w14:textId="5828EEE2" w:rsidR="00FD6280" w:rsidRPr="007B0978" w:rsidRDefault="00FD6280" w:rsidP="00D505D7">
            <w:pPr>
              <w:pStyle w:val="TableEntry"/>
              <w:rPr>
                <w:noProof w:val="0"/>
              </w:rPr>
            </w:pPr>
            <w:r w:rsidRPr="007B0978">
              <w:rPr>
                <w:noProof w:val="0"/>
              </w:rPr>
              <w:t>Org Specialty</w:t>
            </w:r>
          </w:p>
        </w:tc>
        <w:tc>
          <w:tcPr>
            <w:tcW w:w="1530" w:type="dxa"/>
          </w:tcPr>
          <w:p w14:paraId="3F06F9B9" w14:textId="35613390"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09A70341" w14:textId="77777777" w:rsidR="00FD6280" w:rsidRPr="007B0978" w:rsidRDefault="00FD6280" w:rsidP="00D505D7">
            <w:pPr>
              <w:pStyle w:val="TableEntry"/>
              <w:rPr>
                <w:noProof w:val="0"/>
              </w:rPr>
            </w:pPr>
            <w:r w:rsidRPr="007B0978">
              <w:rPr>
                <w:noProof w:val="0"/>
              </w:rPr>
              <w:t xml:space="preserve">Specialty services provided by this organization. </w:t>
            </w:r>
            <w:r w:rsidRPr="007B0978">
              <w:rPr>
                <w:noProof w:val="0"/>
              </w:rPr>
              <w:br/>
            </w:r>
            <w:proofErr w:type="gramStart"/>
            <w:r w:rsidRPr="007B0978">
              <w:rPr>
                <w:rStyle w:val="XMLname"/>
                <w:noProof w:val="0"/>
              </w:rPr>
              <w:t>./</w:t>
            </w:r>
            <w:proofErr w:type="gramEnd"/>
            <w:r w:rsidRPr="007B0978">
              <w:rPr>
                <w:rStyle w:val="XMLname"/>
                <w:noProof w:val="0"/>
              </w:rPr>
              <w:t>specialization</w:t>
            </w:r>
          </w:p>
        </w:tc>
      </w:tr>
      <w:tr w:rsidR="00FD6280" w:rsidRPr="007B0978" w14:paraId="4CB88788" w14:textId="77777777" w:rsidTr="00AE7FE0">
        <w:trPr>
          <w:cantSplit/>
        </w:trPr>
        <w:tc>
          <w:tcPr>
            <w:tcW w:w="1818" w:type="dxa"/>
          </w:tcPr>
          <w:p w14:paraId="6644414B" w14:textId="77777777" w:rsidR="00FD6280" w:rsidRPr="007B0978" w:rsidRDefault="00FD6280" w:rsidP="00D505D7">
            <w:pPr>
              <w:pStyle w:val="TableEntry"/>
              <w:rPr>
                <w:noProof w:val="0"/>
              </w:rPr>
            </w:pPr>
            <w:r w:rsidRPr="007B0978">
              <w:rPr>
                <w:noProof w:val="0"/>
              </w:rPr>
              <w:t>UDDI Business Entity URI</w:t>
            </w:r>
          </w:p>
        </w:tc>
        <w:tc>
          <w:tcPr>
            <w:tcW w:w="1530" w:type="dxa"/>
          </w:tcPr>
          <w:p w14:paraId="6389B6DB"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3538DCE1" w14:textId="77777777" w:rsidR="00FD6280" w:rsidRPr="007B0978" w:rsidRDefault="00FD6280" w:rsidP="00D505D7">
            <w:pPr>
              <w:pStyle w:val="TableEntry"/>
              <w:rPr>
                <w:noProof w:val="0"/>
              </w:rPr>
            </w:pPr>
            <w:r w:rsidRPr="007B0978">
              <w:rPr>
                <w:noProof w:val="0"/>
              </w:rPr>
              <w:t xml:space="preserve">Electronic address information of an </w:t>
            </w:r>
            <w:proofErr w:type="gramStart"/>
            <w:r w:rsidRPr="007B0978">
              <w:rPr>
                <w:noProof w:val="0"/>
              </w:rPr>
              <w:t>Organization</w:t>
            </w:r>
            <w:proofErr w:type="gramEnd"/>
            <w:r w:rsidRPr="007B0978">
              <w:rPr>
                <w:noProof w:val="0"/>
              </w:rPr>
              <w:t>.</w:t>
            </w:r>
          </w:p>
          <w:p w14:paraId="617E7E1A" w14:textId="77777777" w:rsidR="00FD6280" w:rsidRPr="007B0978" w:rsidRDefault="00FD6280" w:rsidP="00D505D7">
            <w:pPr>
              <w:pStyle w:val="TableEntry"/>
              <w:rPr>
                <w:rStyle w:val="XMLname"/>
                <w:noProof w:val="0"/>
              </w:rPr>
            </w:pPr>
            <w:proofErr w:type="gramStart"/>
            <w:r w:rsidRPr="007B0978">
              <w:rPr>
                <w:rStyle w:val="XMLname"/>
                <w:noProof w:val="0"/>
              </w:rPr>
              <w:t>./</w:t>
            </w:r>
            <w:proofErr w:type="spellStart"/>
            <w:proofErr w:type="gramEnd"/>
            <w:r w:rsidRPr="007B0978">
              <w:rPr>
                <w:rStyle w:val="XMLname"/>
                <w:noProof w:val="0"/>
              </w:rPr>
              <w:t>contactPoint</w:t>
            </w:r>
            <w:proofErr w:type="spellEnd"/>
          </w:p>
        </w:tc>
      </w:tr>
      <w:tr w:rsidR="00FD6280" w:rsidRPr="007B0978" w14:paraId="378AE717" w14:textId="77777777" w:rsidTr="00AE7FE0">
        <w:trPr>
          <w:cantSplit/>
        </w:trPr>
        <w:tc>
          <w:tcPr>
            <w:tcW w:w="1818" w:type="dxa"/>
          </w:tcPr>
          <w:p w14:paraId="5E344F4F" w14:textId="77777777" w:rsidR="00FD6280" w:rsidRPr="007B0978" w:rsidRDefault="00FD6280" w:rsidP="00D505D7">
            <w:pPr>
              <w:pStyle w:val="TableEntry"/>
              <w:rPr>
                <w:noProof w:val="0"/>
              </w:rPr>
            </w:pPr>
            <w:r w:rsidRPr="007B0978">
              <w:rPr>
                <w:noProof w:val="0"/>
              </w:rPr>
              <w:t>Encryption Certificate</w:t>
            </w:r>
          </w:p>
        </w:tc>
        <w:tc>
          <w:tcPr>
            <w:tcW w:w="1530" w:type="dxa"/>
          </w:tcPr>
          <w:p w14:paraId="17D380EA"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5850" w:type="dxa"/>
          </w:tcPr>
          <w:p w14:paraId="2805441C" w14:textId="77777777" w:rsidR="00FD6280" w:rsidRPr="007B0978" w:rsidRDefault="00FD6280" w:rsidP="00D505D7">
            <w:pPr>
              <w:pStyle w:val="TableEntry"/>
              <w:rPr>
                <w:rStyle w:val="XMLname"/>
                <w:noProof w:val="0"/>
              </w:rPr>
            </w:pPr>
            <w:r w:rsidRPr="007B0978">
              <w:rPr>
                <w:noProof w:val="0"/>
              </w:rPr>
              <w:t>Organization’s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6D12BB5D" w14:textId="77777777" w:rsidR="00FD6280" w:rsidRPr="007B0978" w:rsidRDefault="00FD6280" w:rsidP="00D505D7">
            <w:pPr>
              <w:pStyle w:val="TableEntry"/>
              <w:rPr>
                <w:rStyle w:val="XMLname"/>
                <w:noProof w:val="0"/>
              </w:rPr>
            </w:pPr>
            <w:r w:rsidRPr="007B0978">
              <w:rPr>
                <w:rStyle w:val="XMLname"/>
                <w:noProof w:val="0"/>
              </w:rPr>
              <w:t xml:space="preserve"> @code</w:t>
            </w:r>
            <w:proofErr w:type="gramStart"/>
            <w:r w:rsidRPr="007B0978">
              <w:rPr>
                <w:rStyle w:val="XMLname"/>
                <w:noProof w:val="0"/>
              </w:rPr>
              <w:t>=”PKI</w:t>
            </w:r>
            <w:proofErr w:type="gramEnd"/>
            <w:r w:rsidRPr="007B0978">
              <w:rPr>
                <w:rStyle w:val="XMLname"/>
                <w:noProof w:val="0"/>
              </w:rPr>
              <w:t xml:space="preserve">” and </w:t>
            </w:r>
          </w:p>
          <w:p w14:paraId="02AACCC9" w14:textId="62B4AF49" w:rsidR="00FD6280" w:rsidRPr="007B0978" w:rsidRDefault="009F044F" w:rsidP="00D505D7">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6D7EE101" w14:textId="77777777" w:rsidR="00FD6280" w:rsidRPr="007B0978" w:rsidRDefault="00FD6280" w:rsidP="00D505D7">
            <w:pPr>
              <w:pStyle w:val="TableEntry"/>
              <w:rPr>
                <w:noProof w:val="0"/>
              </w:rPr>
            </w:pPr>
            <w:r w:rsidRPr="007B0978">
              <w:rPr>
                <w:rStyle w:val="XMLname"/>
                <w:noProof w:val="0"/>
              </w:rPr>
              <w:t>]</w:t>
            </w:r>
          </w:p>
        </w:tc>
      </w:tr>
      <w:tr w:rsidR="00FD6280" w:rsidRPr="007B0978" w14:paraId="22E68643" w14:textId="77777777" w:rsidTr="00AE7FE0">
        <w:trPr>
          <w:cantSplit/>
        </w:trPr>
        <w:tc>
          <w:tcPr>
            <w:tcW w:w="1818" w:type="dxa"/>
          </w:tcPr>
          <w:p w14:paraId="66D03458" w14:textId="77777777" w:rsidR="00FD6280" w:rsidRPr="007B0978" w:rsidRDefault="00FD6280" w:rsidP="00D505D7">
            <w:pPr>
              <w:pStyle w:val="TableEntry"/>
              <w:rPr>
                <w:noProof w:val="0"/>
              </w:rPr>
            </w:pPr>
            <w:r w:rsidRPr="007B0978">
              <w:rPr>
                <w:noProof w:val="0"/>
              </w:rPr>
              <w:t>Org Business Phone</w:t>
            </w:r>
          </w:p>
        </w:tc>
        <w:tc>
          <w:tcPr>
            <w:tcW w:w="1530" w:type="dxa"/>
          </w:tcPr>
          <w:p w14:paraId="5C750FC0" w14:textId="77777777" w:rsidR="00FD6280" w:rsidRPr="007B0978" w:rsidRDefault="00FD6280" w:rsidP="00D505D7">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5850" w:type="dxa"/>
          </w:tcPr>
          <w:p w14:paraId="11EA154A" w14:textId="77777777" w:rsidR="00FD6280" w:rsidRPr="007B0978" w:rsidRDefault="00FD6280" w:rsidP="00D505D7">
            <w:pPr>
              <w:pStyle w:val="TableEntry"/>
              <w:rPr>
                <w:rStyle w:val="XMLname"/>
                <w:noProof w:val="0"/>
              </w:rPr>
            </w:pPr>
            <w:r w:rsidRPr="007B0978">
              <w:rPr>
                <w:noProof w:val="0"/>
              </w:rPr>
              <w:t>The main telephone number(s) for the organization. 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5C3F77DF" w14:textId="77777777" w:rsidR="00FD6280" w:rsidRPr="007B0978" w:rsidRDefault="00FD6280" w:rsidP="00D505D7">
            <w:pPr>
              <w:pStyle w:val="TableEntry"/>
              <w:rPr>
                <w:rStyle w:val="XMLname"/>
                <w:noProof w:val="0"/>
              </w:rPr>
            </w:pPr>
            <w:r w:rsidRPr="007B0978">
              <w:rPr>
                <w:rStyle w:val="XMLname"/>
                <w:noProof w:val="0"/>
              </w:rPr>
              <w:t xml:space="preserve"> @code</w:t>
            </w:r>
            <w:proofErr w:type="gramStart"/>
            <w:r w:rsidRPr="007B0978">
              <w:rPr>
                <w:rStyle w:val="XMLname"/>
                <w:noProof w:val="0"/>
              </w:rPr>
              <w:t>=”BP</w:t>
            </w:r>
            <w:proofErr w:type="gramEnd"/>
            <w:r w:rsidRPr="007B0978">
              <w:rPr>
                <w:rStyle w:val="XMLname"/>
                <w:noProof w:val="0"/>
              </w:rPr>
              <w:t xml:space="preserve">” and </w:t>
            </w:r>
          </w:p>
          <w:p w14:paraId="09E68480" w14:textId="4C3ED83B" w:rsidR="00FD6280" w:rsidRPr="007B0978" w:rsidRDefault="009F044F" w:rsidP="00D505D7">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6B75D7D9" w14:textId="77777777" w:rsidR="00FD6280" w:rsidRPr="007B0978" w:rsidRDefault="00FD6280" w:rsidP="00D505D7">
            <w:pPr>
              <w:pStyle w:val="TableEntry"/>
              <w:rPr>
                <w:noProof w:val="0"/>
              </w:rPr>
            </w:pPr>
            <w:r w:rsidRPr="007B0978">
              <w:rPr>
                <w:rStyle w:val="XMLname"/>
                <w:noProof w:val="0"/>
              </w:rPr>
              <w:t>]</w:t>
            </w:r>
          </w:p>
        </w:tc>
      </w:tr>
      <w:tr w:rsidR="00FD6280" w:rsidRPr="007B0978" w14:paraId="36999C03" w14:textId="77777777" w:rsidTr="00AE7FE0">
        <w:trPr>
          <w:cantSplit/>
        </w:trPr>
        <w:tc>
          <w:tcPr>
            <w:tcW w:w="1818" w:type="dxa"/>
          </w:tcPr>
          <w:p w14:paraId="00B97782" w14:textId="77777777" w:rsidR="00FD6280" w:rsidRPr="007B0978" w:rsidRDefault="00FD6280" w:rsidP="00D505D7">
            <w:pPr>
              <w:pStyle w:val="TableEntry"/>
              <w:rPr>
                <w:noProof w:val="0"/>
              </w:rPr>
            </w:pPr>
            <w:r w:rsidRPr="007B0978">
              <w:rPr>
                <w:noProof w:val="0"/>
              </w:rPr>
              <w:t>Org Fax</w:t>
            </w:r>
          </w:p>
        </w:tc>
        <w:tc>
          <w:tcPr>
            <w:tcW w:w="1530" w:type="dxa"/>
          </w:tcPr>
          <w:p w14:paraId="662A6E6C" w14:textId="77777777" w:rsidR="00FD6280" w:rsidRPr="007B0978" w:rsidRDefault="00FD6280" w:rsidP="00D505D7">
            <w:pPr>
              <w:pStyle w:val="TableEntry"/>
              <w:rPr>
                <w:noProof w:val="0"/>
              </w:rPr>
            </w:pPr>
            <w:r w:rsidRPr="007B0978">
              <w:rPr>
                <w:noProof w:val="0"/>
              </w:rPr>
              <w:t>R2</w:t>
            </w:r>
          </w:p>
          <w:p w14:paraId="04DB07EC" w14:textId="77777777" w:rsidR="00FD6280" w:rsidRPr="007B0978" w:rsidRDefault="00FD6280" w:rsidP="00D505D7">
            <w:pPr>
              <w:pStyle w:val="TableEntry"/>
              <w:rPr>
                <w:noProof w:val="0"/>
              </w:rPr>
            </w:pPr>
            <w:proofErr w:type="gramStart"/>
            <w:r w:rsidRPr="007B0978">
              <w:rPr>
                <w:noProof w:val="0"/>
              </w:rPr>
              <w:t>0..∞</w:t>
            </w:r>
            <w:proofErr w:type="gramEnd"/>
          </w:p>
        </w:tc>
        <w:tc>
          <w:tcPr>
            <w:tcW w:w="5850" w:type="dxa"/>
          </w:tcPr>
          <w:p w14:paraId="61CB89C7" w14:textId="77777777" w:rsidR="00FD6280" w:rsidRPr="007B0978" w:rsidRDefault="00FD6280" w:rsidP="00D505D7">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5871751A" w14:textId="77777777" w:rsidR="00FD6280" w:rsidRPr="007B0978" w:rsidRDefault="00FD6280" w:rsidP="00D505D7">
            <w:pPr>
              <w:pStyle w:val="TableEntry"/>
              <w:rPr>
                <w:rStyle w:val="XMLname"/>
                <w:noProof w:val="0"/>
              </w:rPr>
            </w:pPr>
            <w:r w:rsidRPr="007B0978">
              <w:rPr>
                <w:rStyle w:val="XMLname"/>
                <w:noProof w:val="0"/>
              </w:rPr>
              <w:t xml:space="preserve"> @code</w:t>
            </w:r>
            <w:proofErr w:type="gramStart"/>
            <w:r w:rsidRPr="007B0978">
              <w:rPr>
                <w:rStyle w:val="XMLname"/>
                <w:noProof w:val="0"/>
              </w:rPr>
              <w:t>=”FAX</w:t>
            </w:r>
            <w:proofErr w:type="gramEnd"/>
            <w:r w:rsidRPr="007B0978">
              <w:rPr>
                <w:rStyle w:val="XMLname"/>
                <w:noProof w:val="0"/>
              </w:rPr>
              <w:t xml:space="preserve">” and </w:t>
            </w:r>
          </w:p>
          <w:p w14:paraId="13A6502C" w14:textId="17EB3320" w:rsidR="00FD6280" w:rsidRPr="007B0978" w:rsidRDefault="009F044F" w:rsidP="00D505D7">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6E5E66C6" w14:textId="77777777" w:rsidR="00FD6280" w:rsidRPr="007B0978" w:rsidRDefault="00FD6280" w:rsidP="00D505D7">
            <w:pPr>
              <w:pStyle w:val="TableEntry"/>
              <w:rPr>
                <w:noProof w:val="0"/>
              </w:rPr>
            </w:pPr>
            <w:r w:rsidRPr="007B0978">
              <w:rPr>
                <w:rStyle w:val="XMLname"/>
                <w:noProof w:val="0"/>
              </w:rPr>
              <w:t>]</w:t>
            </w:r>
          </w:p>
        </w:tc>
      </w:tr>
      <w:tr w:rsidR="00FD6280" w:rsidRPr="007B0978" w14:paraId="2DB31053" w14:textId="77777777" w:rsidTr="00AE7FE0">
        <w:trPr>
          <w:cantSplit/>
        </w:trPr>
        <w:tc>
          <w:tcPr>
            <w:tcW w:w="1818" w:type="dxa"/>
          </w:tcPr>
          <w:p w14:paraId="3E02F016" w14:textId="77777777" w:rsidR="00FD6280" w:rsidRPr="007B0978" w:rsidRDefault="00FD6280" w:rsidP="00D505D7">
            <w:pPr>
              <w:pStyle w:val="TableEntry"/>
              <w:rPr>
                <w:noProof w:val="0"/>
              </w:rPr>
            </w:pPr>
            <w:r w:rsidRPr="007B0978">
              <w:rPr>
                <w:noProof w:val="0"/>
              </w:rPr>
              <w:lastRenderedPageBreak/>
              <w:t>Parent organization</w:t>
            </w:r>
          </w:p>
        </w:tc>
        <w:tc>
          <w:tcPr>
            <w:tcW w:w="1530" w:type="dxa"/>
          </w:tcPr>
          <w:p w14:paraId="11C16365" w14:textId="77777777" w:rsidR="00FD6280" w:rsidRPr="007B0978" w:rsidRDefault="00FD6280" w:rsidP="00D505D7">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1</w:t>
            </w:r>
          </w:p>
        </w:tc>
        <w:tc>
          <w:tcPr>
            <w:tcW w:w="5850" w:type="dxa"/>
          </w:tcPr>
          <w:p w14:paraId="430EE6A5" w14:textId="2A452084" w:rsidR="00FD6280" w:rsidRPr="007B0978" w:rsidRDefault="00FD6280" w:rsidP="00D505D7">
            <w:pPr>
              <w:pStyle w:val="TableEntry"/>
              <w:rPr>
                <w:noProof w:val="0"/>
              </w:rPr>
            </w:pPr>
            <w:r w:rsidRPr="007B0978">
              <w:rPr>
                <w:noProof w:val="0"/>
              </w:rPr>
              <w:t>If the organization is a suborganization, the unique IDs of the parents shall be indicated here. If the organization is the “top” level organization, its own unique ID may be indicated here. If this field is not specified, it is assumed that the organization is a top-level organization.</w:t>
            </w:r>
            <w:r w:rsidRPr="007B0978">
              <w:rPr>
                <w:noProof w:val="0"/>
              </w:rPr>
              <w:br/>
            </w:r>
            <w:r w:rsidRPr="007B0978">
              <w:rPr>
                <w:rStyle w:val="XMLname"/>
                <w:noProof w:val="0"/>
              </w:rPr>
              <w:t>./</w:t>
            </w:r>
            <w:proofErr w:type="gramStart"/>
            <w:r w:rsidRPr="007B0978">
              <w:rPr>
                <w:rStyle w:val="XMLname"/>
                <w:noProof w:val="0"/>
              </w:rPr>
              <w:t>parent/@</w:t>
            </w:r>
            <w:proofErr w:type="gramEnd"/>
            <w:r w:rsidR="00AF032C" w:rsidRPr="007B0978">
              <w:rPr>
                <w:rStyle w:val="XMLname"/>
                <w:noProof w:val="0"/>
              </w:rPr>
              <w:t>entityID</w:t>
            </w:r>
          </w:p>
        </w:tc>
      </w:tr>
      <w:tr w:rsidR="00FD6280" w:rsidRPr="007B0978" w14:paraId="56C65601" w14:textId="77777777" w:rsidTr="00AE7FE0">
        <w:trPr>
          <w:cantSplit/>
        </w:trPr>
        <w:tc>
          <w:tcPr>
            <w:tcW w:w="1818" w:type="dxa"/>
          </w:tcPr>
          <w:p w14:paraId="49860576" w14:textId="6D03DE85" w:rsidR="00FD6280" w:rsidRPr="007B0978" w:rsidRDefault="00FD6280" w:rsidP="00D505D7">
            <w:pPr>
              <w:pStyle w:val="TableEntry"/>
              <w:rPr>
                <w:noProof w:val="0"/>
              </w:rPr>
            </w:pPr>
            <w:r w:rsidRPr="007B0978">
              <w:rPr>
                <w:noProof w:val="0"/>
              </w:rPr>
              <w:t xml:space="preserve">Creation Date </w:t>
            </w:r>
          </w:p>
        </w:tc>
        <w:tc>
          <w:tcPr>
            <w:tcW w:w="1530" w:type="dxa"/>
          </w:tcPr>
          <w:p w14:paraId="358C5A62" w14:textId="77777777" w:rsidR="00FD6280" w:rsidRPr="007B0978" w:rsidRDefault="00FD6280" w:rsidP="00D505D7">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5850" w:type="dxa"/>
          </w:tcPr>
          <w:p w14:paraId="64742543" w14:textId="77777777" w:rsidR="00FD6280" w:rsidRPr="007B0978" w:rsidRDefault="00FD6280" w:rsidP="00D505D7">
            <w:pPr>
              <w:pStyle w:val="TableEntry"/>
              <w:rPr>
                <w:noProof w:val="0"/>
              </w:rPr>
            </w:pPr>
            <w:r w:rsidRPr="007B0978">
              <w:rPr>
                <w:noProof w:val="0"/>
              </w:rPr>
              <w:t>Creation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created</w:t>
            </w:r>
          </w:p>
        </w:tc>
      </w:tr>
      <w:tr w:rsidR="00FD6280" w:rsidRPr="007B0978" w14:paraId="1A2E9C50" w14:textId="77777777" w:rsidTr="00AE7FE0">
        <w:trPr>
          <w:cantSplit/>
        </w:trPr>
        <w:tc>
          <w:tcPr>
            <w:tcW w:w="1818" w:type="dxa"/>
          </w:tcPr>
          <w:p w14:paraId="11DE35F7" w14:textId="77777777" w:rsidR="00FD6280" w:rsidRPr="007B0978" w:rsidRDefault="00FD6280" w:rsidP="00D505D7">
            <w:pPr>
              <w:pStyle w:val="TableEntry"/>
              <w:rPr>
                <w:noProof w:val="0"/>
              </w:rPr>
            </w:pPr>
            <w:r w:rsidRPr="007B0978">
              <w:rPr>
                <w:noProof w:val="0"/>
              </w:rPr>
              <w:t>Last Update Date</w:t>
            </w:r>
          </w:p>
        </w:tc>
        <w:tc>
          <w:tcPr>
            <w:tcW w:w="1530" w:type="dxa"/>
          </w:tcPr>
          <w:p w14:paraId="14C8F0CB" w14:textId="77777777" w:rsidR="00FD6280" w:rsidRPr="007B0978" w:rsidRDefault="00FD6280" w:rsidP="00D505D7">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5850" w:type="dxa"/>
          </w:tcPr>
          <w:p w14:paraId="7BCA47BA" w14:textId="77777777" w:rsidR="00FD6280" w:rsidRPr="007B0978" w:rsidRDefault="00FD6280" w:rsidP="00D505D7">
            <w:pPr>
              <w:pStyle w:val="TableEntry"/>
              <w:rPr>
                <w:noProof w:val="0"/>
              </w:rPr>
            </w:pPr>
            <w:r w:rsidRPr="007B0978">
              <w:rPr>
                <w:noProof w:val="0"/>
              </w:rPr>
              <w:t>Last update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updated</w:t>
            </w:r>
          </w:p>
        </w:tc>
      </w:tr>
      <w:tr w:rsidR="00FD6280" w:rsidRPr="007B0978" w14:paraId="1A39A69D" w14:textId="77777777" w:rsidTr="00AE7FE0">
        <w:trPr>
          <w:cantSplit/>
        </w:trPr>
        <w:tc>
          <w:tcPr>
            <w:tcW w:w="1818" w:type="dxa"/>
          </w:tcPr>
          <w:p w14:paraId="092F78B7" w14:textId="77777777" w:rsidR="00FD6280" w:rsidRPr="007B0978" w:rsidRDefault="00FD6280" w:rsidP="00D505D7">
            <w:pPr>
              <w:pStyle w:val="TableEntry"/>
              <w:rPr>
                <w:noProof w:val="0"/>
              </w:rPr>
            </w:pPr>
            <w:r w:rsidRPr="007B0978">
              <w:rPr>
                <w:noProof w:val="0"/>
              </w:rPr>
              <w:t>Org Status</w:t>
            </w:r>
          </w:p>
        </w:tc>
        <w:tc>
          <w:tcPr>
            <w:tcW w:w="1530" w:type="dxa"/>
          </w:tcPr>
          <w:p w14:paraId="7D36BB2D" w14:textId="77777777" w:rsidR="00FD6280" w:rsidRPr="007B0978" w:rsidRDefault="00FD6280" w:rsidP="00D505D7">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5850" w:type="dxa"/>
          </w:tcPr>
          <w:p w14:paraId="37B79E1E" w14:textId="77777777" w:rsidR="00FD6280" w:rsidRPr="007B0978" w:rsidRDefault="00FD6280" w:rsidP="00D505D7">
            <w:pPr>
              <w:pStyle w:val="TableEntry"/>
              <w:rPr>
                <w:noProof w:val="0"/>
              </w:rPr>
            </w:pPr>
            <w:r w:rsidRPr="007B0978">
              <w:rPr>
                <w:noProof w:val="0"/>
              </w:rPr>
              <w:t xml:space="preserve">The organization’s status may be </w:t>
            </w:r>
            <w:proofErr w:type="gramStart"/>
            <w:r w:rsidRPr="007B0978">
              <w:rPr>
                <w:noProof w:val="0"/>
              </w:rPr>
              <w:t>either Active</w:t>
            </w:r>
            <w:proofErr w:type="gramEnd"/>
            <w:r w:rsidRPr="007B0978">
              <w:rPr>
                <w:noProof w:val="0"/>
              </w:rPr>
              <w:t>/Inactive</w:t>
            </w:r>
            <w:r w:rsidR="008B268F" w:rsidRPr="007B0978">
              <w:rPr>
                <w:noProof w:val="0"/>
              </w:rPr>
              <w:t xml:space="preserve">. </w:t>
            </w:r>
            <w:r w:rsidRPr="007B0978">
              <w:rPr>
                <w:noProof w:val="0"/>
              </w:rPr>
              <w:t>Active means currently providing or willing to provide services.</w:t>
            </w:r>
            <w:r w:rsidRPr="007B0978">
              <w:rPr>
                <w:noProof w:val="0"/>
              </w:rPr>
              <w:br/>
            </w:r>
            <w:hyperlink r:id="rId42" w:history="1">
              <w:r w:rsidRPr="007B0978">
                <w:rPr>
                  <w:rStyle w:val="XMLname"/>
                  <w:noProof w:val="0"/>
                </w:rPr>
                <w:t>./record/@status</w:t>
              </w:r>
            </w:hyperlink>
          </w:p>
        </w:tc>
      </w:tr>
    </w:tbl>
    <w:p w14:paraId="5A6EA779" w14:textId="77777777" w:rsidR="00FD6280" w:rsidRPr="007B0978" w:rsidRDefault="00FD6280" w:rsidP="00AE7FE0">
      <w:pPr>
        <w:pStyle w:val="BodyText"/>
        <w:rPr>
          <w:noProof w:val="0"/>
        </w:rPr>
      </w:pPr>
    </w:p>
    <w:p w14:paraId="621BBC00" w14:textId="77777777" w:rsidR="00FD6280" w:rsidRPr="007B0978" w:rsidRDefault="00FD6280" w:rsidP="0079528D">
      <w:pPr>
        <w:pStyle w:val="BodyText"/>
        <w:rPr>
          <w:b/>
          <w:noProof w:val="0"/>
          <w:u w:val="single"/>
        </w:rPr>
      </w:pPr>
      <w:r w:rsidRPr="007B0978">
        <w:rPr>
          <w:b/>
          <w:noProof w:val="0"/>
          <w:u w:val="single"/>
        </w:rPr>
        <w:t>Facility</w:t>
      </w:r>
    </w:p>
    <w:p w14:paraId="5D082D2E" w14:textId="77777777" w:rsidR="00FD6280" w:rsidRPr="007B0978" w:rsidRDefault="00FD6280" w:rsidP="0079528D">
      <w:pPr>
        <w:pStyle w:val="BodyText"/>
        <w:rPr>
          <w:noProof w:val="0"/>
        </w:rPr>
      </w:pPr>
      <w:r w:rsidRPr="007B0978">
        <w:rPr>
          <w:noProof w:val="0"/>
        </w:rPr>
        <w:t>Figure Y.1-2 depicts a data model of the Facility entity. This model is based on the following:</w:t>
      </w:r>
    </w:p>
    <w:p w14:paraId="1DBA2E1B" w14:textId="77777777" w:rsidR="00E816FD" w:rsidRPr="007B0978" w:rsidRDefault="00FD6280" w:rsidP="006E5C45">
      <w:pPr>
        <w:pStyle w:val="ListNumber2"/>
        <w:numPr>
          <w:ilvl w:val="0"/>
          <w:numId w:val="76"/>
        </w:numPr>
      </w:pPr>
      <w:r w:rsidRPr="007B0978">
        <w:t>WHO draft guideline (2010): Creating a Master Health Facility List</w:t>
      </w:r>
    </w:p>
    <w:p w14:paraId="0A8786F9" w14:textId="77777777" w:rsidR="00E816FD" w:rsidRPr="007B0978" w:rsidRDefault="00FD6280" w:rsidP="006E5C45">
      <w:pPr>
        <w:pStyle w:val="ListNumber2"/>
        <w:numPr>
          <w:ilvl w:val="0"/>
          <w:numId w:val="76"/>
        </w:numPr>
      </w:pPr>
      <w:r w:rsidRPr="007B0978">
        <w:t>HL7v3 Standard: Healthcare, Community Services and Provider Directory, Release 1 (2010) – Appendix C HSD Data Dictionary</w:t>
      </w:r>
    </w:p>
    <w:p w14:paraId="0C51A4AD" w14:textId="38FD3488" w:rsidR="00FD6280" w:rsidRPr="007B0978" w:rsidRDefault="00E932BF" w:rsidP="0079528D">
      <w:pPr>
        <w:pStyle w:val="BodyText"/>
        <w:jc w:val="center"/>
        <w:rPr>
          <w:noProof w:val="0"/>
        </w:rPr>
      </w:pPr>
      <w:r w:rsidRPr="00E147BD">
        <w:rPr>
          <w:color w:val="FF0000"/>
        </w:rPr>
        <w:lastRenderedPageBreak/>
        <w:drawing>
          <wp:inline distT="0" distB="0" distL="0" distR="0" wp14:anchorId="7C8C4819" wp14:editId="036F41F4">
            <wp:extent cx="4044315" cy="628205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4315" cy="6282055"/>
                    </a:xfrm>
                    <a:prstGeom prst="rect">
                      <a:avLst/>
                    </a:prstGeom>
                    <a:noFill/>
                    <a:ln>
                      <a:noFill/>
                    </a:ln>
                  </pic:spPr>
                </pic:pic>
              </a:graphicData>
            </a:graphic>
          </wp:inline>
        </w:drawing>
      </w:r>
    </w:p>
    <w:p w14:paraId="33272663" w14:textId="3899A000" w:rsidR="00FD6280" w:rsidRPr="007B0978" w:rsidRDefault="00FD6280" w:rsidP="0079528D">
      <w:pPr>
        <w:pStyle w:val="FigureTitle"/>
      </w:pPr>
      <w:r w:rsidRPr="007B0978">
        <w:t>Figure Y.1-2</w:t>
      </w:r>
      <w:r w:rsidR="008B268F" w:rsidRPr="007B0978">
        <w:t xml:space="preserve">: </w:t>
      </w:r>
      <w:r w:rsidRPr="007B0978">
        <w:t>Facility Logical Model</w:t>
      </w:r>
    </w:p>
    <w:p w14:paraId="5DEB60A9" w14:textId="77777777" w:rsidR="00A539ED" w:rsidRPr="007B0978" w:rsidRDefault="00A539ED" w:rsidP="004A4E91">
      <w:pPr>
        <w:pStyle w:val="BodyText"/>
        <w:rPr>
          <w:noProof w:val="0"/>
        </w:rPr>
      </w:pPr>
    </w:p>
    <w:p w14:paraId="7FF87DE0" w14:textId="487C91E5" w:rsidR="00FD6280" w:rsidRPr="007B0978" w:rsidRDefault="00FD6280" w:rsidP="004A4E91">
      <w:pPr>
        <w:pStyle w:val="BodyText"/>
        <w:rPr>
          <w:noProof w:val="0"/>
        </w:rPr>
      </w:pPr>
      <w:r w:rsidRPr="007B0978">
        <w:rPr>
          <w:noProof w:val="0"/>
        </w:rPr>
        <w:t xml:space="preserve">Facilities, as defined for the purposes of the CSD </w:t>
      </w:r>
      <w:r w:rsidR="005E006B" w:rsidRPr="007B0978">
        <w:rPr>
          <w:noProof w:val="0"/>
        </w:rPr>
        <w:t>Profile</w:t>
      </w:r>
      <w:r w:rsidRPr="007B0978">
        <w:rPr>
          <w:noProof w:val="0"/>
        </w:rPr>
        <w:t xml:space="preserve">, are sites from which care services are delivered. </w:t>
      </w:r>
    </w:p>
    <w:p w14:paraId="7B01F960" w14:textId="112C8AE1" w:rsidR="00FD6280" w:rsidRPr="007B0978" w:rsidRDefault="00FD6280" w:rsidP="005038B1">
      <w:pPr>
        <w:pStyle w:val="ListBullet2"/>
        <w:numPr>
          <w:ilvl w:val="0"/>
          <w:numId w:val="33"/>
        </w:numPr>
      </w:pPr>
      <w:r w:rsidRPr="007B0978">
        <w:t>A facility shall have one unique identifier</w:t>
      </w:r>
      <w:r w:rsidR="005D31ED" w:rsidRPr="00E147BD">
        <w:t xml:space="preserve">, its </w:t>
      </w:r>
      <w:proofErr w:type="spellStart"/>
      <w:r w:rsidR="005D31ED" w:rsidRPr="00E147BD">
        <w:t>entityID</w:t>
      </w:r>
      <w:proofErr w:type="spellEnd"/>
      <w:r w:rsidR="005D31ED" w:rsidRPr="00E147BD">
        <w:t>, which is</w:t>
      </w:r>
      <w:r w:rsidRPr="007B0978">
        <w:t xml:space="preserve"> conformant to </w:t>
      </w:r>
      <w:r w:rsidR="005D31ED" w:rsidRPr="00E147BD">
        <w:t>RFC 4122</w:t>
      </w:r>
      <w:r w:rsidRPr="007B0978">
        <w:t>.</w:t>
      </w:r>
    </w:p>
    <w:p w14:paraId="15C8D396" w14:textId="77777777" w:rsidR="00FD6280" w:rsidRPr="007B0978" w:rsidRDefault="00FD6280" w:rsidP="004B6401">
      <w:pPr>
        <w:pStyle w:val="ListBullet2"/>
        <w:numPr>
          <w:ilvl w:val="0"/>
          <w:numId w:val="33"/>
        </w:numPr>
      </w:pPr>
      <w:r w:rsidRPr="007B0978">
        <w:lastRenderedPageBreak/>
        <w:t xml:space="preserve">A facility may have additional identifiers. </w:t>
      </w:r>
    </w:p>
    <w:p w14:paraId="5469D0C5" w14:textId="77777777" w:rsidR="00FD6280" w:rsidRPr="007B0978" w:rsidRDefault="00FD6280" w:rsidP="004B6401">
      <w:pPr>
        <w:pStyle w:val="ListBullet2"/>
        <w:numPr>
          <w:ilvl w:val="0"/>
          <w:numId w:val="33"/>
        </w:numPr>
      </w:pPr>
      <w:r w:rsidRPr="007B0978">
        <w:t xml:space="preserve">A facility </w:t>
      </w:r>
      <w:proofErr w:type="gramStart"/>
      <w:r w:rsidRPr="007B0978">
        <w:t>shall</w:t>
      </w:r>
      <w:proofErr w:type="gramEnd"/>
      <w:r w:rsidRPr="007B0978">
        <w:t xml:space="preserve"> have at least one name, there may be additional names. </w:t>
      </w:r>
    </w:p>
    <w:p w14:paraId="7A7B0701" w14:textId="77777777" w:rsidR="00FD6280" w:rsidRPr="007B0978" w:rsidRDefault="00FD6280" w:rsidP="005038B1">
      <w:pPr>
        <w:pStyle w:val="ListBullet2"/>
        <w:numPr>
          <w:ilvl w:val="0"/>
          <w:numId w:val="33"/>
        </w:numPr>
      </w:pPr>
      <w:r w:rsidRPr="007B0978">
        <w:t xml:space="preserve">A facility shall have a defined status and at least one type </w:t>
      </w:r>
    </w:p>
    <w:p w14:paraId="5CC8B1B7" w14:textId="77777777" w:rsidR="00FD6280" w:rsidRPr="007B0978" w:rsidRDefault="00FD6280" w:rsidP="004B6401">
      <w:pPr>
        <w:pStyle w:val="ListBullet2"/>
        <w:numPr>
          <w:ilvl w:val="0"/>
          <w:numId w:val="33"/>
        </w:numPr>
      </w:pPr>
      <w:r w:rsidRPr="007B0978">
        <w:t xml:space="preserve">A facility may have delivery address, contact person, geocode, and language information. </w:t>
      </w:r>
    </w:p>
    <w:p w14:paraId="1A56992B" w14:textId="77777777" w:rsidR="00FD6280" w:rsidRPr="007B0978" w:rsidRDefault="00FD6280" w:rsidP="004B6401">
      <w:pPr>
        <w:pStyle w:val="ListBullet2"/>
        <w:numPr>
          <w:ilvl w:val="0"/>
          <w:numId w:val="33"/>
        </w:numPr>
      </w:pPr>
      <w:r w:rsidRPr="007B0978">
        <w:t xml:space="preserve">A facility may have one or more defined contact points (including, for example, a phone number, fax number, URI, PKI certificate details, etc.). </w:t>
      </w:r>
    </w:p>
    <w:p w14:paraId="073EB861" w14:textId="77777777" w:rsidR="00FD6280" w:rsidRPr="007B0978" w:rsidRDefault="00FD6280" w:rsidP="004B6401">
      <w:pPr>
        <w:pStyle w:val="ListBullet2"/>
        <w:numPr>
          <w:ilvl w:val="0"/>
          <w:numId w:val="33"/>
        </w:numPr>
      </w:pPr>
      <w:r w:rsidRPr="007B0978">
        <w:t xml:space="preserve">A facility shall have a relationship with at least one organization referenced by a valid organization ID. It may have additional relationships. </w:t>
      </w:r>
    </w:p>
    <w:p w14:paraId="0C3405BB" w14:textId="77777777" w:rsidR="00FD6280" w:rsidRPr="007B0978" w:rsidRDefault="00FD6280" w:rsidP="004B6401">
      <w:pPr>
        <w:pStyle w:val="ListBullet2"/>
        <w:numPr>
          <w:ilvl w:val="0"/>
          <w:numId w:val="33"/>
        </w:numPr>
      </w:pPr>
      <w:r w:rsidRPr="007B0978">
        <w:t xml:space="preserve">A facility may have defined hours of operation including planned shut-down times (for national holidays, for example, or during periods of re-construction or repair). </w:t>
      </w:r>
    </w:p>
    <w:p w14:paraId="42CC9C05" w14:textId="77777777" w:rsidR="00FD6280" w:rsidRPr="007B0978" w:rsidRDefault="00FD6280" w:rsidP="004B6401">
      <w:pPr>
        <w:pStyle w:val="ListBullet2"/>
        <w:numPr>
          <w:ilvl w:val="0"/>
          <w:numId w:val="33"/>
        </w:numPr>
      </w:pPr>
      <w:r w:rsidRPr="007B0978">
        <w:t>A facility may have multiple implementer-defined attributes associated with it (e.g., bed count, water point availability, internet access availability, etc.).</w:t>
      </w:r>
    </w:p>
    <w:p w14:paraId="3E8A316D" w14:textId="77777777" w:rsidR="002921B6" w:rsidRPr="007B0978" w:rsidRDefault="002921B6" w:rsidP="006E5C45">
      <w:pPr>
        <w:pStyle w:val="BodyText"/>
        <w:rPr>
          <w:noProof w:val="0"/>
        </w:rPr>
      </w:pPr>
    </w:p>
    <w:p w14:paraId="5696F29F" w14:textId="77777777" w:rsidR="00FD6280" w:rsidRPr="007B0978" w:rsidRDefault="00FD6280" w:rsidP="0079528D">
      <w:pPr>
        <w:pStyle w:val="TableTitle"/>
      </w:pPr>
      <w:r w:rsidRPr="007B0978">
        <w:t>Table Y.1-2: Facility Attributes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620"/>
        <w:gridCol w:w="6210"/>
      </w:tblGrid>
      <w:tr w:rsidR="00FD6280" w:rsidRPr="007B0978" w14:paraId="58864598" w14:textId="77777777" w:rsidTr="00AE7FE0">
        <w:trPr>
          <w:tblHeader/>
        </w:trPr>
        <w:tc>
          <w:tcPr>
            <w:tcW w:w="1728" w:type="dxa"/>
            <w:shd w:val="clear" w:color="auto" w:fill="E6E6E6"/>
          </w:tcPr>
          <w:p w14:paraId="77E6974C" w14:textId="77777777" w:rsidR="00FD6280" w:rsidRPr="007B0978" w:rsidRDefault="00FD6280" w:rsidP="0079528D">
            <w:pPr>
              <w:pStyle w:val="TableEntryHeader"/>
              <w:rPr>
                <w:noProof w:val="0"/>
              </w:rPr>
            </w:pPr>
            <w:r w:rsidRPr="007B0978">
              <w:rPr>
                <w:noProof w:val="0"/>
              </w:rPr>
              <w:t>Concept</w:t>
            </w:r>
          </w:p>
        </w:tc>
        <w:tc>
          <w:tcPr>
            <w:tcW w:w="1620" w:type="dxa"/>
            <w:shd w:val="clear" w:color="auto" w:fill="E6E6E6"/>
          </w:tcPr>
          <w:p w14:paraId="64474122" w14:textId="77777777" w:rsidR="00FD6280" w:rsidRPr="007B0978" w:rsidRDefault="00FD6280" w:rsidP="00C27DA4">
            <w:pPr>
              <w:pStyle w:val="TableEntryHeader"/>
              <w:rPr>
                <w:noProof w:val="0"/>
              </w:rPr>
            </w:pPr>
            <w:r w:rsidRPr="007B0978">
              <w:rPr>
                <w:noProof w:val="0"/>
              </w:rPr>
              <w:t xml:space="preserve">Optionality </w:t>
            </w:r>
          </w:p>
          <w:p w14:paraId="1C9A9F61" w14:textId="77777777" w:rsidR="00FD6280" w:rsidRPr="007B0978" w:rsidRDefault="00FD6280" w:rsidP="00C27DA4">
            <w:pPr>
              <w:pStyle w:val="TableEntryHeader"/>
              <w:rPr>
                <w:noProof w:val="0"/>
              </w:rPr>
            </w:pPr>
            <w:r w:rsidRPr="007B0978">
              <w:rPr>
                <w:noProof w:val="0"/>
              </w:rPr>
              <w:t xml:space="preserve">&amp; </w:t>
            </w:r>
          </w:p>
          <w:p w14:paraId="72E10089" w14:textId="77777777" w:rsidR="00FD6280" w:rsidRPr="007B0978" w:rsidRDefault="00FD6280" w:rsidP="00C27DA4">
            <w:pPr>
              <w:pStyle w:val="TableEntryHeader"/>
              <w:rPr>
                <w:noProof w:val="0"/>
              </w:rPr>
            </w:pPr>
            <w:r w:rsidRPr="007B0978">
              <w:rPr>
                <w:noProof w:val="0"/>
              </w:rPr>
              <w:t>Cardinality</w:t>
            </w:r>
          </w:p>
        </w:tc>
        <w:tc>
          <w:tcPr>
            <w:tcW w:w="6210" w:type="dxa"/>
            <w:shd w:val="clear" w:color="auto" w:fill="E6E6E6"/>
          </w:tcPr>
          <w:p w14:paraId="3CDE7FBB" w14:textId="77777777" w:rsidR="00FD6280" w:rsidRPr="007B0978" w:rsidRDefault="00FD6280" w:rsidP="004B6401">
            <w:pPr>
              <w:pStyle w:val="TableEntryHeader"/>
              <w:rPr>
                <w:noProof w:val="0"/>
              </w:rPr>
            </w:pPr>
            <w:r w:rsidRPr="007B0978">
              <w:rPr>
                <w:noProof w:val="0"/>
              </w:rPr>
              <w:t xml:space="preserve">Definition </w:t>
            </w:r>
          </w:p>
          <w:p w14:paraId="3ED6FB6E" w14:textId="77777777" w:rsidR="00FD6280" w:rsidRPr="007B0978" w:rsidRDefault="00FD6280" w:rsidP="004B6401">
            <w:pPr>
              <w:pStyle w:val="TableEntryHeader"/>
              <w:rPr>
                <w:noProof w:val="0"/>
              </w:rPr>
            </w:pPr>
            <w:r w:rsidRPr="007B0978">
              <w:rPr>
                <w:noProof w:val="0"/>
              </w:rPr>
              <w:t>&amp;</w:t>
            </w:r>
          </w:p>
          <w:p w14:paraId="58788446" w14:textId="77777777" w:rsidR="00FD6280" w:rsidRPr="007B0978" w:rsidRDefault="00FD6280" w:rsidP="0079528D">
            <w:pPr>
              <w:pStyle w:val="TableEntryHeader"/>
              <w:rPr>
                <w:noProof w:val="0"/>
              </w:rPr>
            </w:pPr>
            <w:r w:rsidRPr="007B0978">
              <w:rPr>
                <w:noProof w:val="0"/>
              </w:rPr>
              <w:t xml:space="preserve">Location Relative To </w:t>
            </w:r>
          </w:p>
          <w:p w14:paraId="22775F0D" w14:textId="77777777" w:rsidR="00FD6280" w:rsidRPr="007B0978" w:rsidRDefault="00FD6280" w:rsidP="0079528D">
            <w:pPr>
              <w:pStyle w:val="TableEntryHeader"/>
              <w:rPr>
                <w:rStyle w:val="XMLname"/>
                <w:b w:val="0"/>
                <w:noProof w:val="0"/>
              </w:rPr>
            </w:pPr>
            <w:r w:rsidRPr="007B0978">
              <w:rPr>
                <w:rStyle w:val="XMLname"/>
                <w:b w:val="0"/>
                <w:noProof w:val="0"/>
              </w:rPr>
              <w:t>/CSD/</w:t>
            </w:r>
            <w:proofErr w:type="spellStart"/>
            <w:r w:rsidRPr="007B0978">
              <w:rPr>
                <w:rStyle w:val="XMLname"/>
                <w:b w:val="0"/>
                <w:noProof w:val="0"/>
              </w:rPr>
              <w:t>facilityDirectory</w:t>
            </w:r>
            <w:proofErr w:type="spellEnd"/>
            <w:r w:rsidRPr="007B0978">
              <w:rPr>
                <w:rStyle w:val="XMLname"/>
                <w:b w:val="0"/>
                <w:noProof w:val="0"/>
              </w:rPr>
              <w:t>/facility/</w:t>
            </w:r>
          </w:p>
        </w:tc>
      </w:tr>
      <w:tr w:rsidR="00FD6280" w:rsidRPr="007B0978" w14:paraId="159DF8C5" w14:textId="77777777" w:rsidTr="00AE7FE0">
        <w:trPr>
          <w:cantSplit/>
        </w:trPr>
        <w:tc>
          <w:tcPr>
            <w:tcW w:w="1728" w:type="dxa"/>
          </w:tcPr>
          <w:p w14:paraId="3228CA30" w14:textId="77777777" w:rsidR="00FD6280" w:rsidRPr="007B0978" w:rsidRDefault="00FD6280" w:rsidP="00A539ED">
            <w:pPr>
              <w:pStyle w:val="TableEntry"/>
              <w:rPr>
                <w:noProof w:val="0"/>
              </w:rPr>
            </w:pPr>
            <w:r w:rsidRPr="007B0978">
              <w:rPr>
                <w:noProof w:val="0"/>
              </w:rPr>
              <w:t xml:space="preserve">Unique Entity Identifier </w:t>
            </w:r>
          </w:p>
        </w:tc>
        <w:tc>
          <w:tcPr>
            <w:tcW w:w="1620" w:type="dxa"/>
          </w:tcPr>
          <w:p w14:paraId="61E1517A" w14:textId="77777777" w:rsidR="00FD6280" w:rsidRPr="007B0978" w:rsidRDefault="00FD6280" w:rsidP="00A539ED">
            <w:pPr>
              <w:pStyle w:val="TableEntry"/>
              <w:rPr>
                <w:noProof w:val="0"/>
              </w:rPr>
            </w:pPr>
            <w:r w:rsidRPr="007B0978">
              <w:rPr>
                <w:noProof w:val="0"/>
              </w:rPr>
              <w:t>R</w:t>
            </w:r>
          </w:p>
          <w:p w14:paraId="1BFF9E72" w14:textId="77777777" w:rsidR="00FD6280" w:rsidRPr="007B0978" w:rsidRDefault="00FD6280" w:rsidP="00A539ED">
            <w:pPr>
              <w:pStyle w:val="TableEntry"/>
              <w:rPr>
                <w:noProof w:val="0"/>
              </w:rPr>
            </w:pPr>
            <w:r w:rsidRPr="007B0978">
              <w:rPr>
                <w:noProof w:val="0"/>
              </w:rPr>
              <w:t>1..1</w:t>
            </w:r>
          </w:p>
        </w:tc>
        <w:tc>
          <w:tcPr>
            <w:tcW w:w="6210" w:type="dxa"/>
          </w:tcPr>
          <w:p w14:paraId="386E4F2F" w14:textId="77777777" w:rsidR="00FD6280" w:rsidRPr="007B0978" w:rsidRDefault="00FD6280" w:rsidP="00A539ED">
            <w:pPr>
              <w:pStyle w:val="TableEntry"/>
              <w:rPr>
                <w:rFonts w:ascii="Courier" w:hAnsi="Courier"/>
                <w:noProof w:val="0"/>
              </w:rPr>
            </w:pPr>
            <w:r w:rsidRPr="007B0978">
              <w:rPr>
                <w:noProof w:val="0"/>
              </w:rPr>
              <w:t xml:space="preserve">The </w:t>
            </w:r>
            <w:proofErr w:type="gramStart"/>
            <w:r w:rsidRPr="007B0978">
              <w:rPr>
                <w:noProof w:val="0"/>
              </w:rPr>
              <w:t>globally unique</w:t>
            </w:r>
            <w:proofErr w:type="gramEnd"/>
            <w:r w:rsidRPr="007B0978">
              <w:rPr>
                <w:noProof w:val="0"/>
              </w:rPr>
              <w:t xml:space="preserve"> identifier for this organization. </w:t>
            </w:r>
          </w:p>
          <w:p w14:paraId="7AE09AC2" w14:textId="74D89CA5" w:rsidR="00FD6280" w:rsidRPr="007B0978" w:rsidRDefault="00FD6280" w:rsidP="00AE7FE0">
            <w:pPr>
              <w:pStyle w:val="TableEntry"/>
              <w:rPr>
                <w:noProof w:val="0"/>
              </w:rPr>
            </w:pPr>
            <w:proofErr w:type="gramStart"/>
            <w:r w:rsidRPr="007B0978">
              <w:rPr>
                <w:rStyle w:val="XMLname"/>
                <w:noProof w:val="0"/>
              </w:rPr>
              <w:t>./</w:t>
            </w:r>
            <w:proofErr w:type="gramEnd"/>
            <w:r w:rsidRPr="007B0978">
              <w:rPr>
                <w:rStyle w:val="XMLname"/>
                <w:noProof w:val="0"/>
              </w:rPr>
              <w:t>@</w:t>
            </w:r>
            <w:r w:rsidR="00EA0513" w:rsidRPr="00E147BD">
              <w:rPr>
                <w:rStyle w:val="XMLname"/>
                <w:noProof w:val="0"/>
              </w:rPr>
              <w:t>entityID</w:t>
            </w:r>
          </w:p>
        </w:tc>
      </w:tr>
      <w:tr w:rsidR="00FD6280" w:rsidRPr="007B0978" w14:paraId="509184C1" w14:textId="77777777" w:rsidTr="00AE7FE0">
        <w:trPr>
          <w:cantSplit/>
        </w:trPr>
        <w:tc>
          <w:tcPr>
            <w:tcW w:w="1728" w:type="dxa"/>
          </w:tcPr>
          <w:p w14:paraId="685D4D72" w14:textId="77777777" w:rsidR="00FD6280" w:rsidRPr="007B0978" w:rsidRDefault="00FD6280" w:rsidP="00A539ED">
            <w:pPr>
              <w:pStyle w:val="TableEntry"/>
              <w:rPr>
                <w:noProof w:val="0"/>
              </w:rPr>
            </w:pPr>
            <w:r w:rsidRPr="007B0978">
              <w:rPr>
                <w:noProof w:val="0"/>
              </w:rPr>
              <w:t>Facility Identifiers</w:t>
            </w:r>
          </w:p>
        </w:tc>
        <w:tc>
          <w:tcPr>
            <w:tcW w:w="1620" w:type="dxa"/>
          </w:tcPr>
          <w:p w14:paraId="5E70EAE0" w14:textId="77777777" w:rsidR="00FD6280" w:rsidRPr="007B0978" w:rsidRDefault="00FD6280" w:rsidP="00A539ED">
            <w:pPr>
              <w:pStyle w:val="TableEntry"/>
              <w:rPr>
                <w:noProof w:val="0"/>
              </w:rPr>
            </w:pPr>
            <w:r w:rsidRPr="007B0978">
              <w:rPr>
                <w:noProof w:val="0"/>
              </w:rPr>
              <w:t>O</w:t>
            </w:r>
          </w:p>
          <w:p w14:paraId="2CEF72C3"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79125F14" w14:textId="77777777" w:rsidR="00FD6280" w:rsidRPr="007B0978" w:rsidRDefault="00FD6280" w:rsidP="00A539ED">
            <w:pPr>
              <w:pStyle w:val="TableEntry"/>
              <w:rPr>
                <w:noProof w:val="0"/>
              </w:rPr>
            </w:pPr>
            <w:r w:rsidRPr="007B0978">
              <w:rPr>
                <w:noProof w:val="0"/>
              </w:rPr>
              <w:t>A facility may have multiple other identifiers. Type values will be defined by national or regional organizations</w:t>
            </w:r>
            <w:r w:rsidR="008B268F" w:rsidRPr="007B0978">
              <w:rPr>
                <w:noProof w:val="0"/>
              </w:rPr>
              <w:t xml:space="preserve">. </w:t>
            </w:r>
          </w:p>
          <w:p w14:paraId="50D683F7" w14:textId="77777777" w:rsidR="00FD6280" w:rsidRPr="007B0978" w:rsidRDefault="00FD6280" w:rsidP="00AE7FE0">
            <w:pPr>
              <w:pStyle w:val="TableEntry"/>
              <w:rPr>
                <w:noProof w:val="0"/>
              </w:rPr>
            </w:pPr>
            <w:proofErr w:type="gramStart"/>
            <w:r w:rsidRPr="007B0978">
              <w:rPr>
                <w:noProof w:val="0"/>
              </w:rPr>
              <w:t>.</w:t>
            </w:r>
            <w:r w:rsidRPr="007B0978">
              <w:rPr>
                <w:rStyle w:val="XMLname"/>
                <w:noProof w:val="0"/>
              </w:rPr>
              <w:t>/</w:t>
            </w:r>
            <w:proofErr w:type="spellStart"/>
            <w:proofErr w:type="gramEnd"/>
            <w:r w:rsidRPr="007B0978">
              <w:rPr>
                <w:rStyle w:val="XMLname"/>
                <w:noProof w:val="0"/>
              </w:rPr>
              <w:t>otherID</w:t>
            </w:r>
            <w:proofErr w:type="spellEnd"/>
          </w:p>
        </w:tc>
      </w:tr>
      <w:tr w:rsidR="00FD6280" w:rsidRPr="007B0978" w14:paraId="176AF5DA" w14:textId="77777777" w:rsidTr="00AE7FE0">
        <w:trPr>
          <w:cantSplit/>
        </w:trPr>
        <w:tc>
          <w:tcPr>
            <w:tcW w:w="1728" w:type="dxa"/>
          </w:tcPr>
          <w:p w14:paraId="799EBAC6" w14:textId="77777777" w:rsidR="00FD6280" w:rsidRPr="007B0978" w:rsidRDefault="00FD6280" w:rsidP="00A539ED">
            <w:pPr>
              <w:pStyle w:val="TableEntry"/>
              <w:rPr>
                <w:noProof w:val="0"/>
              </w:rPr>
            </w:pPr>
            <w:r w:rsidRPr="007B0978">
              <w:rPr>
                <w:noProof w:val="0"/>
              </w:rPr>
              <w:t>Facility Type</w:t>
            </w:r>
          </w:p>
        </w:tc>
        <w:tc>
          <w:tcPr>
            <w:tcW w:w="1620" w:type="dxa"/>
          </w:tcPr>
          <w:p w14:paraId="597035E3" w14:textId="77777777" w:rsidR="00FD6280" w:rsidRPr="007B0978" w:rsidRDefault="00FD6280" w:rsidP="00A539ED">
            <w:pPr>
              <w:pStyle w:val="TableEntry"/>
              <w:rPr>
                <w:noProof w:val="0"/>
              </w:rPr>
            </w:pPr>
            <w:r w:rsidRPr="007B0978">
              <w:rPr>
                <w:noProof w:val="0"/>
              </w:rPr>
              <w:t>R</w:t>
            </w:r>
          </w:p>
          <w:p w14:paraId="40D03E53" w14:textId="77777777" w:rsidR="00FD6280" w:rsidRPr="007B0978" w:rsidRDefault="00FD6280" w:rsidP="00A539ED">
            <w:pPr>
              <w:pStyle w:val="TableEntry"/>
              <w:rPr>
                <w:noProof w:val="0"/>
              </w:rPr>
            </w:pPr>
            <w:proofErr w:type="gramStart"/>
            <w:r w:rsidRPr="007B0978">
              <w:rPr>
                <w:noProof w:val="0"/>
              </w:rPr>
              <w:t>1..∞</w:t>
            </w:r>
            <w:proofErr w:type="gramEnd"/>
          </w:p>
        </w:tc>
        <w:tc>
          <w:tcPr>
            <w:tcW w:w="6210" w:type="dxa"/>
          </w:tcPr>
          <w:p w14:paraId="0FF3CF78" w14:textId="085ED226" w:rsidR="00FD6280" w:rsidRPr="007B0978" w:rsidRDefault="00FD6280" w:rsidP="00A539ED">
            <w:pPr>
              <w:pStyle w:val="TableEntry"/>
              <w:rPr>
                <w:noProof w:val="0"/>
              </w:rPr>
            </w:pPr>
            <w:r w:rsidRPr="007B0978">
              <w:rPr>
                <w:noProof w:val="0"/>
              </w:rPr>
              <w:t>The values for facility type will be defined by national or regional organizations</w:t>
            </w:r>
            <w:r w:rsidR="008B268F" w:rsidRPr="007B0978">
              <w:rPr>
                <w:noProof w:val="0"/>
              </w:rPr>
              <w:t xml:space="preserve">. </w:t>
            </w:r>
            <w:r w:rsidRPr="007B0978">
              <w:rPr>
                <w:noProof w:val="0"/>
              </w:rPr>
              <w:br/>
            </w:r>
            <w:proofErr w:type="gramStart"/>
            <w:r w:rsidRPr="007B0978">
              <w:rPr>
                <w:rStyle w:val="XMLname"/>
                <w:noProof w:val="0"/>
              </w:rPr>
              <w:t>./</w:t>
            </w:r>
            <w:proofErr w:type="spellStart"/>
            <w:r w:rsidRPr="007B0978">
              <w:rPr>
                <w:rStyle w:val="XMLname"/>
                <w:noProof w:val="0"/>
              </w:rPr>
              <w:t>codedType</w:t>
            </w:r>
            <w:proofErr w:type="spellEnd"/>
            <w:r w:rsidRPr="007B0978">
              <w:rPr>
                <w:rStyle w:val="XMLname"/>
                <w:noProof w:val="0"/>
              </w:rPr>
              <w:t>/@</w:t>
            </w:r>
            <w:proofErr w:type="gramEnd"/>
            <w:r w:rsidRPr="007B0978">
              <w:rPr>
                <w:rStyle w:val="XMLname"/>
                <w:noProof w:val="0"/>
              </w:rPr>
              <w:t>code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code value for the facility (required)</w:t>
            </w:r>
            <w:r w:rsidRPr="007B0978">
              <w:rPr>
                <w:rFonts w:ascii="Courier" w:hAnsi="Courier"/>
                <w:noProof w:val="0"/>
              </w:rPr>
              <w:br/>
            </w:r>
            <w:r w:rsidRPr="007B0978">
              <w:rPr>
                <w:rStyle w:val="XMLname"/>
                <w:noProof w:val="0"/>
              </w:rPr>
              <w:t>./</w:t>
            </w:r>
            <w:proofErr w:type="spellStart"/>
            <w:proofErr w:type="gramStart"/>
            <w:r w:rsidRPr="007B0978">
              <w:rPr>
                <w:rStyle w:val="XMLname"/>
                <w:noProof w:val="0"/>
              </w:rPr>
              <w:t>codedType</w:t>
            </w:r>
            <w:proofErr w:type="spellEnd"/>
            <w:r w:rsidRPr="007B0978">
              <w:rPr>
                <w:rStyle w:val="XMLname"/>
                <w:noProof w:val="0"/>
              </w:rPr>
              <w:t>/@</w:t>
            </w:r>
            <w:proofErr w:type="gramEnd"/>
            <w:r w:rsidRPr="007B0978">
              <w:rPr>
                <w:rStyle w:val="XMLname"/>
                <w:noProof w:val="0"/>
              </w:rPr>
              <w:t>codingSchem</w:t>
            </w:r>
            <w:r w:rsidR="009F044F" w:rsidRPr="007B0978">
              <w:rPr>
                <w:rStyle w:val="XMLname"/>
                <w:noProof w:val="0"/>
              </w:rPr>
              <w:t>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coding scheme used (required)</w:t>
            </w:r>
          </w:p>
        </w:tc>
      </w:tr>
      <w:tr w:rsidR="00FD6280" w:rsidRPr="007B0978" w14:paraId="08FE34FD" w14:textId="77777777" w:rsidTr="00AE7FE0">
        <w:trPr>
          <w:cantSplit/>
        </w:trPr>
        <w:tc>
          <w:tcPr>
            <w:tcW w:w="1728" w:type="dxa"/>
          </w:tcPr>
          <w:p w14:paraId="7D667C11" w14:textId="77777777" w:rsidR="00FD6280" w:rsidRPr="007B0978" w:rsidRDefault="00FD6280" w:rsidP="00A539ED">
            <w:pPr>
              <w:pStyle w:val="TableEntry"/>
              <w:rPr>
                <w:noProof w:val="0"/>
              </w:rPr>
            </w:pPr>
            <w:r w:rsidRPr="007B0978">
              <w:rPr>
                <w:noProof w:val="0"/>
              </w:rPr>
              <w:t>Facility Name</w:t>
            </w:r>
          </w:p>
        </w:tc>
        <w:tc>
          <w:tcPr>
            <w:tcW w:w="1620" w:type="dxa"/>
          </w:tcPr>
          <w:p w14:paraId="5FB28A24" w14:textId="77777777" w:rsidR="00FD6280" w:rsidRPr="007B0978" w:rsidRDefault="00FD6280" w:rsidP="00A539ED">
            <w:pPr>
              <w:pStyle w:val="TableEntry"/>
              <w:rPr>
                <w:noProof w:val="0"/>
              </w:rPr>
            </w:pPr>
            <w:r w:rsidRPr="007B0978">
              <w:rPr>
                <w:noProof w:val="0"/>
              </w:rPr>
              <w:t>R</w:t>
            </w:r>
          </w:p>
          <w:p w14:paraId="5F6A6B8E" w14:textId="77777777" w:rsidR="00FD6280" w:rsidRPr="007B0978" w:rsidRDefault="00FD6280" w:rsidP="00A539ED">
            <w:pPr>
              <w:pStyle w:val="TableEntry"/>
              <w:rPr>
                <w:noProof w:val="0"/>
              </w:rPr>
            </w:pPr>
            <w:r w:rsidRPr="007B0978">
              <w:rPr>
                <w:noProof w:val="0"/>
              </w:rPr>
              <w:t>1..1</w:t>
            </w:r>
          </w:p>
        </w:tc>
        <w:tc>
          <w:tcPr>
            <w:tcW w:w="6210" w:type="dxa"/>
          </w:tcPr>
          <w:p w14:paraId="10AD16AF" w14:textId="77777777" w:rsidR="00FD6280" w:rsidRPr="007B0978" w:rsidRDefault="00FD6280" w:rsidP="00A539ED">
            <w:pPr>
              <w:pStyle w:val="TableEntry"/>
              <w:rPr>
                <w:noProof w:val="0"/>
              </w:rPr>
            </w:pPr>
            <w:r w:rsidRPr="007B0978">
              <w:rPr>
                <w:noProof w:val="0"/>
              </w:rPr>
              <w:t xml:space="preserve">The facility’s name, for primary use. </w:t>
            </w:r>
          </w:p>
          <w:p w14:paraId="5B4BE0DC" w14:textId="77777777" w:rsidR="00FD6280" w:rsidRPr="007B0978" w:rsidRDefault="00FD6280" w:rsidP="00AE7FE0">
            <w:pPr>
              <w:pStyle w:val="TableEntry"/>
              <w:rPr>
                <w:rStyle w:val="XMLname"/>
                <w:noProof w:val="0"/>
              </w:rPr>
            </w:pPr>
            <w:proofErr w:type="gramStart"/>
            <w:r w:rsidRPr="007B0978">
              <w:rPr>
                <w:rStyle w:val="XMLname"/>
                <w:noProof w:val="0"/>
              </w:rPr>
              <w:t>./</w:t>
            </w:r>
            <w:proofErr w:type="spellStart"/>
            <w:proofErr w:type="gramEnd"/>
            <w:r w:rsidRPr="007B0978">
              <w:rPr>
                <w:rStyle w:val="XMLname"/>
                <w:noProof w:val="0"/>
              </w:rPr>
              <w:t>primaryName</w:t>
            </w:r>
            <w:proofErr w:type="spellEnd"/>
          </w:p>
        </w:tc>
      </w:tr>
      <w:tr w:rsidR="00FD6280" w:rsidRPr="007B0978" w14:paraId="7FDF9AED" w14:textId="77777777" w:rsidTr="00AE7FE0">
        <w:trPr>
          <w:cantSplit/>
        </w:trPr>
        <w:tc>
          <w:tcPr>
            <w:tcW w:w="1728" w:type="dxa"/>
          </w:tcPr>
          <w:p w14:paraId="1B4371F4" w14:textId="77777777" w:rsidR="00FD6280" w:rsidRPr="007B0978" w:rsidRDefault="00FD6280" w:rsidP="00A539ED">
            <w:pPr>
              <w:pStyle w:val="TableEntry"/>
              <w:rPr>
                <w:noProof w:val="0"/>
              </w:rPr>
            </w:pPr>
            <w:proofErr w:type="gramStart"/>
            <w:r w:rsidRPr="007B0978">
              <w:rPr>
                <w:noProof w:val="0"/>
              </w:rPr>
              <w:t>Facility  Known</w:t>
            </w:r>
            <w:proofErr w:type="gramEnd"/>
            <w:r w:rsidRPr="007B0978">
              <w:rPr>
                <w:noProof w:val="0"/>
              </w:rPr>
              <w:t xml:space="preserve"> names</w:t>
            </w:r>
          </w:p>
        </w:tc>
        <w:tc>
          <w:tcPr>
            <w:tcW w:w="1620" w:type="dxa"/>
          </w:tcPr>
          <w:p w14:paraId="05775F48" w14:textId="77777777" w:rsidR="00FD6280" w:rsidRPr="007B0978" w:rsidRDefault="00FD6280" w:rsidP="00A539ED">
            <w:pPr>
              <w:pStyle w:val="TableEntry"/>
              <w:rPr>
                <w:noProof w:val="0"/>
              </w:rPr>
            </w:pPr>
            <w:r w:rsidRPr="007B0978">
              <w:rPr>
                <w:noProof w:val="0"/>
              </w:rPr>
              <w:t>O</w:t>
            </w:r>
          </w:p>
          <w:p w14:paraId="4F8F0521"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3CC490C4" w14:textId="77777777" w:rsidR="00FD6280" w:rsidRPr="007B0978" w:rsidRDefault="00FD6280" w:rsidP="00A539ED">
            <w:pPr>
              <w:pStyle w:val="TableEntry"/>
              <w:rPr>
                <w:noProof w:val="0"/>
              </w:rPr>
            </w:pPr>
            <w:r w:rsidRPr="007B0978">
              <w:rPr>
                <w:noProof w:val="0"/>
              </w:rPr>
              <w:t xml:space="preserve">Other optional names for the facility. </w:t>
            </w:r>
          </w:p>
          <w:p w14:paraId="5BF27782" w14:textId="77777777" w:rsidR="00FD6280" w:rsidRPr="007B0978" w:rsidRDefault="00FD6280" w:rsidP="00AE7FE0">
            <w:pPr>
              <w:pStyle w:val="TableEntry"/>
              <w:rPr>
                <w:rStyle w:val="XMLname"/>
                <w:noProof w:val="0"/>
              </w:rPr>
            </w:pPr>
            <w:proofErr w:type="gramStart"/>
            <w:r w:rsidRPr="007B0978">
              <w:rPr>
                <w:rStyle w:val="XMLname"/>
                <w:noProof w:val="0"/>
              </w:rPr>
              <w:t>./</w:t>
            </w:r>
            <w:proofErr w:type="spellStart"/>
            <w:proofErr w:type="gramEnd"/>
            <w:r w:rsidRPr="007B0978">
              <w:rPr>
                <w:rStyle w:val="XMLname"/>
                <w:noProof w:val="0"/>
              </w:rPr>
              <w:t>otherName</w:t>
            </w:r>
            <w:proofErr w:type="spellEnd"/>
          </w:p>
        </w:tc>
      </w:tr>
      <w:tr w:rsidR="00FD6280" w:rsidRPr="007B0978" w14:paraId="6FEC97AB" w14:textId="77777777" w:rsidTr="00AE7FE0">
        <w:trPr>
          <w:cantSplit/>
        </w:trPr>
        <w:tc>
          <w:tcPr>
            <w:tcW w:w="1728" w:type="dxa"/>
          </w:tcPr>
          <w:p w14:paraId="40477B18" w14:textId="77777777" w:rsidR="00FD6280" w:rsidRPr="007B0978" w:rsidRDefault="00FD6280" w:rsidP="00A539ED">
            <w:pPr>
              <w:pStyle w:val="TableEntry"/>
              <w:rPr>
                <w:noProof w:val="0"/>
              </w:rPr>
            </w:pPr>
            <w:r w:rsidRPr="007B0978">
              <w:rPr>
                <w:noProof w:val="0"/>
              </w:rPr>
              <w:t>Facility Address</w:t>
            </w:r>
          </w:p>
        </w:tc>
        <w:tc>
          <w:tcPr>
            <w:tcW w:w="1620" w:type="dxa"/>
          </w:tcPr>
          <w:p w14:paraId="114A3172" w14:textId="77777777" w:rsidR="00FD6280" w:rsidRPr="007B0978" w:rsidRDefault="00FD6280" w:rsidP="00A539ED">
            <w:pPr>
              <w:pStyle w:val="TableEntry"/>
              <w:rPr>
                <w:noProof w:val="0"/>
              </w:rPr>
            </w:pPr>
            <w:r w:rsidRPr="007B0978">
              <w:rPr>
                <w:noProof w:val="0"/>
              </w:rPr>
              <w:t>R2</w:t>
            </w:r>
          </w:p>
          <w:p w14:paraId="6657A134"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4AD029F9" w14:textId="77777777" w:rsidR="00FD6280" w:rsidRPr="007B0978" w:rsidRDefault="00FD6280" w:rsidP="00A539ED">
            <w:pPr>
              <w:pStyle w:val="TableEntry"/>
              <w:rPr>
                <w:noProof w:val="0"/>
              </w:rPr>
            </w:pPr>
            <w:r w:rsidRPr="007B0978">
              <w:rPr>
                <w:noProof w:val="0"/>
              </w:rPr>
              <w:t>The address, if known. More than one address may be specified, but the primary address must be indicated as such.</w:t>
            </w:r>
          </w:p>
          <w:p w14:paraId="2EE70662" w14:textId="77777777"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address</w:t>
            </w:r>
          </w:p>
        </w:tc>
      </w:tr>
      <w:tr w:rsidR="00FD6280" w:rsidRPr="007B0978" w14:paraId="7B980F65" w14:textId="77777777" w:rsidTr="00AE7FE0">
        <w:trPr>
          <w:cantSplit/>
        </w:trPr>
        <w:tc>
          <w:tcPr>
            <w:tcW w:w="1728" w:type="dxa"/>
          </w:tcPr>
          <w:p w14:paraId="6283728E" w14:textId="77777777" w:rsidR="00FD6280" w:rsidRPr="007B0978" w:rsidRDefault="00FD6280" w:rsidP="00A539ED">
            <w:pPr>
              <w:pStyle w:val="TableEntry"/>
              <w:rPr>
                <w:noProof w:val="0"/>
              </w:rPr>
            </w:pPr>
            <w:proofErr w:type="gramStart"/>
            <w:r w:rsidRPr="007B0978">
              <w:rPr>
                <w:noProof w:val="0"/>
              </w:rPr>
              <w:t>Facility  Contact</w:t>
            </w:r>
            <w:proofErr w:type="gramEnd"/>
          </w:p>
        </w:tc>
        <w:tc>
          <w:tcPr>
            <w:tcW w:w="1620" w:type="dxa"/>
          </w:tcPr>
          <w:p w14:paraId="67CEA01A" w14:textId="77777777" w:rsidR="00FD6280" w:rsidRPr="007B0978" w:rsidRDefault="00FD6280" w:rsidP="00A539ED">
            <w:pPr>
              <w:pStyle w:val="TableEntry"/>
              <w:rPr>
                <w:noProof w:val="0"/>
              </w:rPr>
            </w:pPr>
            <w:r w:rsidRPr="007B0978">
              <w:rPr>
                <w:noProof w:val="0"/>
              </w:rPr>
              <w:t>R2</w:t>
            </w:r>
          </w:p>
          <w:p w14:paraId="7CE10292"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5F2CA847" w14:textId="77777777" w:rsidR="00FD6280" w:rsidRPr="007B0978" w:rsidRDefault="00FD6280" w:rsidP="00A539ED">
            <w:pPr>
              <w:pStyle w:val="TableEntry"/>
              <w:rPr>
                <w:noProof w:val="0"/>
              </w:rPr>
            </w:pPr>
            <w:r w:rsidRPr="007B0978">
              <w:rPr>
                <w:noProof w:val="0"/>
              </w:rPr>
              <w:t xml:space="preserve">The contact </w:t>
            </w:r>
            <w:proofErr w:type="gramStart"/>
            <w:r w:rsidRPr="007B0978">
              <w:rPr>
                <w:noProof w:val="0"/>
              </w:rPr>
              <w:t>defined</w:t>
            </w:r>
            <w:proofErr w:type="gramEnd"/>
            <w:r w:rsidRPr="007B0978">
              <w:rPr>
                <w:noProof w:val="0"/>
              </w:rPr>
              <w:t xml:space="preserve"> for the facility, if known. </w:t>
            </w:r>
          </w:p>
          <w:p w14:paraId="4F4094C4" w14:textId="77777777"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contact</w:t>
            </w:r>
          </w:p>
        </w:tc>
      </w:tr>
      <w:tr w:rsidR="00FD6280" w:rsidRPr="007B0978" w14:paraId="47776B88" w14:textId="77777777" w:rsidTr="00AE7FE0">
        <w:trPr>
          <w:cantSplit/>
        </w:trPr>
        <w:tc>
          <w:tcPr>
            <w:tcW w:w="1728" w:type="dxa"/>
          </w:tcPr>
          <w:p w14:paraId="1393A0FC" w14:textId="77777777" w:rsidR="00FD6280" w:rsidRPr="007B0978" w:rsidRDefault="00FD6280" w:rsidP="00A539ED">
            <w:pPr>
              <w:pStyle w:val="TableEntry"/>
              <w:rPr>
                <w:noProof w:val="0"/>
              </w:rPr>
            </w:pPr>
            <w:r w:rsidRPr="007B0978">
              <w:rPr>
                <w:noProof w:val="0"/>
              </w:rPr>
              <w:lastRenderedPageBreak/>
              <w:t>Facility Geocode</w:t>
            </w:r>
          </w:p>
        </w:tc>
        <w:tc>
          <w:tcPr>
            <w:tcW w:w="1620" w:type="dxa"/>
          </w:tcPr>
          <w:p w14:paraId="2193B0CD" w14:textId="77777777" w:rsidR="00FD6280" w:rsidRPr="007B0978" w:rsidRDefault="00FD6280" w:rsidP="00A539ED">
            <w:pPr>
              <w:pStyle w:val="TableEntry"/>
              <w:rPr>
                <w:noProof w:val="0"/>
              </w:rPr>
            </w:pPr>
            <w:r w:rsidRPr="007B0978">
              <w:rPr>
                <w:noProof w:val="0"/>
              </w:rPr>
              <w:t>R2</w:t>
            </w:r>
          </w:p>
          <w:p w14:paraId="39F2665D" w14:textId="77777777" w:rsidR="00FD6280" w:rsidRPr="007B0978" w:rsidRDefault="00FD6280" w:rsidP="00A539ED">
            <w:pPr>
              <w:pStyle w:val="TableEntry"/>
              <w:rPr>
                <w:noProof w:val="0"/>
              </w:rPr>
            </w:pPr>
            <w:r w:rsidRPr="007B0978">
              <w:rPr>
                <w:noProof w:val="0"/>
              </w:rPr>
              <w:t>0..1</w:t>
            </w:r>
          </w:p>
        </w:tc>
        <w:tc>
          <w:tcPr>
            <w:tcW w:w="6210" w:type="dxa"/>
          </w:tcPr>
          <w:p w14:paraId="234DD8FA" w14:textId="77777777" w:rsidR="00FD6280" w:rsidRPr="007B0978" w:rsidRDefault="00FD6280" w:rsidP="00A539ED">
            <w:pPr>
              <w:pStyle w:val="TableEntry"/>
              <w:rPr>
                <w:noProof w:val="0"/>
              </w:rPr>
            </w:pPr>
            <w:r w:rsidRPr="007B0978">
              <w:rPr>
                <w:noProof w:val="0"/>
              </w:rPr>
              <w:t>The facility’s geocoded point position, if known. The geocode will support display of the facility’s location by map/GIS applications and enable calculation of the facility’s proximity to a known position. Geocodes shall be conformant to the WGS-84 specification.</w:t>
            </w:r>
          </w:p>
          <w:p w14:paraId="7C89A477" w14:textId="77777777" w:rsidR="00FD6280" w:rsidRPr="007B0978" w:rsidRDefault="00FD6280" w:rsidP="00AE7FE0">
            <w:pPr>
              <w:pStyle w:val="TableEntry"/>
              <w:rPr>
                <w:noProof w:val="0"/>
              </w:rPr>
            </w:pPr>
            <w:proofErr w:type="gramStart"/>
            <w:r w:rsidRPr="007B0978">
              <w:rPr>
                <w:noProof w:val="0"/>
              </w:rPr>
              <w:t>./</w:t>
            </w:r>
            <w:proofErr w:type="spellStart"/>
            <w:proofErr w:type="gramEnd"/>
            <w:r w:rsidRPr="007B0978">
              <w:rPr>
                <w:noProof w:val="0"/>
              </w:rPr>
              <w:t>geoCode</w:t>
            </w:r>
            <w:proofErr w:type="spellEnd"/>
          </w:p>
        </w:tc>
      </w:tr>
      <w:tr w:rsidR="00FD6280" w:rsidRPr="007B0978" w14:paraId="13C61515" w14:textId="77777777" w:rsidTr="00AE7FE0">
        <w:trPr>
          <w:cantSplit/>
        </w:trPr>
        <w:tc>
          <w:tcPr>
            <w:tcW w:w="1728" w:type="dxa"/>
          </w:tcPr>
          <w:p w14:paraId="4B651573" w14:textId="77777777" w:rsidR="00FD6280" w:rsidRPr="007B0978" w:rsidRDefault="00FD6280" w:rsidP="00A539ED">
            <w:pPr>
              <w:pStyle w:val="TableEntry"/>
              <w:rPr>
                <w:noProof w:val="0"/>
              </w:rPr>
            </w:pPr>
            <w:r w:rsidRPr="007B0978">
              <w:rPr>
                <w:noProof w:val="0"/>
              </w:rPr>
              <w:t>Facility Language Supported</w:t>
            </w:r>
          </w:p>
        </w:tc>
        <w:tc>
          <w:tcPr>
            <w:tcW w:w="1620" w:type="dxa"/>
          </w:tcPr>
          <w:p w14:paraId="7FF4BCD5" w14:textId="77777777" w:rsidR="00FD6280" w:rsidRPr="007B0978" w:rsidRDefault="00FD6280" w:rsidP="00A539ED">
            <w:pPr>
              <w:pStyle w:val="TableEntry"/>
              <w:rPr>
                <w:noProof w:val="0"/>
              </w:rPr>
            </w:pPr>
            <w:r w:rsidRPr="007B0978">
              <w:rPr>
                <w:noProof w:val="0"/>
              </w:rPr>
              <w:t>R2</w:t>
            </w:r>
          </w:p>
          <w:p w14:paraId="6AFD3255"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0E80E9EF" w14:textId="77777777" w:rsidR="00FD6280" w:rsidRPr="007B0978" w:rsidRDefault="00FD6280" w:rsidP="00A539ED">
            <w:pPr>
              <w:pStyle w:val="TableEntry"/>
              <w:rPr>
                <w:noProof w:val="0"/>
              </w:rPr>
            </w:pPr>
            <w:r w:rsidRPr="007B0978">
              <w:rPr>
                <w:noProof w:val="0"/>
              </w:rPr>
              <w:t xml:space="preserve">The languages the facility </w:t>
            </w:r>
            <w:proofErr w:type="gramStart"/>
            <w:r w:rsidRPr="007B0978">
              <w:rPr>
                <w:noProof w:val="0"/>
              </w:rPr>
              <w:t>is able to</w:t>
            </w:r>
            <w:proofErr w:type="gramEnd"/>
            <w:r w:rsidRPr="007B0978">
              <w:rPr>
                <w:noProof w:val="0"/>
              </w:rPr>
              <w:t xml:space="preserve"> operate in, if known. The languages shall be from the coding system defined by IETF BCP 47and the coding scheme shall be “BCP 47”.</w:t>
            </w:r>
          </w:p>
          <w:p w14:paraId="029B1D77" w14:textId="77777777" w:rsidR="00FD6280" w:rsidRPr="007B0978" w:rsidRDefault="00FD6280" w:rsidP="00AE7FE0">
            <w:pPr>
              <w:pStyle w:val="TableEntry"/>
              <w:rPr>
                <w:noProof w:val="0"/>
              </w:rPr>
            </w:pPr>
            <w:proofErr w:type="gramStart"/>
            <w:r w:rsidRPr="007B0978">
              <w:rPr>
                <w:noProof w:val="0"/>
              </w:rPr>
              <w:t>./</w:t>
            </w:r>
            <w:proofErr w:type="gramEnd"/>
            <w:r w:rsidRPr="007B0978">
              <w:rPr>
                <w:noProof w:val="0"/>
              </w:rPr>
              <w:t>language</w:t>
            </w:r>
          </w:p>
        </w:tc>
      </w:tr>
      <w:tr w:rsidR="00FD6280" w:rsidRPr="007B0978" w14:paraId="0D1EE028" w14:textId="77777777" w:rsidTr="00AE7FE0">
        <w:trPr>
          <w:cantSplit/>
        </w:trPr>
        <w:tc>
          <w:tcPr>
            <w:tcW w:w="1728" w:type="dxa"/>
          </w:tcPr>
          <w:p w14:paraId="3123789C" w14:textId="77777777" w:rsidR="00FD6280" w:rsidRPr="007B0978" w:rsidRDefault="00FD6280" w:rsidP="00A539ED">
            <w:pPr>
              <w:pStyle w:val="TableEntry"/>
              <w:rPr>
                <w:noProof w:val="0"/>
              </w:rPr>
            </w:pPr>
            <w:r w:rsidRPr="007B0978">
              <w:rPr>
                <w:noProof w:val="0"/>
              </w:rPr>
              <w:t>Encryption Certificate</w:t>
            </w:r>
          </w:p>
        </w:tc>
        <w:tc>
          <w:tcPr>
            <w:tcW w:w="1620" w:type="dxa"/>
          </w:tcPr>
          <w:p w14:paraId="38D6C912" w14:textId="77777777" w:rsidR="00FD6280" w:rsidRPr="007B0978" w:rsidRDefault="00FD6280" w:rsidP="00A539ED">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210" w:type="dxa"/>
          </w:tcPr>
          <w:p w14:paraId="22EC8D8F" w14:textId="77777777" w:rsidR="00FD6280" w:rsidRPr="007B0978" w:rsidRDefault="00FD6280" w:rsidP="00A539ED">
            <w:pPr>
              <w:pStyle w:val="TableEntry"/>
              <w:rPr>
                <w:rStyle w:val="XMLname"/>
                <w:noProof w:val="0"/>
              </w:rPr>
            </w:pPr>
            <w:r w:rsidRPr="007B0978">
              <w:rPr>
                <w:noProof w:val="0"/>
              </w:rPr>
              <w:t>Facility’s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67FF6E81" w14:textId="53B9A6E1" w:rsidR="00FD6280" w:rsidRPr="007B0978" w:rsidRDefault="00FD6280" w:rsidP="00A539ED">
            <w:pPr>
              <w:pStyle w:val="TableEntry"/>
              <w:rPr>
                <w:rStyle w:val="XMLname"/>
                <w:noProof w:val="0"/>
              </w:rPr>
            </w:pPr>
            <w:r w:rsidRPr="007B0978">
              <w:rPr>
                <w:rStyle w:val="XMLname"/>
                <w:noProof w:val="0"/>
              </w:rPr>
              <w:t xml:space="preserve"> @code</w:t>
            </w:r>
            <w:proofErr w:type="gramStart"/>
            <w:r w:rsidRPr="007B0978">
              <w:rPr>
                <w:rStyle w:val="XMLname"/>
                <w:noProof w:val="0"/>
              </w:rPr>
              <w:t>=”PKI</w:t>
            </w:r>
            <w:proofErr w:type="gramEnd"/>
            <w:r w:rsidRPr="007B0978">
              <w:rPr>
                <w:rStyle w:val="XMLname"/>
                <w:noProof w:val="0"/>
              </w:rPr>
              <w:t>” and    @codingSchem</w:t>
            </w:r>
            <w:r w:rsidR="009F044F" w:rsidRPr="007B0978">
              <w:rPr>
                <w:rStyle w:val="XMLname"/>
                <w:noProof w:val="0"/>
              </w:rPr>
              <w:t>e</w:t>
            </w:r>
            <w:proofErr w:type="gramStart"/>
            <w:r w:rsidRPr="007B0978">
              <w:rPr>
                <w:rStyle w:val="XMLname"/>
                <w:noProof w:val="0"/>
              </w:rPr>
              <w:t>=”urn</w:t>
            </w:r>
            <w:proofErr w:type="gramEnd"/>
            <w:r w:rsidRPr="007B0978">
              <w:rPr>
                <w:rStyle w:val="XMLname"/>
                <w:noProof w:val="0"/>
              </w:rPr>
              <w:t>:</w:t>
            </w:r>
            <w:proofErr w:type="gramStart"/>
            <w:r w:rsidRPr="007B0978">
              <w:rPr>
                <w:rStyle w:val="XMLname"/>
                <w:noProof w:val="0"/>
              </w:rPr>
              <w:t>ihe:iti</w:t>
            </w:r>
            <w:proofErr w:type="gramEnd"/>
            <w:r w:rsidRPr="007B0978">
              <w:rPr>
                <w:rStyle w:val="XMLname"/>
                <w:noProof w:val="0"/>
              </w:rPr>
              <w:t>:csd:</w:t>
            </w:r>
            <w:proofErr w:type="gramStart"/>
            <w:r w:rsidRPr="007B0978">
              <w:rPr>
                <w:rStyle w:val="XMLname"/>
                <w:noProof w:val="0"/>
              </w:rPr>
              <w:t>2013:contactPoint</w:t>
            </w:r>
            <w:proofErr w:type="gramEnd"/>
            <w:r w:rsidRPr="007B0978">
              <w:rPr>
                <w:rStyle w:val="XMLname"/>
                <w:noProof w:val="0"/>
              </w:rPr>
              <w:t>”</w:t>
            </w:r>
          </w:p>
          <w:p w14:paraId="4D3F369C"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20FA2AA0" w14:textId="77777777" w:rsidTr="00AE7FE0">
        <w:trPr>
          <w:cantSplit/>
        </w:trPr>
        <w:tc>
          <w:tcPr>
            <w:tcW w:w="1728" w:type="dxa"/>
          </w:tcPr>
          <w:p w14:paraId="748A1E11" w14:textId="77777777" w:rsidR="00FD6280" w:rsidRPr="007B0978" w:rsidRDefault="00FD6280" w:rsidP="00A539ED">
            <w:pPr>
              <w:pStyle w:val="TableEntry"/>
              <w:rPr>
                <w:noProof w:val="0"/>
              </w:rPr>
            </w:pPr>
            <w:r w:rsidRPr="007B0978">
              <w:rPr>
                <w:noProof w:val="0"/>
              </w:rPr>
              <w:t>Facility Business Phone</w:t>
            </w:r>
          </w:p>
        </w:tc>
        <w:tc>
          <w:tcPr>
            <w:tcW w:w="1620" w:type="dxa"/>
          </w:tcPr>
          <w:p w14:paraId="71B07393" w14:textId="77777777" w:rsidR="00FD6280" w:rsidRPr="007B0978" w:rsidRDefault="00FD6280" w:rsidP="00A539ED">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6210" w:type="dxa"/>
          </w:tcPr>
          <w:p w14:paraId="194EC2EB" w14:textId="77777777" w:rsidR="00FD6280" w:rsidRPr="007B0978" w:rsidRDefault="00FD6280" w:rsidP="00A539ED">
            <w:pPr>
              <w:pStyle w:val="TableEntry"/>
              <w:rPr>
                <w:rStyle w:val="XMLname"/>
                <w:noProof w:val="0"/>
              </w:rPr>
            </w:pPr>
            <w:r w:rsidRPr="007B0978">
              <w:rPr>
                <w:noProof w:val="0"/>
              </w:rPr>
              <w:t>The main telephone number(s) for the facility. 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7D98763A" w14:textId="77777777" w:rsidR="00FD6280" w:rsidRPr="007B0978" w:rsidRDefault="00FD6280" w:rsidP="00A539ED">
            <w:pPr>
              <w:pStyle w:val="TableEntry"/>
              <w:rPr>
                <w:rStyle w:val="XMLname"/>
                <w:noProof w:val="0"/>
              </w:rPr>
            </w:pPr>
            <w:r w:rsidRPr="007B0978">
              <w:rPr>
                <w:rStyle w:val="XMLname"/>
                <w:noProof w:val="0"/>
              </w:rPr>
              <w:t xml:space="preserve"> @code</w:t>
            </w:r>
            <w:proofErr w:type="gramStart"/>
            <w:r w:rsidRPr="007B0978">
              <w:rPr>
                <w:rStyle w:val="XMLname"/>
                <w:noProof w:val="0"/>
              </w:rPr>
              <w:t>=”BP</w:t>
            </w:r>
            <w:proofErr w:type="gramEnd"/>
            <w:r w:rsidRPr="007B0978">
              <w:rPr>
                <w:rStyle w:val="XMLname"/>
                <w:noProof w:val="0"/>
              </w:rPr>
              <w:t xml:space="preserve">” and </w:t>
            </w:r>
          </w:p>
          <w:p w14:paraId="5CFC8C80" w14:textId="2D4A5B64" w:rsidR="00FD6280" w:rsidRPr="007B0978" w:rsidRDefault="009F044F" w:rsidP="00A539ED">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5FA6E709"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635BA629" w14:textId="77777777" w:rsidTr="00AE7FE0">
        <w:trPr>
          <w:cantSplit/>
        </w:trPr>
        <w:tc>
          <w:tcPr>
            <w:tcW w:w="1728" w:type="dxa"/>
          </w:tcPr>
          <w:p w14:paraId="3841F43F" w14:textId="77777777" w:rsidR="00FD6280" w:rsidRPr="007B0978" w:rsidRDefault="00FD6280" w:rsidP="00A539ED">
            <w:pPr>
              <w:pStyle w:val="TableEntry"/>
              <w:rPr>
                <w:noProof w:val="0"/>
              </w:rPr>
            </w:pPr>
            <w:r w:rsidRPr="007B0978">
              <w:rPr>
                <w:noProof w:val="0"/>
              </w:rPr>
              <w:t>Facility Fax</w:t>
            </w:r>
          </w:p>
        </w:tc>
        <w:tc>
          <w:tcPr>
            <w:tcW w:w="1620" w:type="dxa"/>
          </w:tcPr>
          <w:p w14:paraId="5543F099" w14:textId="77777777" w:rsidR="00FD6280" w:rsidRPr="007B0978" w:rsidRDefault="00FD6280" w:rsidP="00A539ED">
            <w:pPr>
              <w:pStyle w:val="TableEntry"/>
              <w:rPr>
                <w:noProof w:val="0"/>
              </w:rPr>
            </w:pPr>
            <w:r w:rsidRPr="007B0978">
              <w:rPr>
                <w:noProof w:val="0"/>
              </w:rPr>
              <w:t>R2</w:t>
            </w:r>
          </w:p>
          <w:p w14:paraId="2A720403"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7310A62D" w14:textId="77777777" w:rsidR="00FD6280" w:rsidRPr="007B0978" w:rsidRDefault="00FD6280" w:rsidP="00A539ED">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w:t>
            </w:r>
            <w:proofErr w:type="spellStart"/>
            <w:proofErr w:type="gramStart"/>
            <w:r w:rsidRPr="007B0978">
              <w:rPr>
                <w:rStyle w:val="XMLname"/>
                <w:noProof w:val="0"/>
              </w:rPr>
              <w:t>contactPoint</w:t>
            </w:r>
            <w:proofErr w:type="spellEnd"/>
            <w:r w:rsidRPr="007B0978">
              <w:rPr>
                <w:rStyle w:val="XMLname"/>
                <w:noProof w:val="0"/>
              </w:rPr>
              <w:t>[</w:t>
            </w:r>
            <w:proofErr w:type="gramEnd"/>
          </w:p>
          <w:p w14:paraId="60C40A4D" w14:textId="77777777" w:rsidR="00FD6280" w:rsidRPr="007B0978" w:rsidRDefault="00FD6280" w:rsidP="00A539ED">
            <w:pPr>
              <w:pStyle w:val="TableEntry"/>
              <w:rPr>
                <w:rStyle w:val="XMLname"/>
                <w:noProof w:val="0"/>
              </w:rPr>
            </w:pPr>
            <w:r w:rsidRPr="007B0978">
              <w:rPr>
                <w:rStyle w:val="XMLname"/>
                <w:noProof w:val="0"/>
              </w:rPr>
              <w:t xml:space="preserve"> @code</w:t>
            </w:r>
            <w:proofErr w:type="gramStart"/>
            <w:r w:rsidRPr="007B0978">
              <w:rPr>
                <w:rStyle w:val="XMLname"/>
                <w:noProof w:val="0"/>
              </w:rPr>
              <w:t>=”FAX</w:t>
            </w:r>
            <w:proofErr w:type="gramEnd"/>
            <w:r w:rsidRPr="007B0978">
              <w:rPr>
                <w:rStyle w:val="XMLname"/>
                <w:noProof w:val="0"/>
              </w:rPr>
              <w:t xml:space="preserve">” and </w:t>
            </w:r>
          </w:p>
          <w:p w14:paraId="5BCC12D9" w14:textId="0F8FA0DA" w:rsidR="00FD6280" w:rsidRPr="007B0978" w:rsidRDefault="00FD6280" w:rsidP="00A539ED">
            <w:pPr>
              <w:pStyle w:val="TableEntry"/>
              <w:rPr>
                <w:rStyle w:val="XMLname"/>
                <w:noProof w:val="0"/>
              </w:rPr>
            </w:pPr>
            <w:r w:rsidRPr="007B0978">
              <w:rPr>
                <w:rStyle w:val="XMLname"/>
                <w:noProof w:val="0"/>
              </w:rPr>
              <w:t xml:space="preserve"> </w:t>
            </w:r>
            <w:r w:rsidR="009F044F" w:rsidRPr="007B0978">
              <w:rPr>
                <w:rStyle w:val="XMLname"/>
                <w:noProof w:val="0"/>
              </w:rPr>
              <w:t>@codingScheme</w:t>
            </w:r>
            <w:proofErr w:type="gramStart"/>
            <w:r w:rsidRPr="007B0978">
              <w:rPr>
                <w:rStyle w:val="XMLname"/>
                <w:noProof w:val="0"/>
              </w:rPr>
              <w:t>=”urn</w:t>
            </w:r>
            <w:proofErr w:type="gramEnd"/>
            <w:r w:rsidRPr="007B0978">
              <w:rPr>
                <w:rStyle w:val="XMLname"/>
                <w:noProof w:val="0"/>
              </w:rPr>
              <w:t>:</w:t>
            </w:r>
            <w:proofErr w:type="gramStart"/>
            <w:r w:rsidRPr="007B0978">
              <w:rPr>
                <w:rStyle w:val="XMLname"/>
                <w:noProof w:val="0"/>
              </w:rPr>
              <w:t>ihe:iti</w:t>
            </w:r>
            <w:proofErr w:type="gramEnd"/>
            <w:r w:rsidRPr="007B0978">
              <w:rPr>
                <w:rStyle w:val="XMLname"/>
                <w:noProof w:val="0"/>
              </w:rPr>
              <w:t>:csd:</w:t>
            </w:r>
            <w:proofErr w:type="gramStart"/>
            <w:r w:rsidRPr="007B0978">
              <w:rPr>
                <w:rStyle w:val="XMLname"/>
                <w:noProof w:val="0"/>
              </w:rPr>
              <w:t>2013:contactPoint</w:t>
            </w:r>
            <w:proofErr w:type="gramEnd"/>
            <w:r w:rsidRPr="007B0978">
              <w:rPr>
                <w:rStyle w:val="XMLname"/>
                <w:noProof w:val="0"/>
              </w:rPr>
              <w:t>”</w:t>
            </w:r>
          </w:p>
          <w:p w14:paraId="3EFBF7BB" w14:textId="77777777" w:rsidR="00FD6280" w:rsidRPr="007B0978" w:rsidRDefault="00FD6280" w:rsidP="00A539ED">
            <w:pPr>
              <w:pStyle w:val="TableEntry"/>
              <w:rPr>
                <w:noProof w:val="0"/>
                <w:highlight w:val="yellow"/>
              </w:rPr>
            </w:pPr>
            <w:r w:rsidRPr="007B0978">
              <w:rPr>
                <w:rStyle w:val="XMLname"/>
                <w:noProof w:val="0"/>
              </w:rPr>
              <w:t>]</w:t>
            </w:r>
          </w:p>
        </w:tc>
      </w:tr>
      <w:tr w:rsidR="00FD6280" w:rsidRPr="007B0978" w14:paraId="12B61D10" w14:textId="77777777" w:rsidTr="00AE7FE0">
        <w:trPr>
          <w:cantSplit/>
        </w:trPr>
        <w:tc>
          <w:tcPr>
            <w:tcW w:w="1728" w:type="dxa"/>
          </w:tcPr>
          <w:p w14:paraId="4E025BF2" w14:textId="77777777" w:rsidR="00FD6280" w:rsidRPr="007B0978" w:rsidRDefault="00FD6280" w:rsidP="00A539ED">
            <w:pPr>
              <w:pStyle w:val="TableEntry"/>
              <w:rPr>
                <w:noProof w:val="0"/>
              </w:rPr>
            </w:pPr>
            <w:r w:rsidRPr="007B0978">
              <w:rPr>
                <w:noProof w:val="0"/>
              </w:rPr>
              <w:t>Facility Org Parent</w:t>
            </w:r>
          </w:p>
        </w:tc>
        <w:tc>
          <w:tcPr>
            <w:tcW w:w="1620" w:type="dxa"/>
          </w:tcPr>
          <w:p w14:paraId="4B8E1FB7" w14:textId="77777777" w:rsidR="00FD6280" w:rsidRPr="007B0978" w:rsidRDefault="00FD6280" w:rsidP="00A539ED">
            <w:pPr>
              <w:pStyle w:val="TableEntry"/>
              <w:rPr>
                <w:noProof w:val="0"/>
              </w:rPr>
            </w:pPr>
            <w:r w:rsidRPr="007B0978">
              <w:rPr>
                <w:noProof w:val="0"/>
              </w:rPr>
              <w:t>R</w:t>
            </w:r>
          </w:p>
          <w:p w14:paraId="2663904A" w14:textId="77777777" w:rsidR="00FD6280" w:rsidRPr="007B0978" w:rsidRDefault="00FD6280" w:rsidP="00A539ED">
            <w:pPr>
              <w:pStyle w:val="TableEntry"/>
              <w:rPr>
                <w:noProof w:val="0"/>
              </w:rPr>
            </w:pPr>
            <w:proofErr w:type="gramStart"/>
            <w:r w:rsidRPr="007B0978">
              <w:rPr>
                <w:noProof w:val="0"/>
              </w:rPr>
              <w:t>1..∞</w:t>
            </w:r>
            <w:proofErr w:type="gramEnd"/>
          </w:p>
        </w:tc>
        <w:tc>
          <w:tcPr>
            <w:tcW w:w="6210" w:type="dxa"/>
          </w:tcPr>
          <w:p w14:paraId="54A3346F" w14:textId="77777777" w:rsidR="00FD6280" w:rsidRPr="007B0978" w:rsidRDefault="00FD6280" w:rsidP="00A539ED">
            <w:pPr>
              <w:pStyle w:val="TableEntry"/>
              <w:rPr>
                <w:noProof w:val="0"/>
              </w:rPr>
            </w:pPr>
            <w:r w:rsidRPr="007B0978">
              <w:rPr>
                <w:noProof w:val="0"/>
              </w:rPr>
              <w:t xml:space="preserve">The “parent” organization; there may be more than one parent organization for a facility. The ID referenced shall be a valid organizational ID in the organization directory. </w:t>
            </w:r>
          </w:p>
          <w:p w14:paraId="141F6017" w14:textId="34FE6E03"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organizations/</w:t>
            </w:r>
            <w:proofErr w:type="gramStart"/>
            <w:r w:rsidRPr="007B0978">
              <w:rPr>
                <w:rStyle w:val="XMLname"/>
                <w:noProof w:val="0"/>
              </w:rPr>
              <w:t>organization/@</w:t>
            </w:r>
            <w:proofErr w:type="gramEnd"/>
            <w:r w:rsidR="00EA0513" w:rsidRPr="007B0978">
              <w:rPr>
                <w:rStyle w:val="XMLname"/>
                <w:noProof w:val="0"/>
              </w:rPr>
              <w:t>entityID</w:t>
            </w:r>
          </w:p>
        </w:tc>
      </w:tr>
      <w:tr w:rsidR="00FD6280" w:rsidRPr="007B0978" w14:paraId="24B31406" w14:textId="77777777" w:rsidTr="00AE7FE0">
        <w:trPr>
          <w:cantSplit/>
        </w:trPr>
        <w:tc>
          <w:tcPr>
            <w:tcW w:w="1728" w:type="dxa"/>
          </w:tcPr>
          <w:p w14:paraId="6F85A5F5" w14:textId="77777777" w:rsidR="00FD6280" w:rsidRPr="007B0978" w:rsidRDefault="00FD6280" w:rsidP="00A539ED">
            <w:pPr>
              <w:pStyle w:val="TableEntry"/>
              <w:rPr>
                <w:noProof w:val="0"/>
              </w:rPr>
            </w:pPr>
            <w:r w:rsidRPr="007B0978">
              <w:rPr>
                <w:noProof w:val="0"/>
              </w:rPr>
              <w:t>Facility Operating Hours</w:t>
            </w:r>
          </w:p>
        </w:tc>
        <w:tc>
          <w:tcPr>
            <w:tcW w:w="1620" w:type="dxa"/>
          </w:tcPr>
          <w:p w14:paraId="753C9C37" w14:textId="77777777" w:rsidR="00FD6280" w:rsidRPr="007B0978" w:rsidRDefault="00FD6280" w:rsidP="00A539ED">
            <w:pPr>
              <w:pStyle w:val="TableEntry"/>
              <w:rPr>
                <w:noProof w:val="0"/>
              </w:rPr>
            </w:pPr>
            <w:r w:rsidRPr="007B0978">
              <w:rPr>
                <w:noProof w:val="0"/>
              </w:rPr>
              <w:t>R2</w:t>
            </w:r>
          </w:p>
          <w:p w14:paraId="3141DFB2"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472F70ED" w14:textId="77777777" w:rsidR="00FD6280" w:rsidRPr="007B0978" w:rsidRDefault="00FD6280" w:rsidP="00A539ED">
            <w:pPr>
              <w:pStyle w:val="TableEntry"/>
              <w:rPr>
                <w:noProof w:val="0"/>
              </w:rPr>
            </w:pPr>
            <w:r w:rsidRPr="007B0978">
              <w:rPr>
                <w:noProof w:val="0"/>
              </w:rPr>
              <w:t xml:space="preserve">The operating hours for the facility, if known. This indicates the </w:t>
            </w:r>
            <w:proofErr w:type="gramStart"/>
            <w:r w:rsidRPr="007B0978">
              <w:rPr>
                <w:noProof w:val="0"/>
              </w:rPr>
              <w:t>open</w:t>
            </w:r>
            <w:proofErr w:type="gramEnd"/>
            <w:r w:rsidRPr="007B0978">
              <w:rPr>
                <w:noProof w:val="0"/>
              </w:rPr>
              <w:t xml:space="preserve"> hours, days of the week, and any shutdown periods (e.g., civic or national holidays, etc.). These data are employed, along with </w:t>
            </w:r>
            <w:proofErr w:type="spellStart"/>
            <w:r w:rsidRPr="007B0978">
              <w:rPr>
                <w:noProof w:val="0"/>
              </w:rPr>
              <w:t>FreeBusy</w:t>
            </w:r>
            <w:proofErr w:type="spellEnd"/>
            <w:r w:rsidRPr="007B0978">
              <w:rPr>
                <w:noProof w:val="0"/>
              </w:rPr>
              <w:t xml:space="preserve"> “busy” data, to calculate schedulable time slots.</w:t>
            </w:r>
          </w:p>
          <w:p w14:paraId="020C15F5" w14:textId="77777777" w:rsidR="00FD6280" w:rsidRPr="007B0978" w:rsidRDefault="00FD6280" w:rsidP="00AE7FE0">
            <w:pPr>
              <w:pStyle w:val="TableEntry"/>
              <w:rPr>
                <w:rStyle w:val="XMLname"/>
                <w:noProof w:val="0"/>
              </w:rPr>
            </w:pPr>
            <w:proofErr w:type="gramStart"/>
            <w:r w:rsidRPr="007B0978">
              <w:rPr>
                <w:rStyle w:val="XMLname"/>
                <w:noProof w:val="0"/>
              </w:rPr>
              <w:t>./</w:t>
            </w:r>
            <w:proofErr w:type="spellStart"/>
            <w:proofErr w:type="gramEnd"/>
            <w:r w:rsidRPr="007B0978">
              <w:rPr>
                <w:rStyle w:val="XMLname"/>
                <w:noProof w:val="0"/>
              </w:rPr>
              <w:t>operatingHours</w:t>
            </w:r>
            <w:proofErr w:type="spellEnd"/>
          </w:p>
        </w:tc>
      </w:tr>
      <w:tr w:rsidR="00FD6280" w:rsidRPr="007B0978" w14:paraId="77A9EF25" w14:textId="77777777" w:rsidTr="00AE7FE0">
        <w:trPr>
          <w:cantSplit/>
        </w:trPr>
        <w:tc>
          <w:tcPr>
            <w:tcW w:w="1728" w:type="dxa"/>
          </w:tcPr>
          <w:p w14:paraId="0513F09E" w14:textId="77777777" w:rsidR="00FD6280" w:rsidRPr="007B0978" w:rsidRDefault="00FD6280" w:rsidP="00A539ED">
            <w:pPr>
              <w:pStyle w:val="TableEntry"/>
              <w:rPr>
                <w:noProof w:val="0"/>
              </w:rPr>
            </w:pPr>
            <w:r w:rsidRPr="007B0978">
              <w:rPr>
                <w:noProof w:val="0"/>
              </w:rPr>
              <w:lastRenderedPageBreak/>
              <w:t>Facility Services</w:t>
            </w:r>
          </w:p>
        </w:tc>
        <w:tc>
          <w:tcPr>
            <w:tcW w:w="1620" w:type="dxa"/>
          </w:tcPr>
          <w:p w14:paraId="69029DFC" w14:textId="77777777" w:rsidR="00FD6280" w:rsidRPr="007B0978" w:rsidRDefault="00FD6280" w:rsidP="00A539ED">
            <w:pPr>
              <w:pStyle w:val="TableEntry"/>
              <w:rPr>
                <w:noProof w:val="0"/>
              </w:rPr>
            </w:pPr>
            <w:r w:rsidRPr="007B0978">
              <w:rPr>
                <w:noProof w:val="0"/>
              </w:rPr>
              <w:t>R2</w:t>
            </w:r>
          </w:p>
          <w:p w14:paraId="2473BC6B" w14:textId="77777777" w:rsidR="00FD6280" w:rsidRPr="007B0978" w:rsidRDefault="00FD6280" w:rsidP="00A539ED">
            <w:pPr>
              <w:pStyle w:val="TableEntry"/>
              <w:rPr>
                <w:noProof w:val="0"/>
              </w:rPr>
            </w:pPr>
            <w:proofErr w:type="gramStart"/>
            <w:r w:rsidRPr="007B0978">
              <w:rPr>
                <w:noProof w:val="0"/>
              </w:rPr>
              <w:t>0..∞</w:t>
            </w:r>
            <w:proofErr w:type="gramEnd"/>
          </w:p>
        </w:tc>
        <w:tc>
          <w:tcPr>
            <w:tcW w:w="6210" w:type="dxa"/>
          </w:tcPr>
          <w:p w14:paraId="07100F9E" w14:textId="0DE5E021" w:rsidR="00FD6280" w:rsidRPr="007B0978" w:rsidRDefault="00FD6280" w:rsidP="00A539ED">
            <w:pPr>
              <w:pStyle w:val="TableEntry"/>
              <w:rPr>
                <w:noProof w:val="0"/>
              </w:rPr>
            </w:pPr>
            <w:r w:rsidRPr="007B0978">
              <w:rPr>
                <w:noProof w:val="0"/>
              </w:rPr>
              <w:t xml:space="preserve">The care services offered at the facility, if known. There may be many services provided. The service ID, if specified, shall </w:t>
            </w:r>
            <w:proofErr w:type="gramStart"/>
            <w:r w:rsidRPr="007B0978">
              <w:rPr>
                <w:noProof w:val="0"/>
              </w:rPr>
              <w:t>reference</w:t>
            </w:r>
            <w:proofErr w:type="gramEnd"/>
            <w:r w:rsidRPr="007B0978">
              <w:rPr>
                <w:noProof w:val="0"/>
              </w:rPr>
              <w:t xml:space="preserve"> a valid ID in the service directory. Optional attributes of this relationship may be defined, such as name, language, operating hours, and </w:t>
            </w:r>
            <w:proofErr w:type="spellStart"/>
            <w:r w:rsidRPr="007B0978">
              <w:rPr>
                <w:noProof w:val="0"/>
              </w:rPr>
              <w:t>freeBusy</w:t>
            </w:r>
            <w:proofErr w:type="spellEnd"/>
            <w:r w:rsidRPr="007B0978">
              <w:rPr>
                <w:noProof w:val="0"/>
              </w:rPr>
              <w:t xml:space="preserve"> URI. See </w:t>
            </w:r>
            <w:r w:rsidR="005E006B" w:rsidRPr="007B0978">
              <w:rPr>
                <w:noProof w:val="0"/>
              </w:rPr>
              <w:t>Figure</w:t>
            </w:r>
            <w:r w:rsidRPr="007B0978">
              <w:rPr>
                <w:noProof w:val="0"/>
              </w:rPr>
              <w:t xml:space="preserve"> Y.1-3. </w:t>
            </w:r>
          </w:p>
          <w:p w14:paraId="0E33E376" w14:textId="1FCF3D89"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organizations/organization/</w:t>
            </w:r>
            <w:proofErr w:type="gramStart"/>
            <w:r w:rsidRPr="007B0978">
              <w:rPr>
                <w:rStyle w:val="XMLname"/>
                <w:noProof w:val="0"/>
              </w:rPr>
              <w:t>service/@</w:t>
            </w:r>
            <w:proofErr w:type="gramEnd"/>
            <w:r w:rsidR="0052786A" w:rsidRPr="007B0978">
              <w:rPr>
                <w:rStyle w:val="XMLname"/>
                <w:noProof w:val="0"/>
              </w:rPr>
              <w:t>entityID</w:t>
            </w:r>
          </w:p>
        </w:tc>
      </w:tr>
      <w:tr w:rsidR="00FD6280" w:rsidRPr="007B0978" w14:paraId="55F00628" w14:textId="77777777" w:rsidTr="00AE7FE0">
        <w:trPr>
          <w:cantSplit/>
        </w:trPr>
        <w:tc>
          <w:tcPr>
            <w:tcW w:w="1728" w:type="dxa"/>
          </w:tcPr>
          <w:p w14:paraId="4D485102" w14:textId="77777777" w:rsidR="00FD6280" w:rsidRPr="007B0978" w:rsidRDefault="00FD6280" w:rsidP="00A539ED">
            <w:pPr>
              <w:pStyle w:val="TableEntry"/>
              <w:rPr>
                <w:noProof w:val="0"/>
              </w:rPr>
            </w:pPr>
            <w:r w:rsidRPr="007B0978">
              <w:rPr>
                <w:noProof w:val="0"/>
              </w:rPr>
              <w:t xml:space="preserve">Creation </w:t>
            </w:r>
            <w:proofErr w:type="spellStart"/>
            <w:r w:rsidRPr="007B0978">
              <w:rPr>
                <w:noProof w:val="0"/>
              </w:rPr>
              <w:t>DateTime</w:t>
            </w:r>
            <w:proofErr w:type="spellEnd"/>
            <w:r w:rsidRPr="007B0978">
              <w:rPr>
                <w:noProof w:val="0"/>
              </w:rPr>
              <w:t xml:space="preserve"> </w:t>
            </w:r>
          </w:p>
        </w:tc>
        <w:tc>
          <w:tcPr>
            <w:tcW w:w="1620" w:type="dxa"/>
          </w:tcPr>
          <w:p w14:paraId="6A588939" w14:textId="77777777" w:rsidR="00FD6280" w:rsidRPr="007B0978" w:rsidRDefault="00FD6280" w:rsidP="00A539ED">
            <w:pPr>
              <w:pStyle w:val="TableEntry"/>
              <w:rPr>
                <w:noProof w:val="0"/>
              </w:rPr>
            </w:pPr>
            <w:r w:rsidRPr="007B0978">
              <w:rPr>
                <w:noProof w:val="0"/>
              </w:rPr>
              <w:t>R</w:t>
            </w:r>
          </w:p>
          <w:p w14:paraId="61954531" w14:textId="77777777" w:rsidR="00FD6280" w:rsidRPr="007B0978" w:rsidRDefault="00FD6280" w:rsidP="00A539ED">
            <w:pPr>
              <w:pStyle w:val="TableEntry"/>
              <w:rPr>
                <w:noProof w:val="0"/>
              </w:rPr>
            </w:pPr>
            <w:r w:rsidRPr="007B0978">
              <w:rPr>
                <w:noProof w:val="0"/>
              </w:rPr>
              <w:t>1..1</w:t>
            </w:r>
          </w:p>
        </w:tc>
        <w:tc>
          <w:tcPr>
            <w:tcW w:w="6210" w:type="dxa"/>
          </w:tcPr>
          <w:p w14:paraId="368C61D0" w14:textId="77777777" w:rsidR="00FD6280" w:rsidRPr="007B0978" w:rsidRDefault="00FD6280" w:rsidP="00A539ED">
            <w:pPr>
              <w:pStyle w:val="TableEntry"/>
              <w:rPr>
                <w:noProof w:val="0"/>
              </w:rPr>
            </w:pPr>
            <w:r w:rsidRPr="007B0978">
              <w:rPr>
                <w:noProof w:val="0"/>
              </w:rPr>
              <w:t xml:space="preserve">The creation </w:t>
            </w:r>
            <w:proofErr w:type="gramStart"/>
            <w:r w:rsidRPr="007B0978">
              <w:rPr>
                <w:noProof w:val="0"/>
              </w:rPr>
              <w:t>timestamp</w:t>
            </w:r>
            <w:proofErr w:type="gramEnd"/>
            <w:r w:rsidRPr="007B0978">
              <w:rPr>
                <w:noProof w:val="0"/>
              </w:rPr>
              <w:t xml:space="preserve"> for this record.</w:t>
            </w:r>
          </w:p>
          <w:p w14:paraId="42912973" w14:textId="77777777" w:rsidR="00FD6280" w:rsidRPr="007B0978" w:rsidRDefault="00FD6280" w:rsidP="00AE7FE0">
            <w:pPr>
              <w:pStyle w:val="TableEntry"/>
              <w:rPr>
                <w:rStyle w:val="XMLname"/>
                <w:noProof w:val="0"/>
              </w:rPr>
            </w:pPr>
            <w:proofErr w:type="gramStart"/>
            <w:r w:rsidRPr="007B0978">
              <w:rPr>
                <w:rStyle w:val="XMLname"/>
                <w:noProof w:val="0"/>
              </w:rPr>
              <w:t>./record/@</w:t>
            </w:r>
            <w:proofErr w:type="gramEnd"/>
            <w:r w:rsidRPr="007B0978">
              <w:rPr>
                <w:rStyle w:val="XMLname"/>
                <w:noProof w:val="0"/>
              </w:rPr>
              <w:t>created</w:t>
            </w:r>
          </w:p>
        </w:tc>
      </w:tr>
      <w:tr w:rsidR="00FD6280" w:rsidRPr="007B0978" w14:paraId="35C68968" w14:textId="77777777" w:rsidTr="00AE7FE0">
        <w:trPr>
          <w:cantSplit/>
        </w:trPr>
        <w:tc>
          <w:tcPr>
            <w:tcW w:w="1728" w:type="dxa"/>
          </w:tcPr>
          <w:p w14:paraId="7428FD27" w14:textId="77777777" w:rsidR="00FD6280" w:rsidRPr="007B0978" w:rsidRDefault="00FD6280" w:rsidP="00A539ED">
            <w:pPr>
              <w:pStyle w:val="TableEntry"/>
              <w:rPr>
                <w:noProof w:val="0"/>
              </w:rPr>
            </w:pPr>
            <w:r w:rsidRPr="007B0978">
              <w:rPr>
                <w:noProof w:val="0"/>
              </w:rPr>
              <w:t xml:space="preserve">Last Update </w:t>
            </w:r>
            <w:proofErr w:type="spellStart"/>
            <w:r w:rsidRPr="007B0978">
              <w:rPr>
                <w:noProof w:val="0"/>
              </w:rPr>
              <w:t>DateTime</w:t>
            </w:r>
            <w:proofErr w:type="spellEnd"/>
          </w:p>
        </w:tc>
        <w:tc>
          <w:tcPr>
            <w:tcW w:w="1620" w:type="dxa"/>
          </w:tcPr>
          <w:p w14:paraId="6384AC17" w14:textId="77777777" w:rsidR="00FD6280" w:rsidRPr="007B0978" w:rsidRDefault="00FD6280" w:rsidP="00A539ED">
            <w:pPr>
              <w:pStyle w:val="TableEntry"/>
              <w:rPr>
                <w:noProof w:val="0"/>
              </w:rPr>
            </w:pPr>
            <w:r w:rsidRPr="007B0978">
              <w:rPr>
                <w:noProof w:val="0"/>
              </w:rPr>
              <w:t>R</w:t>
            </w:r>
          </w:p>
          <w:p w14:paraId="73CACFFC" w14:textId="77777777" w:rsidR="00FD6280" w:rsidRPr="007B0978" w:rsidRDefault="00FD6280" w:rsidP="00A539ED">
            <w:pPr>
              <w:pStyle w:val="TableEntry"/>
              <w:rPr>
                <w:noProof w:val="0"/>
              </w:rPr>
            </w:pPr>
            <w:r w:rsidRPr="007B0978">
              <w:rPr>
                <w:noProof w:val="0"/>
              </w:rPr>
              <w:t>1..1</w:t>
            </w:r>
          </w:p>
        </w:tc>
        <w:tc>
          <w:tcPr>
            <w:tcW w:w="6210" w:type="dxa"/>
          </w:tcPr>
          <w:p w14:paraId="4699EA63" w14:textId="77777777" w:rsidR="00FD6280" w:rsidRPr="007B0978" w:rsidRDefault="00FD6280" w:rsidP="00A539ED">
            <w:pPr>
              <w:pStyle w:val="TableEntry"/>
              <w:rPr>
                <w:noProof w:val="0"/>
              </w:rPr>
            </w:pPr>
            <w:r w:rsidRPr="007B0978">
              <w:rPr>
                <w:noProof w:val="0"/>
              </w:rPr>
              <w:t>The last update timestamp for this record.</w:t>
            </w:r>
          </w:p>
          <w:p w14:paraId="19C1AAEA" w14:textId="77777777" w:rsidR="00FD6280" w:rsidRPr="007B0978" w:rsidRDefault="00FD6280" w:rsidP="00AE7FE0">
            <w:pPr>
              <w:pStyle w:val="TableEntry"/>
              <w:rPr>
                <w:rStyle w:val="XMLname"/>
                <w:noProof w:val="0"/>
              </w:rPr>
            </w:pPr>
            <w:proofErr w:type="gramStart"/>
            <w:r w:rsidRPr="007B0978">
              <w:rPr>
                <w:rStyle w:val="XMLname"/>
                <w:noProof w:val="0"/>
              </w:rPr>
              <w:t>./record/@</w:t>
            </w:r>
            <w:proofErr w:type="gramEnd"/>
            <w:r w:rsidRPr="007B0978">
              <w:rPr>
                <w:rStyle w:val="XMLname"/>
                <w:noProof w:val="0"/>
              </w:rPr>
              <w:t>updated</w:t>
            </w:r>
          </w:p>
        </w:tc>
      </w:tr>
      <w:tr w:rsidR="00FD6280" w:rsidRPr="007B0978" w14:paraId="1784CD53" w14:textId="77777777" w:rsidTr="00AE7FE0">
        <w:trPr>
          <w:cantSplit/>
        </w:trPr>
        <w:tc>
          <w:tcPr>
            <w:tcW w:w="1728" w:type="dxa"/>
          </w:tcPr>
          <w:p w14:paraId="1C922FAD" w14:textId="77777777" w:rsidR="00FD6280" w:rsidRPr="007B0978" w:rsidRDefault="00FD6280" w:rsidP="00A539ED">
            <w:pPr>
              <w:pStyle w:val="TableEntry"/>
              <w:rPr>
                <w:noProof w:val="0"/>
              </w:rPr>
            </w:pPr>
            <w:r w:rsidRPr="007B0978">
              <w:rPr>
                <w:noProof w:val="0"/>
              </w:rPr>
              <w:t>Facility Status</w:t>
            </w:r>
          </w:p>
        </w:tc>
        <w:tc>
          <w:tcPr>
            <w:tcW w:w="1620" w:type="dxa"/>
          </w:tcPr>
          <w:p w14:paraId="2F3BD1F8" w14:textId="77777777" w:rsidR="00FD6280" w:rsidRPr="007B0978" w:rsidRDefault="00FD6280" w:rsidP="00A539ED">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210" w:type="dxa"/>
          </w:tcPr>
          <w:p w14:paraId="24F2F3EF" w14:textId="77777777" w:rsidR="00FD6280" w:rsidRPr="007B0978" w:rsidRDefault="00FD6280" w:rsidP="00A539ED">
            <w:pPr>
              <w:pStyle w:val="TableEntry"/>
              <w:rPr>
                <w:noProof w:val="0"/>
              </w:rPr>
            </w:pPr>
            <w:r w:rsidRPr="007B0978">
              <w:rPr>
                <w:noProof w:val="0"/>
              </w:rPr>
              <w:t xml:space="preserve">The facility’s status may be </w:t>
            </w:r>
            <w:proofErr w:type="gramStart"/>
            <w:r w:rsidRPr="007B0978">
              <w:rPr>
                <w:noProof w:val="0"/>
              </w:rPr>
              <w:t>either Active</w:t>
            </w:r>
            <w:proofErr w:type="gramEnd"/>
            <w:r w:rsidRPr="007B0978">
              <w:rPr>
                <w:noProof w:val="0"/>
              </w:rPr>
              <w:t>/Inactive</w:t>
            </w:r>
            <w:r w:rsidR="008B268F" w:rsidRPr="007B0978">
              <w:rPr>
                <w:noProof w:val="0"/>
              </w:rPr>
              <w:t xml:space="preserve">. </w:t>
            </w:r>
            <w:r w:rsidRPr="007B0978">
              <w:rPr>
                <w:noProof w:val="0"/>
              </w:rPr>
              <w:t>Active means currently providing or willing to provide services.</w:t>
            </w:r>
            <w:r w:rsidRPr="007B0978">
              <w:rPr>
                <w:noProof w:val="0"/>
              </w:rPr>
              <w:br/>
            </w:r>
            <w:hyperlink r:id="rId44" w:history="1">
              <w:r w:rsidRPr="007B0978">
                <w:rPr>
                  <w:rStyle w:val="XMLname"/>
                  <w:noProof w:val="0"/>
                </w:rPr>
                <w:t>./record/@status</w:t>
              </w:r>
            </w:hyperlink>
          </w:p>
        </w:tc>
      </w:tr>
    </w:tbl>
    <w:p w14:paraId="28103061" w14:textId="77777777" w:rsidR="00071C48" w:rsidRPr="007B0978" w:rsidRDefault="00071C48" w:rsidP="0079528D">
      <w:pPr>
        <w:pStyle w:val="BodyText"/>
        <w:rPr>
          <w:noProof w:val="0"/>
        </w:rPr>
      </w:pPr>
    </w:p>
    <w:p w14:paraId="101CD195" w14:textId="77777777" w:rsidR="00FD6280" w:rsidRPr="007B0978" w:rsidRDefault="00FD6280" w:rsidP="0079528D">
      <w:pPr>
        <w:pStyle w:val="BodyText"/>
        <w:rPr>
          <w:b/>
          <w:noProof w:val="0"/>
          <w:u w:val="single"/>
        </w:rPr>
      </w:pPr>
      <w:proofErr w:type="spellStart"/>
      <w:proofErr w:type="gramStart"/>
      <w:r w:rsidRPr="007B0978">
        <w:rPr>
          <w:b/>
          <w:noProof w:val="0"/>
          <w:u w:val="single"/>
        </w:rPr>
        <w:t>FacilityService</w:t>
      </w:r>
      <w:proofErr w:type="spellEnd"/>
      <w:proofErr w:type="gramEnd"/>
    </w:p>
    <w:p w14:paraId="3CA0FA86" w14:textId="6C787F71" w:rsidR="00FD6280" w:rsidRPr="007B0978" w:rsidRDefault="00893A0C" w:rsidP="0079528D">
      <w:pPr>
        <w:pStyle w:val="BodyText"/>
        <w:jc w:val="center"/>
        <w:rPr>
          <w:noProof w:val="0"/>
        </w:rPr>
      </w:pPr>
      <w:r w:rsidRPr="00E147BD">
        <w:rPr>
          <w:color w:val="FF0000"/>
        </w:rPr>
        <w:drawing>
          <wp:inline distT="0" distB="0" distL="0" distR="0" wp14:anchorId="05684D6F" wp14:editId="75D5CCD7">
            <wp:extent cx="4278791" cy="3315629"/>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8463" cy="3315375"/>
                    </a:xfrm>
                    <a:prstGeom prst="rect">
                      <a:avLst/>
                    </a:prstGeom>
                    <a:noFill/>
                    <a:ln>
                      <a:noFill/>
                    </a:ln>
                  </pic:spPr>
                </pic:pic>
              </a:graphicData>
            </a:graphic>
          </wp:inline>
        </w:drawing>
      </w:r>
    </w:p>
    <w:p w14:paraId="06B7C5C4" w14:textId="1120320D" w:rsidR="00FD6280" w:rsidRPr="007B0978" w:rsidRDefault="00FD6280" w:rsidP="00691CBE">
      <w:pPr>
        <w:pStyle w:val="FigureTitle"/>
      </w:pPr>
      <w:r w:rsidRPr="007B0978">
        <w:t xml:space="preserve">Figure Y.1-3: </w:t>
      </w:r>
      <w:proofErr w:type="spellStart"/>
      <w:r w:rsidRPr="007B0978">
        <w:t>FacilityService</w:t>
      </w:r>
      <w:proofErr w:type="spellEnd"/>
      <w:r w:rsidRPr="007B0978">
        <w:t xml:space="preserve"> Logical Model</w:t>
      </w:r>
    </w:p>
    <w:p w14:paraId="532AB6EF" w14:textId="77777777" w:rsidR="006B291D" w:rsidRPr="007B0978" w:rsidRDefault="006B291D" w:rsidP="000470E2">
      <w:pPr>
        <w:pStyle w:val="BodyText"/>
        <w:rPr>
          <w:noProof w:val="0"/>
        </w:rPr>
      </w:pPr>
    </w:p>
    <w:p w14:paraId="28B8DAA6" w14:textId="50EDA05D" w:rsidR="00FD6280" w:rsidRPr="007B0978" w:rsidRDefault="00FD6280" w:rsidP="007264CC">
      <w:pPr>
        <w:pStyle w:val="BodyText"/>
        <w:rPr>
          <w:noProof w:val="0"/>
        </w:rPr>
      </w:pPr>
      <w:r w:rsidRPr="007B0978">
        <w:rPr>
          <w:noProof w:val="0"/>
        </w:rPr>
        <w:t xml:space="preserve">Figure Y.1-3 shows the </w:t>
      </w:r>
      <w:proofErr w:type="spellStart"/>
      <w:r w:rsidRPr="007B0978">
        <w:rPr>
          <w:noProof w:val="0"/>
        </w:rPr>
        <w:t>FacilityService</w:t>
      </w:r>
      <w:proofErr w:type="spellEnd"/>
      <w:r w:rsidRPr="007B0978">
        <w:rPr>
          <w:noProof w:val="0"/>
        </w:rPr>
        <w:t xml:space="preserve"> entity that describes the relationship between a Facility and the Services it provides. The parent organization of the </w:t>
      </w:r>
      <w:proofErr w:type="spellStart"/>
      <w:r w:rsidRPr="007B0978">
        <w:rPr>
          <w:noProof w:val="0"/>
        </w:rPr>
        <w:t>FacilityService</w:t>
      </w:r>
      <w:proofErr w:type="spellEnd"/>
      <w:r w:rsidRPr="007B0978">
        <w:rPr>
          <w:noProof w:val="0"/>
        </w:rPr>
        <w:t xml:space="preserve"> is unambiguously </w:t>
      </w:r>
      <w:r w:rsidRPr="007B0978">
        <w:rPr>
          <w:noProof w:val="0"/>
        </w:rPr>
        <w:lastRenderedPageBreak/>
        <w:t xml:space="preserve">established by establishing a 1:1 relationship between the </w:t>
      </w:r>
      <w:r w:rsidR="000D72A3" w:rsidRPr="007B0978">
        <w:rPr>
          <w:noProof w:val="0"/>
        </w:rPr>
        <w:t xml:space="preserve">service element </w:t>
      </w:r>
      <w:r w:rsidRPr="007B0978">
        <w:rPr>
          <w:noProof w:val="0"/>
        </w:rPr>
        <w:t xml:space="preserve">and its parent </w:t>
      </w:r>
      <w:r w:rsidR="000D72A3" w:rsidRPr="007B0978">
        <w:rPr>
          <w:noProof w:val="0"/>
        </w:rPr>
        <w:t>o</w:t>
      </w:r>
      <w:r w:rsidRPr="007B0978">
        <w:rPr>
          <w:noProof w:val="0"/>
        </w:rPr>
        <w:t>rganization</w:t>
      </w:r>
      <w:r w:rsidR="000D72A3" w:rsidRPr="007B0978">
        <w:rPr>
          <w:noProof w:val="0"/>
        </w:rPr>
        <w:t xml:space="preserve"> element</w:t>
      </w:r>
      <w:r w:rsidRPr="007B0978">
        <w:rPr>
          <w:noProof w:val="0"/>
        </w:rPr>
        <w:t xml:space="preserve">. Therefore, there is one </w:t>
      </w:r>
      <w:proofErr w:type="gramStart"/>
      <w:r w:rsidR="000D72A3" w:rsidRPr="007B0978">
        <w:rPr>
          <w:noProof w:val="0"/>
        </w:rPr>
        <w:t>facility/organizations</w:t>
      </w:r>
      <w:proofErr w:type="gramEnd"/>
      <w:r w:rsidR="000D72A3" w:rsidRPr="007B0978">
        <w:rPr>
          <w:noProof w:val="0"/>
        </w:rPr>
        <w:t>/organization/service element under /CSD/</w:t>
      </w:r>
      <w:proofErr w:type="spellStart"/>
      <w:r w:rsidR="000D72A3" w:rsidRPr="007B0978">
        <w:rPr>
          <w:noProof w:val="0"/>
        </w:rPr>
        <w:t>facilityDirectory</w:t>
      </w:r>
      <w:proofErr w:type="spellEnd"/>
      <w:r w:rsidR="000D72A3" w:rsidRPr="007B0978">
        <w:rPr>
          <w:noProof w:val="0"/>
        </w:rPr>
        <w:t xml:space="preserve"> </w:t>
      </w:r>
      <w:r w:rsidRPr="007B0978">
        <w:rPr>
          <w:noProof w:val="0"/>
        </w:rPr>
        <w:t xml:space="preserve">for each unique combination of Facility, Service and Organization. Information about these relationship attributes is described in </w:t>
      </w:r>
      <w:r w:rsidR="005E006B" w:rsidRPr="007B0978">
        <w:rPr>
          <w:noProof w:val="0"/>
        </w:rPr>
        <w:t>Table</w:t>
      </w:r>
      <w:r w:rsidRPr="007B0978">
        <w:rPr>
          <w:noProof w:val="0"/>
        </w:rPr>
        <w:t xml:space="preserve"> Y.1-3.</w:t>
      </w:r>
    </w:p>
    <w:p w14:paraId="18628ACF" w14:textId="77777777" w:rsidR="007264CC" w:rsidRPr="007B0978" w:rsidRDefault="007264CC" w:rsidP="007264CC">
      <w:pPr>
        <w:pStyle w:val="BodyText"/>
        <w:rPr>
          <w:noProof w:val="0"/>
        </w:rPr>
      </w:pPr>
    </w:p>
    <w:p w14:paraId="56A8D464" w14:textId="77777777" w:rsidR="00FD6280" w:rsidRPr="007B0978" w:rsidRDefault="00FD6280" w:rsidP="00FD6DA1">
      <w:pPr>
        <w:pStyle w:val="TableTitle"/>
      </w:pPr>
      <w:r w:rsidRPr="007B0978">
        <w:t xml:space="preserve">Table Y.1-3: </w:t>
      </w:r>
      <w:proofErr w:type="spellStart"/>
      <w:r w:rsidRPr="007B0978">
        <w:t>FacilityService</w:t>
      </w:r>
      <w:proofErr w:type="spellEnd"/>
      <w:r w:rsidRPr="007B0978">
        <w:t xml:space="preserve"> Attributes</w:t>
      </w: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1620"/>
        <w:gridCol w:w="5544"/>
      </w:tblGrid>
      <w:tr w:rsidR="00FD6280" w:rsidRPr="007B0978" w14:paraId="2A60AAF2" w14:textId="77777777" w:rsidTr="00AE7FE0">
        <w:trPr>
          <w:tblHeader/>
          <w:jc w:val="center"/>
        </w:trPr>
        <w:tc>
          <w:tcPr>
            <w:tcW w:w="1584" w:type="dxa"/>
            <w:shd w:val="clear" w:color="auto" w:fill="E6E6E6"/>
          </w:tcPr>
          <w:p w14:paraId="25E8E21D" w14:textId="77777777" w:rsidR="00FD6280" w:rsidRPr="007B0978" w:rsidRDefault="00FD6280" w:rsidP="00FD6DA1">
            <w:pPr>
              <w:pStyle w:val="TableEntryHeader"/>
              <w:rPr>
                <w:noProof w:val="0"/>
              </w:rPr>
            </w:pPr>
            <w:r w:rsidRPr="007B0978">
              <w:rPr>
                <w:noProof w:val="0"/>
              </w:rPr>
              <w:t>Concept</w:t>
            </w:r>
          </w:p>
        </w:tc>
        <w:tc>
          <w:tcPr>
            <w:tcW w:w="1620" w:type="dxa"/>
            <w:shd w:val="clear" w:color="auto" w:fill="E6E6E6"/>
          </w:tcPr>
          <w:p w14:paraId="72372795" w14:textId="77777777" w:rsidR="00FD6280" w:rsidRPr="007B0978" w:rsidRDefault="00FD6280" w:rsidP="00FD6DA1">
            <w:pPr>
              <w:pStyle w:val="TableEntryHeader"/>
              <w:rPr>
                <w:noProof w:val="0"/>
              </w:rPr>
            </w:pPr>
            <w:r w:rsidRPr="007B0978">
              <w:rPr>
                <w:noProof w:val="0"/>
              </w:rPr>
              <w:t xml:space="preserve">Optionality </w:t>
            </w:r>
          </w:p>
          <w:p w14:paraId="48F6700C" w14:textId="77777777" w:rsidR="00FD6280" w:rsidRPr="007B0978" w:rsidRDefault="00FD6280" w:rsidP="00FD6DA1">
            <w:pPr>
              <w:pStyle w:val="TableEntryHeader"/>
              <w:rPr>
                <w:noProof w:val="0"/>
              </w:rPr>
            </w:pPr>
            <w:r w:rsidRPr="007B0978">
              <w:rPr>
                <w:noProof w:val="0"/>
              </w:rPr>
              <w:t xml:space="preserve">&amp; </w:t>
            </w:r>
          </w:p>
          <w:p w14:paraId="31354C02" w14:textId="77777777" w:rsidR="00FD6280" w:rsidRPr="007B0978" w:rsidRDefault="00FD6280" w:rsidP="00FD6DA1">
            <w:pPr>
              <w:pStyle w:val="TableEntryHeader"/>
              <w:rPr>
                <w:noProof w:val="0"/>
              </w:rPr>
            </w:pPr>
            <w:r w:rsidRPr="007B0978">
              <w:rPr>
                <w:noProof w:val="0"/>
              </w:rPr>
              <w:t>Cardinality</w:t>
            </w:r>
          </w:p>
        </w:tc>
        <w:tc>
          <w:tcPr>
            <w:tcW w:w="5544" w:type="dxa"/>
            <w:shd w:val="clear" w:color="auto" w:fill="E6E6E6"/>
          </w:tcPr>
          <w:p w14:paraId="64B1C5C9" w14:textId="77777777" w:rsidR="00FD6280" w:rsidRPr="007B0978" w:rsidRDefault="00FD6280" w:rsidP="004B6401">
            <w:pPr>
              <w:pStyle w:val="TableEntryHeader"/>
              <w:rPr>
                <w:noProof w:val="0"/>
              </w:rPr>
            </w:pPr>
            <w:r w:rsidRPr="007B0978">
              <w:rPr>
                <w:noProof w:val="0"/>
              </w:rPr>
              <w:t xml:space="preserve">Definition </w:t>
            </w:r>
          </w:p>
          <w:p w14:paraId="12FDA0CA" w14:textId="77777777" w:rsidR="00FD6280" w:rsidRPr="007B0978" w:rsidRDefault="00FD6280" w:rsidP="004B6401">
            <w:pPr>
              <w:pStyle w:val="TableEntryHeader"/>
              <w:rPr>
                <w:noProof w:val="0"/>
              </w:rPr>
            </w:pPr>
            <w:r w:rsidRPr="007B0978">
              <w:rPr>
                <w:noProof w:val="0"/>
              </w:rPr>
              <w:t>&amp;</w:t>
            </w:r>
          </w:p>
          <w:p w14:paraId="270E2706" w14:textId="77777777" w:rsidR="00FD6280" w:rsidRPr="007B0978" w:rsidRDefault="00FD6280" w:rsidP="00FD6DA1">
            <w:pPr>
              <w:pStyle w:val="TableEntryHeader"/>
              <w:rPr>
                <w:noProof w:val="0"/>
              </w:rPr>
            </w:pPr>
            <w:r w:rsidRPr="007B0978">
              <w:rPr>
                <w:noProof w:val="0"/>
              </w:rPr>
              <w:t>Location Relative To</w:t>
            </w:r>
          </w:p>
          <w:p w14:paraId="64FBC926" w14:textId="77777777" w:rsidR="00FD6280" w:rsidRPr="007B0978" w:rsidRDefault="00FD6280" w:rsidP="00FD6DA1">
            <w:pPr>
              <w:pStyle w:val="TableEntryHeader"/>
              <w:rPr>
                <w:noProof w:val="0"/>
              </w:rPr>
            </w:pPr>
            <w:r w:rsidRPr="007B0978">
              <w:rPr>
                <w:rStyle w:val="XMLname"/>
                <w:b w:val="0"/>
                <w:noProof w:val="0"/>
              </w:rPr>
              <w:t>/CSD/</w:t>
            </w:r>
            <w:proofErr w:type="spellStart"/>
            <w:r w:rsidRPr="007B0978">
              <w:rPr>
                <w:rStyle w:val="XMLname"/>
                <w:b w:val="0"/>
                <w:noProof w:val="0"/>
              </w:rPr>
              <w:t>facilityDirectory</w:t>
            </w:r>
            <w:proofErr w:type="spellEnd"/>
            <w:r w:rsidRPr="007B0978">
              <w:rPr>
                <w:rStyle w:val="XMLname"/>
                <w:b w:val="0"/>
                <w:noProof w:val="0"/>
              </w:rPr>
              <w:t>/facility/</w:t>
            </w:r>
            <w:r w:rsidRPr="007B0978">
              <w:rPr>
                <w:rStyle w:val="XMLname"/>
                <w:b w:val="0"/>
                <w:noProof w:val="0"/>
              </w:rPr>
              <w:br/>
              <w:t>organizations/</w:t>
            </w:r>
            <w:r w:rsidRPr="007B0978">
              <w:rPr>
                <w:rStyle w:val="XMLname"/>
                <w:b w:val="0"/>
                <w:noProof w:val="0"/>
              </w:rPr>
              <w:br/>
              <w:t>organization/service</w:t>
            </w:r>
          </w:p>
        </w:tc>
      </w:tr>
      <w:tr w:rsidR="00FD6280" w:rsidRPr="007B0978" w14:paraId="27F3AE93" w14:textId="77777777" w:rsidTr="00AE7FE0">
        <w:trPr>
          <w:jc w:val="center"/>
        </w:trPr>
        <w:tc>
          <w:tcPr>
            <w:tcW w:w="1584" w:type="dxa"/>
          </w:tcPr>
          <w:p w14:paraId="598ACE38" w14:textId="77777777" w:rsidR="00FD6280" w:rsidRPr="007B0978" w:rsidRDefault="00FD6280" w:rsidP="00A539ED">
            <w:pPr>
              <w:pStyle w:val="TableEntry"/>
              <w:rPr>
                <w:noProof w:val="0"/>
              </w:rPr>
            </w:pPr>
            <w:r w:rsidRPr="007B0978">
              <w:rPr>
                <w:noProof w:val="0"/>
              </w:rPr>
              <w:t xml:space="preserve">Unique Entity Identifier </w:t>
            </w:r>
          </w:p>
        </w:tc>
        <w:tc>
          <w:tcPr>
            <w:tcW w:w="1620" w:type="dxa"/>
          </w:tcPr>
          <w:p w14:paraId="3D161F0C" w14:textId="77777777" w:rsidR="00FD6280" w:rsidRPr="007B0978" w:rsidRDefault="00FD6280" w:rsidP="00A539ED">
            <w:pPr>
              <w:pStyle w:val="TableEntry"/>
              <w:rPr>
                <w:noProof w:val="0"/>
              </w:rPr>
            </w:pPr>
            <w:r w:rsidRPr="007B0978">
              <w:rPr>
                <w:noProof w:val="0"/>
              </w:rPr>
              <w:t>R</w:t>
            </w:r>
          </w:p>
          <w:p w14:paraId="14B1EDFF" w14:textId="77777777" w:rsidR="00FD6280" w:rsidRPr="007B0978" w:rsidRDefault="00FD6280" w:rsidP="00A539ED">
            <w:pPr>
              <w:pStyle w:val="TableEntry"/>
              <w:rPr>
                <w:noProof w:val="0"/>
              </w:rPr>
            </w:pPr>
            <w:r w:rsidRPr="007B0978">
              <w:rPr>
                <w:noProof w:val="0"/>
              </w:rPr>
              <w:t>1..1</w:t>
            </w:r>
          </w:p>
        </w:tc>
        <w:tc>
          <w:tcPr>
            <w:tcW w:w="5544" w:type="dxa"/>
          </w:tcPr>
          <w:p w14:paraId="090412ED" w14:textId="2833681B" w:rsidR="00FD6280" w:rsidRPr="007B0978" w:rsidRDefault="00FD6280" w:rsidP="00A539ED">
            <w:pPr>
              <w:pStyle w:val="TableEntry"/>
              <w:rPr>
                <w:rFonts w:ascii="Courier" w:hAnsi="Courier"/>
                <w:noProof w:val="0"/>
              </w:rPr>
            </w:pPr>
            <w:r w:rsidRPr="007B0978">
              <w:rPr>
                <w:noProof w:val="0"/>
              </w:rPr>
              <w:t>The globally unique identifier for</w:t>
            </w:r>
            <w:r w:rsidRPr="007B0978">
              <w:rPr>
                <w:noProof w:val="0"/>
              </w:rPr>
              <w:br w:type="column"/>
              <w:t xml:space="preserve"> </w:t>
            </w:r>
            <w:r w:rsidR="000D72A3" w:rsidRPr="007B0978">
              <w:rPr>
                <w:noProof w:val="0"/>
                <w:szCs w:val="24"/>
              </w:rPr>
              <w:t>the service offered by the organization at this facility</w:t>
            </w:r>
            <w:r w:rsidRPr="007B0978">
              <w:rPr>
                <w:noProof w:val="0"/>
              </w:rPr>
              <w:t xml:space="preserve">. </w:t>
            </w:r>
          </w:p>
          <w:p w14:paraId="7C56C5EA" w14:textId="65BE079C" w:rsidR="00FD6280" w:rsidRPr="007B0978" w:rsidRDefault="00FD6280" w:rsidP="00AE7FE0">
            <w:pPr>
              <w:pStyle w:val="TableEntry"/>
              <w:rPr>
                <w:noProof w:val="0"/>
              </w:rPr>
            </w:pPr>
            <w:proofErr w:type="gramStart"/>
            <w:r w:rsidRPr="007B0978">
              <w:rPr>
                <w:rStyle w:val="XMLname"/>
                <w:noProof w:val="0"/>
              </w:rPr>
              <w:t>./</w:t>
            </w:r>
            <w:proofErr w:type="gramEnd"/>
            <w:r w:rsidRPr="007B0978">
              <w:rPr>
                <w:rStyle w:val="XMLname"/>
                <w:noProof w:val="0"/>
              </w:rPr>
              <w:t>@</w:t>
            </w:r>
            <w:r w:rsidR="00371058" w:rsidRPr="00E147BD">
              <w:rPr>
                <w:rStyle w:val="XMLname"/>
                <w:noProof w:val="0"/>
              </w:rPr>
              <w:t>entityID</w:t>
            </w:r>
          </w:p>
        </w:tc>
      </w:tr>
      <w:tr w:rsidR="00FD6280" w:rsidRPr="007B0978" w14:paraId="28D79915" w14:textId="77777777" w:rsidTr="00AE7FE0">
        <w:trPr>
          <w:jc w:val="center"/>
        </w:trPr>
        <w:tc>
          <w:tcPr>
            <w:tcW w:w="1584" w:type="dxa"/>
          </w:tcPr>
          <w:p w14:paraId="4A7D0DF3" w14:textId="77777777" w:rsidR="00FD6280" w:rsidRPr="007B0978" w:rsidRDefault="00FD6280" w:rsidP="00A539ED">
            <w:pPr>
              <w:pStyle w:val="TableEntry"/>
              <w:rPr>
                <w:noProof w:val="0"/>
              </w:rPr>
            </w:pPr>
            <w:r w:rsidRPr="007B0978">
              <w:rPr>
                <w:noProof w:val="0"/>
              </w:rPr>
              <w:t>Name</w:t>
            </w:r>
          </w:p>
        </w:tc>
        <w:tc>
          <w:tcPr>
            <w:tcW w:w="1620" w:type="dxa"/>
          </w:tcPr>
          <w:p w14:paraId="3A8D073B" w14:textId="77777777" w:rsidR="00FD6280" w:rsidRPr="007B0978" w:rsidRDefault="00FD6280" w:rsidP="00A539ED">
            <w:pPr>
              <w:pStyle w:val="TableEntry"/>
              <w:rPr>
                <w:noProof w:val="0"/>
              </w:rPr>
            </w:pPr>
            <w:r w:rsidRPr="007B0978">
              <w:rPr>
                <w:noProof w:val="0"/>
              </w:rPr>
              <w:t>O</w:t>
            </w:r>
          </w:p>
          <w:p w14:paraId="4F5B481C" w14:textId="77777777" w:rsidR="00FD6280" w:rsidRPr="007B0978" w:rsidRDefault="00FD6280" w:rsidP="00A539ED">
            <w:pPr>
              <w:pStyle w:val="TableEntry"/>
              <w:rPr>
                <w:noProof w:val="0"/>
              </w:rPr>
            </w:pPr>
            <w:proofErr w:type="gramStart"/>
            <w:r w:rsidRPr="007B0978">
              <w:rPr>
                <w:noProof w:val="0"/>
              </w:rPr>
              <w:t>0..∞</w:t>
            </w:r>
            <w:proofErr w:type="gramEnd"/>
          </w:p>
        </w:tc>
        <w:tc>
          <w:tcPr>
            <w:tcW w:w="5544" w:type="dxa"/>
          </w:tcPr>
          <w:p w14:paraId="7BEA46AA" w14:textId="77777777" w:rsidR="00FD6280" w:rsidRPr="007B0978" w:rsidRDefault="00FD6280" w:rsidP="00A539ED">
            <w:pPr>
              <w:pStyle w:val="TableEntry"/>
              <w:rPr>
                <w:noProof w:val="0"/>
              </w:rPr>
            </w:pPr>
            <w:r w:rsidRPr="007B0978">
              <w:rPr>
                <w:noProof w:val="0"/>
              </w:rPr>
              <w:t xml:space="preserve">A name that may be employed to reference this </w:t>
            </w:r>
            <w:proofErr w:type="spellStart"/>
            <w:r w:rsidRPr="007B0978">
              <w:rPr>
                <w:noProof w:val="0"/>
              </w:rPr>
              <w:t>FacilityService</w:t>
            </w:r>
            <w:proofErr w:type="spellEnd"/>
            <w:r w:rsidRPr="007B0978">
              <w:rPr>
                <w:noProof w:val="0"/>
              </w:rPr>
              <w:t xml:space="preserve">. </w:t>
            </w:r>
          </w:p>
          <w:p w14:paraId="65A5E88F" w14:textId="77777777"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name</w:t>
            </w:r>
          </w:p>
        </w:tc>
      </w:tr>
      <w:tr w:rsidR="00FD6280" w:rsidRPr="007B0978" w14:paraId="1AFF9655" w14:textId="77777777" w:rsidTr="00AE7FE0">
        <w:trPr>
          <w:jc w:val="center"/>
        </w:trPr>
        <w:tc>
          <w:tcPr>
            <w:tcW w:w="1584" w:type="dxa"/>
          </w:tcPr>
          <w:p w14:paraId="72187A04" w14:textId="77777777" w:rsidR="00FD6280" w:rsidRPr="007B0978" w:rsidRDefault="00FD6280" w:rsidP="00A539ED">
            <w:pPr>
              <w:pStyle w:val="TableEntry"/>
              <w:rPr>
                <w:noProof w:val="0"/>
              </w:rPr>
            </w:pPr>
            <w:r w:rsidRPr="007B0978">
              <w:rPr>
                <w:noProof w:val="0"/>
              </w:rPr>
              <w:t>Language Supported</w:t>
            </w:r>
          </w:p>
        </w:tc>
        <w:tc>
          <w:tcPr>
            <w:tcW w:w="1620" w:type="dxa"/>
          </w:tcPr>
          <w:p w14:paraId="300DDEEB" w14:textId="77777777" w:rsidR="00FD6280" w:rsidRPr="007B0978" w:rsidRDefault="00FD6280" w:rsidP="00A539ED">
            <w:pPr>
              <w:pStyle w:val="TableEntry"/>
              <w:rPr>
                <w:noProof w:val="0"/>
              </w:rPr>
            </w:pPr>
            <w:r w:rsidRPr="007B0978">
              <w:rPr>
                <w:noProof w:val="0"/>
              </w:rPr>
              <w:t>O</w:t>
            </w:r>
          </w:p>
          <w:p w14:paraId="1F2DB3C4" w14:textId="77777777" w:rsidR="00FD6280" w:rsidRPr="007B0978" w:rsidRDefault="00FD6280" w:rsidP="00A539ED">
            <w:pPr>
              <w:pStyle w:val="TableEntry"/>
              <w:rPr>
                <w:noProof w:val="0"/>
              </w:rPr>
            </w:pPr>
            <w:proofErr w:type="gramStart"/>
            <w:r w:rsidRPr="007B0978">
              <w:rPr>
                <w:noProof w:val="0"/>
              </w:rPr>
              <w:t>0..∞</w:t>
            </w:r>
            <w:proofErr w:type="gramEnd"/>
          </w:p>
        </w:tc>
        <w:tc>
          <w:tcPr>
            <w:tcW w:w="5544" w:type="dxa"/>
          </w:tcPr>
          <w:p w14:paraId="37562A3D" w14:textId="77777777" w:rsidR="00FD6280" w:rsidRPr="007B0978" w:rsidRDefault="00FD6280" w:rsidP="00A539ED">
            <w:pPr>
              <w:pStyle w:val="TableEntry"/>
              <w:rPr>
                <w:noProof w:val="0"/>
              </w:rPr>
            </w:pPr>
            <w:proofErr w:type="gramStart"/>
            <w:r w:rsidRPr="007B0978">
              <w:rPr>
                <w:noProof w:val="0"/>
              </w:rPr>
              <w:t>The languages</w:t>
            </w:r>
            <w:proofErr w:type="gramEnd"/>
            <w:r w:rsidRPr="007B0978">
              <w:rPr>
                <w:noProof w:val="0"/>
              </w:rPr>
              <w:t xml:space="preserve"> may be indicated for this </w:t>
            </w:r>
            <w:proofErr w:type="spellStart"/>
            <w:r w:rsidRPr="007B0978">
              <w:rPr>
                <w:noProof w:val="0"/>
              </w:rPr>
              <w:t>FacilityService</w:t>
            </w:r>
            <w:proofErr w:type="spellEnd"/>
            <w:r w:rsidRPr="007B0978">
              <w:rPr>
                <w:noProof w:val="0"/>
              </w:rPr>
              <w:t xml:space="preserve">, if different from the facility </w:t>
            </w:r>
            <w:proofErr w:type="gramStart"/>
            <w:r w:rsidRPr="007B0978">
              <w:rPr>
                <w:noProof w:val="0"/>
              </w:rPr>
              <w:t>languages,.</w:t>
            </w:r>
            <w:proofErr w:type="gramEnd"/>
            <w:r w:rsidRPr="007B0978">
              <w:rPr>
                <w:noProof w:val="0"/>
              </w:rPr>
              <w:t xml:space="preserve"> The languages shall be from the coding system defined by IETF BCP 47and the coding scheme shall be “BCP 47”</w:t>
            </w:r>
          </w:p>
          <w:p w14:paraId="7F9F3D4C" w14:textId="77777777" w:rsidR="00FD6280" w:rsidRPr="007B0978" w:rsidRDefault="00FD6280" w:rsidP="00AE7FE0">
            <w:pPr>
              <w:pStyle w:val="TableEntry"/>
              <w:rPr>
                <w:rStyle w:val="XMLname"/>
                <w:noProof w:val="0"/>
              </w:rPr>
            </w:pPr>
            <w:proofErr w:type="gramStart"/>
            <w:r w:rsidRPr="007B0978">
              <w:rPr>
                <w:rStyle w:val="XMLname"/>
                <w:noProof w:val="0"/>
              </w:rPr>
              <w:t>./</w:t>
            </w:r>
            <w:proofErr w:type="gramEnd"/>
            <w:r w:rsidRPr="007B0978">
              <w:rPr>
                <w:rStyle w:val="XMLname"/>
                <w:noProof w:val="0"/>
              </w:rPr>
              <w:t>language</w:t>
            </w:r>
          </w:p>
        </w:tc>
      </w:tr>
      <w:tr w:rsidR="00FD6280" w:rsidRPr="007B0978" w14:paraId="7958A1FC" w14:textId="77777777" w:rsidTr="00AE7FE0">
        <w:trPr>
          <w:jc w:val="center"/>
        </w:trPr>
        <w:tc>
          <w:tcPr>
            <w:tcW w:w="1584" w:type="dxa"/>
          </w:tcPr>
          <w:p w14:paraId="5A36E8F5" w14:textId="77777777" w:rsidR="00FD6280" w:rsidRPr="007B0978" w:rsidRDefault="00FD6280" w:rsidP="00A539ED">
            <w:pPr>
              <w:pStyle w:val="TableEntry"/>
              <w:rPr>
                <w:noProof w:val="0"/>
              </w:rPr>
            </w:pPr>
            <w:r w:rsidRPr="007B0978">
              <w:rPr>
                <w:noProof w:val="0"/>
              </w:rPr>
              <w:t>Operating Hours</w:t>
            </w:r>
          </w:p>
        </w:tc>
        <w:tc>
          <w:tcPr>
            <w:tcW w:w="1620" w:type="dxa"/>
          </w:tcPr>
          <w:p w14:paraId="0793F40C" w14:textId="77777777" w:rsidR="00FD6280" w:rsidRPr="007B0978" w:rsidRDefault="00FD6280" w:rsidP="00A539ED">
            <w:pPr>
              <w:pStyle w:val="TableEntry"/>
              <w:rPr>
                <w:noProof w:val="0"/>
              </w:rPr>
            </w:pPr>
            <w:r w:rsidRPr="007B0978">
              <w:rPr>
                <w:noProof w:val="0"/>
              </w:rPr>
              <w:t>R2</w:t>
            </w:r>
          </w:p>
          <w:p w14:paraId="52061932" w14:textId="77777777" w:rsidR="00FD6280" w:rsidRPr="007B0978" w:rsidRDefault="00FD6280" w:rsidP="00A539ED">
            <w:pPr>
              <w:pStyle w:val="TableEntry"/>
              <w:rPr>
                <w:noProof w:val="0"/>
              </w:rPr>
            </w:pPr>
            <w:proofErr w:type="gramStart"/>
            <w:r w:rsidRPr="007B0978">
              <w:rPr>
                <w:noProof w:val="0"/>
              </w:rPr>
              <w:t>0..∞</w:t>
            </w:r>
            <w:proofErr w:type="gramEnd"/>
          </w:p>
        </w:tc>
        <w:tc>
          <w:tcPr>
            <w:tcW w:w="5544" w:type="dxa"/>
          </w:tcPr>
          <w:p w14:paraId="4F016CC7" w14:textId="77777777" w:rsidR="00FD6280" w:rsidRPr="007B0978" w:rsidRDefault="00FD6280" w:rsidP="00A539ED">
            <w:pPr>
              <w:pStyle w:val="TableEntry"/>
              <w:rPr>
                <w:noProof w:val="0"/>
              </w:rPr>
            </w:pPr>
            <w:r w:rsidRPr="007B0978">
              <w:rPr>
                <w:noProof w:val="0"/>
              </w:rPr>
              <w:t xml:space="preserve">The operating hours for the </w:t>
            </w:r>
            <w:proofErr w:type="spellStart"/>
            <w:r w:rsidRPr="007B0978">
              <w:rPr>
                <w:noProof w:val="0"/>
              </w:rPr>
              <w:t>FacilityService</w:t>
            </w:r>
            <w:proofErr w:type="spellEnd"/>
            <w:r w:rsidRPr="007B0978">
              <w:rPr>
                <w:noProof w:val="0"/>
              </w:rPr>
              <w:t xml:space="preserve">, if known. This indicates the </w:t>
            </w:r>
            <w:proofErr w:type="gramStart"/>
            <w:r w:rsidRPr="007B0978">
              <w:rPr>
                <w:noProof w:val="0"/>
              </w:rPr>
              <w:t>open</w:t>
            </w:r>
            <w:proofErr w:type="gramEnd"/>
            <w:r w:rsidRPr="007B0978">
              <w:rPr>
                <w:noProof w:val="0"/>
              </w:rPr>
              <w:t xml:space="preserve"> hours, days of the week, and any shutdown periods (e.g., civic or national holidays, etc.) for this service and may differ from the operating hours of the overall facility. These data are employed, along with </w:t>
            </w:r>
            <w:proofErr w:type="spellStart"/>
            <w:r w:rsidRPr="007B0978">
              <w:rPr>
                <w:noProof w:val="0"/>
              </w:rPr>
              <w:t>FreeBusy</w:t>
            </w:r>
            <w:proofErr w:type="spellEnd"/>
            <w:r w:rsidRPr="007B0978">
              <w:rPr>
                <w:noProof w:val="0"/>
              </w:rPr>
              <w:t xml:space="preserve"> “busy” data, to calculate schedulable time slots.</w:t>
            </w:r>
          </w:p>
          <w:p w14:paraId="04B6F16D" w14:textId="77777777" w:rsidR="00FD6280" w:rsidRPr="007B0978" w:rsidRDefault="00FD6280" w:rsidP="00AE7FE0">
            <w:pPr>
              <w:pStyle w:val="TableEntry"/>
              <w:rPr>
                <w:rStyle w:val="XMLname"/>
                <w:noProof w:val="0"/>
              </w:rPr>
            </w:pPr>
            <w:proofErr w:type="gramStart"/>
            <w:r w:rsidRPr="007B0978">
              <w:rPr>
                <w:rStyle w:val="XMLname"/>
                <w:noProof w:val="0"/>
              </w:rPr>
              <w:t>./</w:t>
            </w:r>
            <w:proofErr w:type="spellStart"/>
            <w:proofErr w:type="gramEnd"/>
            <w:r w:rsidRPr="007B0978">
              <w:rPr>
                <w:rStyle w:val="XMLname"/>
                <w:noProof w:val="0"/>
              </w:rPr>
              <w:t>operatingHours</w:t>
            </w:r>
            <w:proofErr w:type="spellEnd"/>
          </w:p>
        </w:tc>
      </w:tr>
      <w:tr w:rsidR="00FD6280" w:rsidRPr="007B0978" w14:paraId="13CC502E" w14:textId="77777777" w:rsidTr="00AE7FE0">
        <w:trPr>
          <w:jc w:val="center"/>
        </w:trPr>
        <w:tc>
          <w:tcPr>
            <w:tcW w:w="1584" w:type="dxa"/>
          </w:tcPr>
          <w:p w14:paraId="584B3403" w14:textId="77777777" w:rsidR="00FD6280" w:rsidRPr="007B0978" w:rsidRDefault="00FD6280" w:rsidP="00A539ED">
            <w:pPr>
              <w:pStyle w:val="TableEntry"/>
              <w:rPr>
                <w:noProof w:val="0"/>
              </w:rPr>
            </w:pPr>
            <w:proofErr w:type="spellStart"/>
            <w:r w:rsidRPr="007B0978">
              <w:rPr>
                <w:noProof w:val="0"/>
              </w:rPr>
              <w:t>FreeBusy</w:t>
            </w:r>
            <w:proofErr w:type="spellEnd"/>
            <w:r w:rsidRPr="007B0978">
              <w:rPr>
                <w:noProof w:val="0"/>
              </w:rPr>
              <w:t xml:space="preserve"> URI</w:t>
            </w:r>
          </w:p>
        </w:tc>
        <w:tc>
          <w:tcPr>
            <w:tcW w:w="1620" w:type="dxa"/>
          </w:tcPr>
          <w:p w14:paraId="58172D7B" w14:textId="77777777" w:rsidR="00FD6280" w:rsidRPr="007B0978" w:rsidRDefault="00FD6280" w:rsidP="00A539ED">
            <w:pPr>
              <w:pStyle w:val="TableEntry"/>
              <w:rPr>
                <w:noProof w:val="0"/>
              </w:rPr>
            </w:pPr>
            <w:r w:rsidRPr="007B0978">
              <w:rPr>
                <w:noProof w:val="0"/>
              </w:rPr>
              <w:t>R2</w:t>
            </w:r>
          </w:p>
          <w:p w14:paraId="0C38B216" w14:textId="77777777" w:rsidR="00FD6280" w:rsidRPr="007B0978" w:rsidRDefault="00FD6280" w:rsidP="00A539ED">
            <w:pPr>
              <w:pStyle w:val="TableEntry"/>
              <w:rPr>
                <w:noProof w:val="0"/>
              </w:rPr>
            </w:pPr>
            <w:proofErr w:type="gramStart"/>
            <w:r w:rsidRPr="007B0978">
              <w:rPr>
                <w:noProof w:val="0"/>
              </w:rPr>
              <w:t>0..∞</w:t>
            </w:r>
            <w:proofErr w:type="gramEnd"/>
          </w:p>
        </w:tc>
        <w:tc>
          <w:tcPr>
            <w:tcW w:w="5544" w:type="dxa"/>
          </w:tcPr>
          <w:p w14:paraId="7614A6C4" w14:textId="77777777" w:rsidR="00FD6280" w:rsidRPr="007B0978" w:rsidRDefault="00FD6280" w:rsidP="00A539ED">
            <w:pPr>
              <w:pStyle w:val="TableEntry"/>
              <w:rPr>
                <w:noProof w:val="0"/>
              </w:rPr>
            </w:pPr>
            <w:r w:rsidRPr="007B0978">
              <w:rPr>
                <w:noProof w:val="0"/>
              </w:rPr>
              <w:t xml:space="preserve">This identifies the endpoint of the </w:t>
            </w:r>
            <w:proofErr w:type="spellStart"/>
            <w:r w:rsidRPr="007B0978">
              <w:rPr>
                <w:noProof w:val="0"/>
              </w:rPr>
              <w:t>FreeBusy</w:t>
            </w:r>
            <w:proofErr w:type="spellEnd"/>
            <w:r w:rsidRPr="007B0978">
              <w:rPr>
                <w:noProof w:val="0"/>
              </w:rPr>
              <w:t xml:space="preserve"> entity that maintains </w:t>
            </w:r>
            <w:proofErr w:type="spellStart"/>
            <w:r w:rsidRPr="007B0978">
              <w:rPr>
                <w:noProof w:val="0"/>
              </w:rPr>
              <w:t>freeBusy</w:t>
            </w:r>
            <w:proofErr w:type="spellEnd"/>
            <w:r w:rsidRPr="007B0978">
              <w:rPr>
                <w:noProof w:val="0"/>
              </w:rPr>
              <w:t xml:space="preserve"> data about this </w:t>
            </w:r>
            <w:proofErr w:type="spellStart"/>
            <w:r w:rsidRPr="007B0978">
              <w:rPr>
                <w:noProof w:val="0"/>
              </w:rPr>
              <w:t>FacilityService</w:t>
            </w:r>
            <w:proofErr w:type="spellEnd"/>
            <w:r w:rsidRPr="007B0978">
              <w:rPr>
                <w:noProof w:val="0"/>
              </w:rPr>
              <w:t>. It shall be specified if known.</w:t>
            </w:r>
          </w:p>
          <w:p w14:paraId="114EB6ED" w14:textId="77777777" w:rsidR="00FD6280" w:rsidRPr="007B0978" w:rsidRDefault="00FD6280" w:rsidP="00AE7FE0">
            <w:pPr>
              <w:pStyle w:val="TableEntry"/>
              <w:rPr>
                <w:noProof w:val="0"/>
              </w:rPr>
            </w:pPr>
            <w:proofErr w:type="gramStart"/>
            <w:r w:rsidRPr="007B0978">
              <w:rPr>
                <w:noProof w:val="0"/>
              </w:rPr>
              <w:t>.</w:t>
            </w:r>
            <w:r w:rsidRPr="007B0978">
              <w:rPr>
                <w:rStyle w:val="XMLname"/>
                <w:noProof w:val="0"/>
              </w:rPr>
              <w:t>/</w:t>
            </w:r>
            <w:proofErr w:type="spellStart"/>
            <w:proofErr w:type="gramEnd"/>
            <w:r w:rsidRPr="007B0978">
              <w:rPr>
                <w:rStyle w:val="XMLname"/>
                <w:noProof w:val="0"/>
              </w:rPr>
              <w:t>freeBusyURI</w:t>
            </w:r>
            <w:proofErr w:type="spellEnd"/>
          </w:p>
        </w:tc>
      </w:tr>
    </w:tbl>
    <w:p w14:paraId="202CC363" w14:textId="77777777" w:rsidR="00FD6280" w:rsidRPr="007B0978" w:rsidRDefault="00FD6280" w:rsidP="0079528D">
      <w:pPr>
        <w:pStyle w:val="BodyText"/>
        <w:rPr>
          <w:noProof w:val="0"/>
        </w:rPr>
      </w:pPr>
    </w:p>
    <w:p w14:paraId="70507C29" w14:textId="77777777" w:rsidR="00FD6280" w:rsidRPr="007B0978" w:rsidRDefault="00FD6280" w:rsidP="0079528D">
      <w:pPr>
        <w:pStyle w:val="BodyText"/>
        <w:rPr>
          <w:b/>
          <w:noProof w:val="0"/>
          <w:u w:val="single"/>
        </w:rPr>
      </w:pPr>
      <w:r w:rsidRPr="007B0978">
        <w:rPr>
          <w:b/>
          <w:noProof w:val="0"/>
          <w:u w:val="single"/>
        </w:rPr>
        <w:t>Provider</w:t>
      </w:r>
    </w:p>
    <w:p w14:paraId="5AB830DF" w14:textId="77777777" w:rsidR="00FD6280" w:rsidRPr="007B0978" w:rsidRDefault="00FD6280" w:rsidP="0079528D">
      <w:pPr>
        <w:pStyle w:val="BodyText"/>
        <w:rPr>
          <w:noProof w:val="0"/>
        </w:rPr>
      </w:pPr>
      <w:r w:rsidRPr="007B0978">
        <w:rPr>
          <w:noProof w:val="0"/>
        </w:rPr>
        <w:t xml:space="preserve">Figure Y.1-4 below depicts a data model of the Provider entity. </w:t>
      </w:r>
    </w:p>
    <w:p w14:paraId="6737BE24" w14:textId="4636EBB9" w:rsidR="00FD6280" w:rsidRPr="007B0978" w:rsidRDefault="003D0CA1" w:rsidP="0079528D">
      <w:pPr>
        <w:pStyle w:val="BodyText"/>
        <w:jc w:val="center"/>
        <w:rPr>
          <w:noProof w:val="0"/>
        </w:rPr>
      </w:pPr>
      <w:r w:rsidRPr="00E147BD">
        <w:rPr>
          <w:color w:val="FF0000"/>
        </w:rPr>
        <w:lastRenderedPageBreak/>
        <w:drawing>
          <wp:inline distT="0" distB="0" distL="0" distR="0" wp14:anchorId="5E27D01F" wp14:editId="71327820">
            <wp:extent cx="3679825" cy="462724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9825" cy="4627245"/>
                    </a:xfrm>
                    <a:prstGeom prst="rect">
                      <a:avLst/>
                    </a:prstGeom>
                    <a:noFill/>
                    <a:ln>
                      <a:noFill/>
                    </a:ln>
                  </pic:spPr>
                </pic:pic>
              </a:graphicData>
            </a:graphic>
          </wp:inline>
        </w:drawing>
      </w:r>
    </w:p>
    <w:p w14:paraId="608650D4" w14:textId="21364676" w:rsidR="00FD6280" w:rsidRPr="007B0978" w:rsidRDefault="00FD6280" w:rsidP="00691CBE">
      <w:pPr>
        <w:pStyle w:val="FigureTitle"/>
      </w:pPr>
      <w:r w:rsidRPr="007B0978">
        <w:t>Figure Y.1-4: Provider Logical Model</w:t>
      </w:r>
    </w:p>
    <w:p w14:paraId="459825AC" w14:textId="77777777" w:rsidR="00A539ED" w:rsidRPr="007B0978" w:rsidRDefault="00A539ED" w:rsidP="00AE7FE0">
      <w:pPr>
        <w:pStyle w:val="BodyText"/>
        <w:rPr>
          <w:noProof w:val="0"/>
        </w:rPr>
      </w:pPr>
    </w:p>
    <w:p w14:paraId="1BD7C87C" w14:textId="6D4D3CD0" w:rsidR="00FD6280" w:rsidRPr="007B0978" w:rsidRDefault="00FD6280" w:rsidP="005038B1">
      <w:pPr>
        <w:pStyle w:val="ListBullet2"/>
        <w:numPr>
          <w:ilvl w:val="0"/>
          <w:numId w:val="33"/>
        </w:numPr>
      </w:pPr>
      <w:r w:rsidRPr="007B0978">
        <w:t>A provider shall have one unique identifier</w:t>
      </w:r>
      <w:r w:rsidR="007F2CCF" w:rsidRPr="00E147BD">
        <w:t xml:space="preserve">, its </w:t>
      </w:r>
      <w:proofErr w:type="spellStart"/>
      <w:r w:rsidR="007F2CCF" w:rsidRPr="00E147BD">
        <w:t>entityID</w:t>
      </w:r>
      <w:proofErr w:type="spellEnd"/>
      <w:r w:rsidR="007F2CCF" w:rsidRPr="00E147BD">
        <w:t>, which is</w:t>
      </w:r>
      <w:r w:rsidRPr="007B0978">
        <w:t xml:space="preserve"> conformant to </w:t>
      </w:r>
      <w:r w:rsidR="007F2CCF" w:rsidRPr="00E147BD">
        <w:t>RFC 2141</w:t>
      </w:r>
      <w:r w:rsidRPr="007B0978">
        <w:t>.</w:t>
      </w:r>
    </w:p>
    <w:p w14:paraId="4032ED00" w14:textId="77777777" w:rsidR="00FD6280" w:rsidRPr="007B0978" w:rsidRDefault="00FD6280" w:rsidP="005038B1">
      <w:pPr>
        <w:pStyle w:val="ListBullet2"/>
        <w:numPr>
          <w:ilvl w:val="0"/>
          <w:numId w:val="33"/>
        </w:numPr>
      </w:pPr>
      <w:r w:rsidRPr="007B0978">
        <w:t xml:space="preserve">A provider may have additional identifiers. </w:t>
      </w:r>
    </w:p>
    <w:p w14:paraId="7CBAFC6D" w14:textId="77777777" w:rsidR="00FD6280" w:rsidRPr="007B0978" w:rsidRDefault="00FD6280" w:rsidP="00F3691A">
      <w:pPr>
        <w:pStyle w:val="ListBullet2"/>
        <w:numPr>
          <w:ilvl w:val="0"/>
          <w:numId w:val="33"/>
        </w:numPr>
      </w:pPr>
      <w:r w:rsidRPr="007B0978">
        <w:t xml:space="preserve">A provider shall have a defined status and at least one type </w:t>
      </w:r>
    </w:p>
    <w:p w14:paraId="2C72E33A" w14:textId="77777777" w:rsidR="00FD6280" w:rsidRPr="007B0978" w:rsidRDefault="00FD6280" w:rsidP="00F3691A">
      <w:pPr>
        <w:pStyle w:val="ListBullet2"/>
        <w:numPr>
          <w:ilvl w:val="0"/>
          <w:numId w:val="33"/>
        </w:numPr>
      </w:pPr>
      <w:r w:rsidRPr="007B0978">
        <w:t xml:space="preserve">A provider shall have at least one name. </w:t>
      </w:r>
    </w:p>
    <w:p w14:paraId="4E83E4D6" w14:textId="77777777" w:rsidR="00FD6280" w:rsidRPr="007B0978" w:rsidRDefault="00FD6280" w:rsidP="00F3691A">
      <w:pPr>
        <w:pStyle w:val="ListBullet2"/>
        <w:numPr>
          <w:ilvl w:val="0"/>
          <w:numId w:val="33"/>
        </w:numPr>
      </w:pPr>
      <w:r w:rsidRPr="007B0978">
        <w:t xml:space="preserve">A provider may be related to one or more organizations or facilities. </w:t>
      </w:r>
    </w:p>
    <w:p w14:paraId="34EECB7F" w14:textId="77777777" w:rsidR="00FD6280" w:rsidRPr="007B0978" w:rsidRDefault="00FD6280" w:rsidP="00F3691A">
      <w:pPr>
        <w:pStyle w:val="ListBullet2"/>
        <w:numPr>
          <w:ilvl w:val="0"/>
          <w:numId w:val="33"/>
        </w:numPr>
      </w:pPr>
      <w:r w:rsidRPr="007B0978">
        <w:t xml:space="preserve">A provider may have addresses (e.g., mailing address or delivery address), </w:t>
      </w:r>
    </w:p>
    <w:p w14:paraId="4801943D" w14:textId="77777777" w:rsidR="00FD6280" w:rsidRPr="007B0978" w:rsidRDefault="00FD6280" w:rsidP="00F3691A">
      <w:pPr>
        <w:pStyle w:val="ListBullet2"/>
        <w:numPr>
          <w:ilvl w:val="0"/>
          <w:numId w:val="33"/>
        </w:numPr>
      </w:pPr>
      <w:r w:rsidRPr="007B0978">
        <w:t xml:space="preserve">A provider may have contact details (which may include phone, email, fax number, URI, PKI certificate details, etc.), </w:t>
      </w:r>
    </w:p>
    <w:p w14:paraId="7FA0BE79" w14:textId="77777777" w:rsidR="00FD6280" w:rsidRPr="007B0978" w:rsidRDefault="00FD6280" w:rsidP="00F3691A">
      <w:pPr>
        <w:pStyle w:val="ListBullet2"/>
        <w:numPr>
          <w:ilvl w:val="0"/>
          <w:numId w:val="33"/>
        </w:numPr>
      </w:pPr>
      <w:r w:rsidRPr="007B0978">
        <w:t xml:space="preserve">A provider may have one or more identified operating languages (language will be a coded value). </w:t>
      </w:r>
    </w:p>
    <w:p w14:paraId="54B831C0" w14:textId="77777777" w:rsidR="00FD6280" w:rsidRPr="007B0978" w:rsidRDefault="00FD6280" w:rsidP="00F3691A">
      <w:pPr>
        <w:pStyle w:val="ListBullet2"/>
        <w:numPr>
          <w:ilvl w:val="0"/>
          <w:numId w:val="33"/>
        </w:numPr>
      </w:pPr>
      <w:r w:rsidRPr="007B0978">
        <w:lastRenderedPageBreak/>
        <w:t xml:space="preserve">A provider may have hours of operation associated with its relationships </w:t>
      </w:r>
      <w:proofErr w:type="gramStart"/>
      <w:r w:rsidRPr="007B0978">
        <w:t>to</w:t>
      </w:r>
      <w:proofErr w:type="gramEnd"/>
      <w:r w:rsidRPr="007B0978">
        <w:t xml:space="preserve"> service provision at a facility. </w:t>
      </w:r>
    </w:p>
    <w:p w14:paraId="39596E17" w14:textId="77777777" w:rsidR="00FD6280" w:rsidRPr="007B0978" w:rsidRDefault="00FD6280" w:rsidP="00F3691A">
      <w:pPr>
        <w:pStyle w:val="ListBullet2"/>
        <w:numPr>
          <w:ilvl w:val="0"/>
          <w:numId w:val="33"/>
        </w:numPr>
      </w:pPr>
      <w:r w:rsidRPr="007B0978">
        <w:t xml:space="preserve">A provider may have </w:t>
      </w:r>
      <w:proofErr w:type="spellStart"/>
      <w:r w:rsidRPr="007B0978">
        <w:t>FreeBusy</w:t>
      </w:r>
      <w:proofErr w:type="spellEnd"/>
      <w:r w:rsidRPr="007B0978">
        <w:t xml:space="preserve"> data associated with defined </w:t>
      </w:r>
      <w:proofErr w:type="spellStart"/>
      <w:r w:rsidRPr="007B0978">
        <w:t>FacilityService</w:t>
      </w:r>
      <w:proofErr w:type="spellEnd"/>
      <w:r w:rsidRPr="007B0978">
        <w:t xml:space="preserve"> relationships. </w:t>
      </w:r>
    </w:p>
    <w:p w14:paraId="7592C188" w14:textId="77777777" w:rsidR="00A539ED" w:rsidRPr="007B0978" w:rsidRDefault="00A539ED" w:rsidP="00AE7FE0">
      <w:pPr>
        <w:pStyle w:val="BodyText"/>
        <w:rPr>
          <w:noProof w:val="0"/>
        </w:rPr>
      </w:pPr>
    </w:p>
    <w:p w14:paraId="36E12BF1" w14:textId="77777777" w:rsidR="00FD6280" w:rsidRPr="007B0978" w:rsidRDefault="00FD6280" w:rsidP="00691CBE">
      <w:pPr>
        <w:pStyle w:val="TableTitle"/>
      </w:pPr>
      <w:r w:rsidRPr="007B0978">
        <w:t>Table Y.1-4: Provider Attributes</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40"/>
        <w:gridCol w:w="6570"/>
      </w:tblGrid>
      <w:tr w:rsidR="00FD6280" w:rsidRPr="007B0978" w14:paraId="40381EFF" w14:textId="77777777" w:rsidTr="00A8114C">
        <w:trPr>
          <w:tblHeader/>
        </w:trPr>
        <w:tc>
          <w:tcPr>
            <w:tcW w:w="1368" w:type="dxa"/>
            <w:shd w:val="clear" w:color="auto" w:fill="E0E0E0"/>
          </w:tcPr>
          <w:p w14:paraId="775F903E" w14:textId="77777777" w:rsidR="00FD6280" w:rsidRPr="007B0978" w:rsidRDefault="00FD6280" w:rsidP="00A8114C">
            <w:pPr>
              <w:pStyle w:val="TableEntryHeader"/>
              <w:rPr>
                <w:noProof w:val="0"/>
              </w:rPr>
            </w:pPr>
            <w:r w:rsidRPr="007B0978">
              <w:rPr>
                <w:noProof w:val="0"/>
              </w:rPr>
              <w:t>Concept</w:t>
            </w:r>
          </w:p>
        </w:tc>
        <w:tc>
          <w:tcPr>
            <w:tcW w:w="1440" w:type="dxa"/>
            <w:shd w:val="clear" w:color="auto" w:fill="E0E0E0"/>
          </w:tcPr>
          <w:p w14:paraId="282D969B" w14:textId="77777777" w:rsidR="00FD6280" w:rsidRPr="007B0978" w:rsidRDefault="00FD6280" w:rsidP="00A8114C">
            <w:pPr>
              <w:pStyle w:val="TableEntryHeader"/>
              <w:rPr>
                <w:noProof w:val="0"/>
              </w:rPr>
            </w:pPr>
            <w:r w:rsidRPr="007B0978">
              <w:rPr>
                <w:noProof w:val="0"/>
              </w:rPr>
              <w:t>Optionality &amp;</w:t>
            </w:r>
            <w:r w:rsidRPr="007B0978">
              <w:rPr>
                <w:noProof w:val="0"/>
              </w:rPr>
              <w:br/>
              <w:t>Cardinality</w:t>
            </w:r>
          </w:p>
        </w:tc>
        <w:tc>
          <w:tcPr>
            <w:tcW w:w="6570" w:type="dxa"/>
            <w:shd w:val="clear" w:color="auto" w:fill="E0E0E0"/>
          </w:tcPr>
          <w:p w14:paraId="77F78A5A" w14:textId="77777777" w:rsidR="00FD6280" w:rsidRPr="007B0978" w:rsidRDefault="00FD6280" w:rsidP="00F3691A">
            <w:pPr>
              <w:pStyle w:val="TableEntryHeader"/>
              <w:rPr>
                <w:noProof w:val="0"/>
              </w:rPr>
            </w:pPr>
            <w:r w:rsidRPr="007B0978">
              <w:rPr>
                <w:noProof w:val="0"/>
              </w:rPr>
              <w:t xml:space="preserve">Definition </w:t>
            </w:r>
          </w:p>
          <w:p w14:paraId="6E839AED" w14:textId="77777777" w:rsidR="00FD6280" w:rsidRPr="007B0978" w:rsidRDefault="00FD6280" w:rsidP="00F3691A">
            <w:pPr>
              <w:pStyle w:val="TableEntryHeader"/>
              <w:rPr>
                <w:noProof w:val="0"/>
              </w:rPr>
            </w:pPr>
            <w:r w:rsidRPr="007B0978">
              <w:rPr>
                <w:noProof w:val="0"/>
              </w:rPr>
              <w:t>&amp;</w:t>
            </w:r>
          </w:p>
          <w:p w14:paraId="49DB563B" w14:textId="77777777" w:rsidR="00FD6280" w:rsidRPr="007B0978" w:rsidRDefault="00FD6280" w:rsidP="00F3691A">
            <w:pPr>
              <w:pStyle w:val="TableEntryHeader"/>
              <w:rPr>
                <w:noProof w:val="0"/>
              </w:rPr>
            </w:pPr>
            <w:r w:rsidRPr="007B0978">
              <w:rPr>
                <w:noProof w:val="0"/>
              </w:rPr>
              <w:t xml:space="preserve">Location Relative To </w:t>
            </w:r>
          </w:p>
          <w:p w14:paraId="7E87F111" w14:textId="77777777" w:rsidR="00FD6280" w:rsidRPr="007B0978" w:rsidRDefault="00FD6280" w:rsidP="00A8114C">
            <w:pPr>
              <w:pStyle w:val="TableEntryHeader"/>
              <w:rPr>
                <w:noProof w:val="0"/>
              </w:rPr>
            </w:pPr>
            <w:r w:rsidRPr="007B0978">
              <w:rPr>
                <w:rStyle w:val="XMLname"/>
                <w:b w:val="0"/>
                <w:noProof w:val="0"/>
              </w:rPr>
              <w:t>/CSD/</w:t>
            </w:r>
            <w:proofErr w:type="spellStart"/>
            <w:r w:rsidRPr="007B0978">
              <w:rPr>
                <w:rStyle w:val="XMLname"/>
                <w:b w:val="0"/>
                <w:noProof w:val="0"/>
              </w:rPr>
              <w:t>providerDirectory</w:t>
            </w:r>
            <w:proofErr w:type="spellEnd"/>
            <w:r w:rsidRPr="007B0978">
              <w:rPr>
                <w:rStyle w:val="XMLname"/>
                <w:b w:val="0"/>
                <w:noProof w:val="0"/>
              </w:rPr>
              <w:t>/provider/</w:t>
            </w:r>
          </w:p>
        </w:tc>
      </w:tr>
      <w:tr w:rsidR="00FD6280" w:rsidRPr="007B0978" w14:paraId="2813F887" w14:textId="77777777" w:rsidTr="00A8114C">
        <w:tc>
          <w:tcPr>
            <w:tcW w:w="1368" w:type="dxa"/>
          </w:tcPr>
          <w:p w14:paraId="440A065C" w14:textId="77777777" w:rsidR="00FD6280" w:rsidRPr="007B0978" w:rsidRDefault="00FD6280" w:rsidP="00A8114C">
            <w:pPr>
              <w:pStyle w:val="TableEntry"/>
              <w:rPr>
                <w:rFonts w:cs="Arial"/>
                <w:noProof w:val="0"/>
              </w:rPr>
            </w:pPr>
            <w:r w:rsidRPr="007B0978">
              <w:rPr>
                <w:rFonts w:cs="Arial"/>
                <w:noProof w:val="0"/>
              </w:rPr>
              <w:t xml:space="preserve">Unique Entity Identifier </w:t>
            </w:r>
          </w:p>
        </w:tc>
        <w:tc>
          <w:tcPr>
            <w:tcW w:w="1440" w:type="dxa"/>
          </w:tcPr>
          <w:p w14:paraId="4FA2DC93" w14:textId="77777777" w:rsidR="00FD6280" w:rsidRPr="007B0978" w:rsidRDefault="00FD6280" w:rsidP="00A8114C">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35F4D57C" w14:textId="4722E2EF" w:rsidR="00FD6280" w:rsidRPr="007B0978" w:rsidRDefault="00FD6280" w:rsidP="007F303E">
            <w:pPr>
              <w:pStyle w:val="TableEntry"/>
              <w:rPr>
                <w:rFonts w:ascii="Courier" w:hAnsi="Courier"/>
                <w:noProof w:val="0"/>
              </w:rPr>
            </w:pPr>
            <w:r w:rsidRPr="007B0978">
              <w:rPr>
                <w:noProof w:val="0"/>
              </w:rPr>
              <w:t xml:space="preserve">The </w:t>
            </w:r>
            <w:proofErr w:type="gramStart"/>
            <w:r w:rsidRPr="007B0978">
              <w:rPr>
                <w:noProof w:val="0"/>
              </w:rPr>
              <w:t xml:space="preserve">globally unique identifier for this </w:t>
            </w:r>
            <w:r w:rsidR="00580B9B" w:rsidRPr="007B0978">
              <w:rPr>
                <w:noProof w:val="0"/>
              </w:rPr>
              <w:t>provider</w:t>
            </w:r>
            <w:proofErr w:type="gramEnd"/>
            <w:r w:rsidRPr="007B0978">
              <w:rPr>
                <w:noProof w:val="0"/>
              </w:rPr>
              <w:t xml:space="preserve">. </w:t>
            </w:r>
          </w:p>
          <w:p w14:paraId="0CAEC6F9" w14:textId="2068CFE8" w:rsidR="00FD6280" w:rsidRPr="007B0978" w:rsidRDefault="00FD6280" w:rsidP="007F303E">
            <w:pPr>
              <w:pStyle w:val="TableEntry"/>
              <w:rPr>
                <w:noProof w:val="0"/>
              </w:rPr>
            </w:pPr>
            <w:proofErr w:type="gramStart"/>
            <w:r w:rsidRPr="007B0978">
              <w:rPr>
                <w:rStyle w:val="XMLname"/>
                <w:noProof w:val="0"/>
              </w:rPr>
              <w:t>./</w:t>
            </w:r>
            <w:proofErr w:type="gramEnd"/>
            <w:r w:rsidRPr="007B0978">
              <w:rPr>
                <w:rStyle w:val="XMLname"/>
                <w:noProof w:val="0"/>
              </w:rPr>
              <w:t>@</w:t>
            </w:r>
            <w:r w:rsidR="00580B9B" w:rsidRPr="00E147BD">
              <w:rPr>
                <w:rStyle w:val="XMLname"/>
                <w:noProof w:val="0"/>
              </w:rPr>
              <w:t>entityID</w:t>
            </w:r>
          </w:p>
        </w:tc>
      </w:tr>
      <w:tr w:rsidR="00FD6280" w:rsidRPr="007B0978" w14:paraId="2017731C" w14:textId="77777777" w:rsidTr="00A8114C">
        <w:tc>
          <w:tcPr>
            <w:tcW w:w="1368" w:type="dxa"/>
          </w:tcPr>
          <w:p w14:paraId="2132241E" w14:textId="77777777" w:rsidR="00FD6280" w:rsidRPr="007B0978" w:rsidRDefault="00FD6280" w:rsidP="00A8114C">
            <w:pPr>
              <w:pStyle w:val="TableEntry"/>
              <w:rPr>
                <w:rFonts w:cs="Arial"/>
                <w:noProof w:val="0"/>
              </w:rPr>
            </w:pPr>
            <w:r w:rsidRPr="007B0978">
              <w:rPr>
                <w:rFonts w:cs="Arial"/>
                <w:noProof w:val="0"/>
              </w:rPr>
              <w:t>Provider “Identifiers”</w:t>
            </w:r>
          </w:p>
        </w:tc>
        <w:tc>
          <w:tcPr>
            <w:tcW w:w="1440" w:type="dxa"/>
          </w:tcPr>
          <w:p w14:paraId="1BA05AE8"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71CC3F1C" w14:textId="77777777" w:rsidR="00FD6280" w:rsidRPr="007B0978" w:rsidRDefault="00FD6280" w:rsidP="00A8114C">
            <w:pPr>
              <w:pStyle w:val="TableEntry"/>
              <w:rPr>
                <w:noProof w:val="0"/>
              </w:rPr>
            </w:pPr>
            <w:r w:rsidRPr="007B0978">
              <w:rPr>
                <w:noProof w:val="0"/>
              </w:rPr>
              <w:t>A provider may have multiple other identifiers. Type values will be defined by national or regional organizations</w:t>
            </w:r>
            <w:r w:rsidR="008B268F" w:rsidRPr="007B0978">
              <w:rPr>
                <w:noProof w:val="0"/>
              </w:rPr>
              <w:t xml:space="preserve">. </w:t>
            </w:r>
          </w:p>
          <w:p w14:paraId="439E044A" w14:textId="77777777" w:rsidR="00FD6280" w:rsidRPr="007B0978" w:rsidRDefault="00FD6280" w:rsidP="00A8114C">
            <w:pPr>
              <w:pStyle w:val="TableEntry"/>
              <w:rPr>
                <w:rStyle w:val="XMLname"/>
                <w:noProof w:val="0"/>
              </w:rPr>
            </w:pPr>
            <w:hyperlink r:id="rId47" w:history="1">
              <w:r w:rsidRPr="007B0978">
                <w:rPr>
                  <w:rStyle w:val="XMLname"/>
                  <w:noProof w:val="0"/>
                </w:rPr>
                <w:t>./@otherID</w:t>
              </w:r>
            </w:hyperlink>
          </w:p>
        </w:tc>
      </w:tr>
      <w:tr w:rsidR="00FD6280" w:rsidRPr="007B0978" w14:paraId="01357F96" w14:textId="77777777" w:rsidTr="00A8114C">
        <w:tc>
          <w:tcPr>
            <w:tcW w:w="1368" w:type="dxa"/>
          </w:tcPr>
          <w:p w14:paraId="3EA7C60C" w14:textId="77777777" w:rsidR="00FD6280" w:rsidRPr="007B0978" w:rsidRDefault="00FD6280" w:rsidP="00A8114C">
            <w:pPr>
              <w:pStyle w:val="TableEntry"/>
              <w:rPr>
                <w:rFonts w:cs="Arial"/>
                <w:noProof w:val="0"/>
              </w:rPr>
            </w:pPr>
            <w:r w:rsidRPr="007B0978">
              <w:rPr>
                <w:rFonts w:cs="Arial"/>
                <w:noProof w:val="0"/>
              </w:rPr>
              <w:t>Provider Type</w:t>
            </w:r>
          </w:p>
        </w:tc>
        <w:tc>
          <w:tcPr>
            <w:tcW w:w="1440" w:type="dxa"/>
          </w:tcPr>
          <w:p w14:paraId="4565A223" w14:textId="77777777" w:rsidR="00FD6280" w:rsidRPr="007B0978" w:rsidRDefault="00FD6280" w:rsidP="00E12B3E">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w:t>
            </w:r>
            <w:r w:rsidRPr="007B0978">
              <w:rPr>
                <w:noProof w:val="0"/>
              </w:rPr>
              <w:br/>
            </w:r>
            <w:r w:rsidRPr="007B0978">
              <w:rPr>
                <w:noProof w:val="0"/>
              </w:rPr>
              <w:br/>
            </w:r>
          </w:p>
        </w:tc>
        <w:tc>
          <w:tcPr>
            <w:tcW w:w="6570" w:type="dxa"/>
          </w:tcPr>
          <w:p w14:paraId="6709E224" w14:textId="1934379C" w:rsidR="00FD6280" w:rsidRPr="007B0978" w:rsidRDefault="00FD6280" w:rsidP="00BB5B40">
            <w:pPr>
              <w:pStyle w:val="TableEntry"/>
              <w:rPr>
                <w:noProof w:val="0"/>
              </w:rPr>
            </w:pPr>
            <w:r w:rsidRPr="007B0978">
              <w:rPr>
                <w:noProof w:val="0"/>
              </w:rPr>
              <w:t>The values for provider type will be defined by national or regional organizations. An example provider type code set would be the ISO 21298 Functional Roles or the International Standard Classification of Occupations (</w:t>
            </w:r>
            <w:hyperlink r:id="rId48" w:history="1">
              <w:r w:rsidRPr="007B0978">
                <w:rPr>
                  <w:rStyle w:val="Hyperlink"/>
                  <w:noProof w:val="0"/>
                </w:rPr>
                <w:t>http://www.ilo.org/public/english/bureau/stat/isco/isco08/</w:t>
              </w:r>
            </w:hyperlink>
            <w:r w:rsidRPr="007B0978">
              <w:rPr>
                <w:noProof w:val="0"/>
              </w:rPr>
              <w:t>)</w:t>
            </w:r>
            <w:r w:rsidR="008B268F" w:rsidRPr="007B0978">
              <w:rPr>
                <w:noProof w:val="0"/>
              </w:rPr>
              <w:t xml:space="preserve">. </w:t>
            </w:r>
            <w:r w:rsidRPr="007B0978">
              <w:rPr>
                <w:noProof w:val="0"/>
              </w:rPr>
              <w:br/>
            </w:r>
            <w:proofErr w:type="gramStart"/>
            <w:r w:rsidRPr="007B0978">
              <w:rPr>
                <w:rStyle w:val="XMLname"/>
                <w:noProof w:val="0"/>
              </w:rPr>
              <w:t>./</w:t>
            </w:r>
            <w:proofErr w:type="spellStart"/>
            <w:r w:rsidRPr="007B0978">
              <w:rPr>
                <w:rStyle w:val="XMLname"/>
                <w:noProof w:val="0"/>
              </w:rPr>
              <w:t>codedType</w:t>
            </w:r>
            <w:proofErr w:type="spellEnd"/>
            <w:r w:rsidRPr="007B0978">
              <w:rPr>
                <w:rStyle w:val="XMLname"/>
                <w:noProof w:val="0"/>
              </w:rPr>
              <w:t>/@</w:t>
            </w:r>
            <w:proofErr w:type="gramEnd"/>
            <w:r w:rsidRPr="007B0978">
              <w:rPr>
                <w:rStyle w:val="XMLname"/>
                <w:noProof w:val="0"/>
              </w:rPr>
              <w:t>code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code value for the provider (required)</w:t>
            </w:r>
            <w:r w:rsidRPr="007B0978">
              <w:rPr>
                <w:rFonts w:ascii="Courier" w:hAnsi="Courier"/>
                <w:noProof w:val="0"/>
              </w:rPr>
              <w:br/>
            </w:r>
            <w:r w:rsidRPr="007B0978">
              <w:rPr>
                <w:rStyle w:val="XMLname"/>
                <w:noProof w:val="0"/>
              </w:rPr>
              <w:t>./</w:t>
            </w:r>
            <w:proofErr w:type="spellStart"/>
            <w:proofErr w:type="gramStart"/>
            <w:r w:rsidRPr="007B0978">
              <w:rPr>
                <w:rStyle w:val="XMLname"/>
                <w:noProof w:val="0"/>
              </w:rPr>
              <w:t>codedType</w:t>
            </w:r>
            <w:proofErr w:type="spellEnd"/>
            <w:r w:rsidRPr="007B0978">
              <w:rPr>
                <w:rStyle w:val="XMLname"/>
                <w:noProof w:val="0"/>
              </w:rPr>
              <w:t>/@</w:t>
            </w:r>
            <w:proofErr w:type="gramEnd"/>
            <w:r w:rsidRPr="007B0978">
              <w:rPr>
                <w:rStyle w:val="XMLname"/>
                <w:noProof w:val="0"/>
              </w:rPr>
              <w:t>codingSchem</w:t>
            </w:r>
            <w:r w:rsidR="00BB5B40" w:rsidRPr="007B0978">
              <w:rPr>
                <w:rStyle w:val="XMLname"/>
                <w:noProof w:val="0"/>
              </w:rPr>
              <w:t>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coding scheme used (required)</w:t>
            </w:r>
          </w:p>
        </w:tc>
      </w:tr>
      <w:tr w:rsidR="00FD6280" w:rsidRPr="007B0978" w14:paraId="0C7819EA" w14:textId="77777777" w:rsidTr="00A8114C">
        <w:tc>
          <w:tcPr>
            <w:tcW w:w="1368" w:type="dxa"/>
          </w:tcPr>
          <w:p w14:paraId="7C6C3E4F" w14:textId="77777777" w:rsidR="00FD6280" w:rsidRPr="007B0978" w:rsidRDefault="00FD6280" w:rsidP="00A8114C">
            <w:pPr>
              <w:pStyle w:val="TableEntry"/>
              <w:rPr>
                <w:rFonts w:cs="Arial"/>
                <w:noProof w:val="0"/>
              </w:rPr>
            </w:pPr>
            <w:r w:rsidRPr="007B0978">
              <w:rPr>
                <w:rFonts w:cs="Arial"/>
                <w:noProof w:val="0"/>
              </w:rPr>
              <w:t>Provider Name</w:t>
            </w:r>
          </w:p>
        </w:tc>
        <w:tc>
          <w:tcPr>
            <w:tcW w:w="1440" w:type="dxa"/>
          </w:tcPr>
          <w:p w14:paraId="5F9F4BF8" w14:textId="77777777" w:rsidR="00FD6280" w:rsidRPr="007B0978" w:rsidRDefault="00FD6280" w:rsidP="00E12B3E">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w:t>
            </w:r>
            <w:r w:rsidRPr="007B0978">
              <w:rPr>
                <w:noProof w:val="0"/>
              </w:rPr>
              <w:br/>
            </w:r>
          </w:p>
        </w:tc>
        <w:tc>
          <w:tcPr>
            <w:tcW w:w="6570" w:type="dxa"/>
          </w:tcPr>
          <w:p w14:paraId="7D32446E" w14:textId="77777777" w:rsidR="00FD6280" w:rsidRPr="007B0978" w:rsidRDefault="00FD6280" w:rsidP="00A8114C">
            <w:pPr>
              <w:pStyle w:val="TableEntry"/>
              <w:rPr>
                <w:noProof w:val="0"/>
              </w:rPr>
            </w:pPr>
            <w:r w:rsidRPr="007B0978">
              <w:rPr>
                <w:noProof w:val="0"/>
              </w:rPr>
              <w:t>The provider’s full name</w:t>
            </w:r>
            <w:r w:rsidR="008B268F" w:rsidRPr="007B0978">
              <w:rPr>
                <w:noProof w:val="0"/>
              </w:rPr>
              <w:t xml:space="preserve">. </w:t>
            </w:r>
            <w:r w:rsidRPr="007B0978">
              <w:rPr>
                <w:noProof w:val="0"/>
              </w:rPr>
              <w:t>This may be the primary search value used in discovery-by-name.</w:t>
            </w:r>
            <w:r w:rsidRPr="007B0978">
              <w:rPr>
                <w:noProof w:val="0"/>
              </w:rPr>
              <w:br/>
            </w:r>
            <w:r w:rsidRPr="007B0978">
              <w:rPr>
                <w:rStyle w:val="XMLname"/>
                <w:noProof w:val="0"/>
              </w:rPr>
              <w:t>./demographic/name/</w:t>
            </w:r>
            <w:proofErr w:type="spellStart"/>
            <w:r w:rsidRPr="007B0978">
              <w:rPr>
                <w:rStyle w:val="XMLname"/>
                <w:noProof w:val="0"/>
              </w:rPr>
              <w:t>commonName</w:t>
            </w:r>
            <w:proofErr w:type="spellEnd"/>
          </w:p>
        </w:tc>
      </w:tr>
      <w:tr w:rsidR="00FD6280" w:rsidRPr="007B0978" w14:paraId="0A190A8C" w14:textId="77777777" w:rsidTr="00A8114C">
        <w:tc>
          <w:tcPr>
            <w:tcW w:w="1368" w:type="dxa"/>
          </w:tcPr>
          <w:p w14:paraId="7686D37C" w14:textId="77777777" w:rsidR="00FD6280" w:rsidRPr="007B0978" w:rsidRDefault="00FD6280" w:rsidP="00A8114C">
            <w:pPr>
              <w:pStyle w:val="TableEntry"/>
              <w:rPr>
                <w:rFonts w:cs="Arial"/>
                <w:noProof w:val="0"/>
              </w:rPr>
            </w:pPr>
            <w:r w:rsidRPr="007B0978">
              <w:rPr>
                <w:rFonts w:cs="Arial"/>
                <w:noProof w:val="0"/>
              </w:rPr>
              <w:t>Provider Title</w:t>
            </w:r>
          </w:p>
        </w:tc>
        <w:tc>
          <w:tcPr>
            <w:tcW w:w="1440" w:type="dxa"/>
          </w:tcPr>
          <w:p w14:paraId="2D6C4611"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2DC8C422" w14:textId="77777777" w:rsidR="00FD6280" w:rsidRPr="007B0978" w:rsidRDefault="00FD6280" w:rsidP="00A8114C">
            <w:pPr>
              <w:pStyle w:val="TableEntry"/>
              <w:rPr>
                <w:noProof w:val="0"/>
              </w:rPr>
            </w:pPr>
            <w:r w:rsidRPr="007B0978">
              <w:rPr>
                <w:noProof w:val="0"/>
              </w:rPr>
              <w:t>This text field is locally defined</w:t>
            </w:r>
            <w:r w:rsidR="008B268F" w:rsidRPr="007B0978">
              <w:rPr>
                <w:noProof w:val="0"/>
              </w:rPr>
              <w:t xml:space="preserve">. </w:t>
            </w:r>
            <w:r w:rsidRPr="007B0978">
              <w:rPr>
                <w:noProof w:val="0"/>
              </w:rPr>
              <w:t>It can be used for “honorific job title” (e.g., Dr., Nurse, Pharmacist) or for organization positional (e.g., Head of Surgery), etc.</w:t>
            </w:r>
            <w:r w:rsidRPr="007B0978">
              <w:rPr>
                <w:noProof w:val="0"/>
              </w:rPr>
              <w:br/>
            </w:r>
            <w:r w:rsidRPr="007B0978">
              <w:rPr>
                <w:rStyle w:val="XMLname"/>
                <w:noProof w:val="0"/>
              </w:rPr>
              <w:t>./demographic/name/honorific</w:t>
            </w:r>
            <w:r w:rsidRPr="007B0978">
              <w:rPr>
                <w:noProof w:val="0"/>
              </w:rPr>
              <w:br/>
            </w:r>
          </w:p>
        </w:tc>
      </w:tr>
      <w:tr w:rsidR="00FD6280" w:rsidRPr="007B0978" w14:paraId="6603C48A" w14:textId="77777777" w:rsidTr="00A8114C">
        <w:tc>
          <w:tcPr>
            <w:tcW w:w="1368" w:type="dxa"/>
          </w:tcPr>
          <w:p w14:paraId="7DB64731" w14:textId="77777777" w:rsidR="00FD6280" w:rsidRPr="007B0978" w:rsidRDefault="00FD6280" w:rsidP="00A8114C">
            <w:pPr>
              <w:pStyle w:val="TableEntry"/>
              <w:rPr>
                <w:rFonts w:cs="Arial"/>
                <w:noProof w:val="0"/>
              </w:rPr>
            </w:pPr>
            <w:r w:rsidRPr="007B0978">
              <w:rPr>
                <w:rFonts w:cs="Arial"/>
                <w:noProof w:val="0"/>
              </w:rPr>
              <w:t>Provider First name</w:t>
            </w:r>
          </w:p>
        </w:tc>
        <w:tc>
          <w:tcPr>
            <w:tcW w:w="1440" w:type="dxa"/>
          </w:tcPr>
          <w:p w14:paraId="54D614B1"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6570" w:type="dxa"/>
          </w:tcPr>
          <w:p w14:paraId="33E4A7BD" w14:textId="77777777" w:rsidR="00FD6280" w:rsidRPr="007B0978" w:rsidRDefault="00FD6280" w:rsidP="00A8114C">
            <w:pPr>
              <w:pStyle w:val="TableEntry"/>
              <w:rPr>
                <w:noProof w:val="0"/>
              </w:rPr>
            </w:pPr>
            <w:r w:rsidRPr="007B0978">
              <w:rPr>
                <w:noProof w:val="0"/>
              </w:rPr>
              <w:t>The provider’s first (forename) name must be specified.</w:t>
            </w:r>
            <w:r w:rsidRPr="007B0978">
              <w:rPr>
                <w:noProof w:val="0"/>
              </w:rPr>
              <w:br/>
            </w:r>
            <w:r w:rsidRPr="007B0978">
              <w:rPr>
                <w:rStyle w:val="XMLname"/>
                <w:noProof w:val="0"/>
              </w:rPr>
              <w:t>./demographic/name/forename</w:t>
            </w:r>
          </w:p>
        </w:tc>
      </w:tr>
      <w:tr w:rsidR="00FD6280" w:rsidRPr="007B0978" w14:paraId="1836E5D8" w14:textId="77777777" w:rsidTr="00A8114C">
        <w:tc>
          <w:tcPr>
            <w:tcW w:w="1368" w:type="dxa"/>
          </w:tcPr>
          <w:p w14:paraId="3997DBE4" w14:textId="77777777" w:rsidR="00FD6280" w:rsidRPr="007B0978" w:rsidRDefault="00FD6280" w:rsidP="00A8114C">
            <w:pPr>
              <w:pStyle w:val="TableEntry"/>
              <w:rPr>
                <w:rFonts w:cs="Arial"/>
                <w:noProof w:val="0"/>
              </w:rPr>
            </w:pPr>
            <w:r w:rsidRPr="007B0978">
              <w:rPr>
                <w:rFonts w:cs="Arial"/>
                <w:noProof w:val="0"/>
              </w:rPr>
              <w:t>Provider Middle Name</w:t>
            </w:r>
          </w:p>
        </w:tc>
        <w:tc>
          <w:tcPr>
            <w:tcW w:w="1440" w:type="dxa"/>
          </w:tcPr>
          <w:p w14:paraId="11DB9A0A"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1..</w:t>
            </w:r>
            <w:proofErr w:type="gramEnd"/>
            <w:r w:rsidRPr="007B0978">
              <w:rPr>
                <w:rFonts w:ascii="MS Gothic" w:eastAsia="MS Gothic"/>
                <w:noProof w:val="0"/>
                <w:color w:val="000000"/>
              </w:rPr>
              <w:t>∞</w:t>
            </w:r>
          </w:p>
        </w:tc>
        <w:tc>
          <w:tcPr>
            <w:tcW w:w="6570" w:type="dxa"/>
          </w:tcPr>
          <w:p w14:paraId="30B12DCD" w14:textId="6FFCAC07" w:rsidR="00FD6280" w:rsidRPr="007B0978" w:rsidRDefault="00FD6280" w:rsidP="00A8114C">
            <w:pPr>
              <w:pStyle w:val="TableEntry"/>
              <w:rPr>
                <w:noProof w:val="0"/>
              </w:rPr>
            </w:pPr>
            <w:r w:rsidRPr="007B0978">
              <w:rPr>
                <w:noProof w:val="0"/>
              </w:rPr>
              <w:t>The provider’s middle name(s) may be specified here.</w:t>
            </w:r>
            <w:r w:rsidRPr="007B0978">
              <w:rPr>
                <w:noProof w:val="0"/>
              </w:rPr>
              <w:br/>
            </w:r>
            <w:r w:rsidRPr="007B0978">
              <w:rPr>
                <w:rStyle w:val="XMLname"/>
                <w:noProof w:val="0"/>
              </w:rPr>
              <w:t>./demographic/name/</w:t>
            </w:r>
            <w:proofErr w:type="spellStart"/>
            <w:r w:rsidRPr="007B0978">
              <w:rPr>
                <w:rStyle w:val="XMLname"/>
                <w:noProof w:val="0"/>
              </w:rPr>
              <w:t>otherName</w:t>
            </w:r>
            <w:proofErr w:type="spellEnd"/>
          </w:p>
        </w:tc>
      </w:tr>
      <w:tr w:rsidR="00FD6280" w:rsidRPr="007B0978" w14:paraId="2BFA3113" w14:textId="77777777" w:rsidTr="00A8114C">
        <w:tc>
          <w:tcPr>
            <w:tcW w:w="1368" w:type="dxa"/>
          </w:tcPr>
          <w:p w14:paraId="0D1C572E" w14:textId="77777777" w:rsidR="00FD6280" w:rsidRPr="007B0978" w:rsidRDefault="00FD6280" w:rsidP="00A8114C">
            <w:pPr>
              <w:pStyle w:val="TableEntry"/>
              <w:rPr>
                <w:rFonts w:cs="Arial"/>
                <w:noProof w:val="0"/>
              </w:rPr>
            </w:pPr>
            <w:r w:rsidRPr="007B0978">
              <w:rPr>
                <w:rFonts w:cs="Arial"/>
                <w:noProof w:val="0"/>
              </w:rPr>
              <w:t>Provider Last Name</w:t>
            </w:r>
          </w:p>
        </w:tc>
        <w:tc>
          <w:tcPr>
            <w:tcW w:w="1440" w:type="dxa"/>
          </w:tcPr>
          <w:p w14:paraId="13492CAC"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6570" w:type="dxa"/>
          </w:tcPr>
          <w:p w14:paraId="7943755C" w14:textId="77777777" w:rsidR="00FD6280" w:rsidRPr="007B0978" w:rsidRDefault="00FD6280" w:rsidP="00A8114C">
            <w:pPr>
              <w:pStyle w:val="TableEntry"/>
              <w:rPr>
                <w:noProof w:val="0"/>
              </w:rPr>
            </w:pPr>
            <w:r w:rsidRPr="007B0978">
              <w:rPr>
                <w:noProof w:val="0"/>
              </w:rPr>
              <w:t>The provider’s last (surname) name is a required field, if known.</w:t>
            </w:r>
            <w:r w:rsidRPr="007B0978">
              <w:rPr>
                <w:noProof w:val="0"/>
              </w:rPr>
              <w:br/>
            </w:r>
            <w:r w:rsidRPr="007B0978">
              <w:rPr>
                <w:rStyle w:val="XMLname"/>
                <w:noProof w:val="0"/>
              </w:rPr>
              <w:t>./demographic/name/surname</w:t>
            </w:r>
          </w:p>
        </w:tc>
      </w:tr>
      <w:tr w:rsidR="00FD6280" w:rsidRPr="007B0978" w14:paraId="120B5AE7" w14:textId="77777777" w:rsidTr="00A8114C">
        <w:tc>
          <w:tcPr>
            <w:tcW w:w="1368" w:type="dxa"/>
          </w:tcPr>
          <w:p w14:paraId="38397A0C" w14:textId="77777777" w:rsidR="00FD6280" w:rsidRPr="007B0978" w:rsidRDefault="00FD6280" w:rsidP="00A8114C">
            <w:pPr>
              <w:pStyle w:val="TableEntry"/>
              <w:rPr>
                <w:rFonts w:cs="Arial"/>
                <w:noProof w:val="0"/>
              </w:rPr>
            </w:pPr>
            <w:r w:rsidRPr="007B0978">
              <w:rPr>
                <w:rFonts w:cs="Arial"/>
                <w:noProof w:val="0"/>
              </w:rPr>
              <w:t>Provider Known names</w:t>
            </w:r>
          </w:p>
        </w:tc>
        <w:tc>
          <w:tcPr>
            <w:tcW w:w="1440" w:type="dxa"/>
          </w:tcPr>
          <w:p w14:paraId="100BF787"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3623AF5D" w14:textId="77777777" w:rsidR="00FD6280" w:rsidRPr="007B0978" w:rsidRDefault="00FD6280" w:rsidP="00A8114C">
            <w:pPr>
              <w:pStyle w:val="TableEntry"/>
              <w:rPr>
                <w:noProof w:val="0"/>
              </w:rPr>
            </w:pPr>
            <w:r w:rsidRPr="007B0978">
              <w:rPr>
                <w:noProof w:val="0"/>
              </w:rPr>
              <w:t>The provider’s other known names may be listed here.</w:t>
            </w:r>
            <w:r w:rsidRPr="007B0978">
              <w:rPr>
                <w:noProof w:val="0"/>
              </w:rPr>
              <w:br/>
            </w:r>
            <w:r w:rsidRPr="007B0978">
              <w:rPr>
                <w:rStyle w:val="XMLname"/>
                <w:noProof w:val="0"/>
              </w:rPr>
              <w:t>./demographic/name/</w:t>
            </w:r>
            <w:proofErr w:type="spellStart"/>
            <w:r w:rsidRPr="007B0978">
              <w:rPr>
                <w:rStyle w:val="XMLname"/>
                <w:noProof w:val="0"/>
              </w:rPr>
              <w:t>commonName</w:t>
            </w:r>
            <w:proofErr w:type="spellEnd"/>
            <w:r w:rsidRPr="007B0978">
              <w:rPr>
                <w:noProof w:val="0"/>
              </w:rPr>
              <w:br/>
            </w:r>
          </w:p>
        </w:tc>
      </w:tr>
      <w:tr w:rsidR="00FD6280" w:rsidRPr="007B0978" w14:paraId="396BF3D6" w14:textId="77777777" w:rsidTr="00A8114C">
        <w:tc>
          <w:tcPr>
            <w:tcW w:w="1368" w:type="dxa"/>
          </w:tcPr>
          <w:p w14:paraId="58AB1AC5" w14:textId="77777777" w:rsidR="00FD6280" w:rsidRPr="007B0978" w:rsidRDefault="00FD6280" w:rsidP="00A8114C">
            <w:pPr>
              <w:pStyle w:val="TableEntry"/>
              <w:rPr>
                <w:rFonts w:cs="Arial"/>
                <w:noProof w:val="0"/>
              </w:rPr>
            </w:pPr>
            <w:r w:rsidRPr="007B0978">
              <w:rPr>
                <w:rFonts w:cs="Arial"/>
                <w:noProof w:val="0"/>
              </w:rPr>
              <w:t>Provider Language Supported</w:t>
            </w:r>
          </w:p>
        </w:tc>
        <w:tc>
          <w:tcPr>
            <w:tcW w:w="1440" w:type="dxa"/>
          </w:tcPr>
          <w:p w14:paraId="372EE304"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6570" w:type="dxa"/>
          </w:tcPr>
          <w:p w14:paraId="1CC7D610" w14:textId="77777777" w:rsidR="00FD6280" w:rsidRPr="007B0978" w:rsidRDefault="00FD6280" w:rsidP="00A8114C">
            <w:pPr>
              <w:pStyle w:val="TableEntry"/>
              <w:rPr>
                <w:noProof w:val="0"/>
              </w:rPr>
            </w:pPr>
            <w:r w:rsidRPr="007B0978">
              <w:rPr>
                <w:noProof w:val="0"/>
              </w:rPr>
              <w:t xml:space="preserve">The provider’s supported language(s), if known </w:t>
            </w:r>
            <w:proofErr w:type="gramStart"/>
            <w:r w:rsidRPr="007B0978">
              <w:rPr>
                <w:noProof w:val="0"/>
              </w:rPr>
              <w:t>The</w:t>
            </w:r>
            <w:proofErr w:type="gramEnd"/>
            <w:r w:rsidRPr="007B0978">
              <w:rPr>
                <w:noProof w:val="0"/>
              </w:rPr>
              <w:t xml:space="preserve"> languages shall be from the coding system defined by IETF BCP 47and the coding scheme shall be “BCP 47”</w:t>
            </w:r>
            <w:r w:rsidRPr="007B0978">
              <w:rPr>
                <w:noProof w:val="0"/>
              </w:rPr>
              <w:br/>
            </w:r>
            <w:r w:rsidRPr="007B0978">
              <w:rPr>
                <w:rStyle w:val="XMLname"/>
                <w:noProof w:val="0"/>
              </w:rPr>
              <w:t>./language</w:t>
            </w:r>
          </w:p>
        </w:tc>
      </w:tr>
      <w:tr w:rsidR="00FD6280" w:rsidRPr="007B0978" w14:paraId="735703A5" w14:textId="77777777" w:rsidTr="00A8114C">
        <w:tc>
          <w:tcPr>
            <w:tcW w:w="1368" w:type="dxa"/>
          </w:tcPr>
          <w:p w14:paraId="7D763247" w14:textId="77777777" w:rsidR="00FD6280" w:rsidRPr="007B0978" w:rsidRDefault="00FD6280" w:rsidP="00A8114C">
            <w:pPr>
              <w:pStyle w:val="TableEntry"/>
              <w:rPr>
                <w:rFonts w:cs="Arial"/>
                <w:noProof w:val="0"/>
              </w:rPr>
            </w:pPr>
            <w:r w:rsidRPr="007B0978">
              <w:rPr>
                <w:rFonts w:cs="Arial"/>
                <w:noProof w:val="0"/>
              </w:rPr>
              <w:lastRenderedPageBreak/>
              <w:t>Provider Gender</w:t>
            </w:r>
          </w:p>
        </w:tc>
        <w:tc>
          <w:tcPr>
            <w:tcW w:w="1440" w:type="dxa"/>
          </w:tcPr>
          <w:p w14:paraId="3A73D052"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1</w:t>
            </w:r>
          </w:p>
        </w:tc>
        <w:tc>
          <w:tcPr>
            <w:tcW w:w="6570" w:type="dxa"/>
          </w:tcPr>
          <w:p w14:paraId="080B9D74" w14:textId="77777777" w:rsidR="00FD6280" w:rsidRPr="007B0978" w:rsidRDefault="00FD6280" w:rsidP="00820C07">
            <w:pPr>
              <w:pStyle w:val="TableEntry"/>
              <w:rPr>
                <w:noProof w:val="0"/>
              </w:rPr>
            </w:pPr>
            <w:r w:rsidRPr="007B0978">
              <w:rPr>
                <w:noProof w:val="0"/>
              </w:rPr>
              <w:t xml:space="preserve">The provider’s gender the values of which are locally defined </w:t>
            </w:r>
          </w:p>
          <w:p w14:paraId="40A41F71" w14:textId="77777777" w:rsidR="00FD6280" w:rsidRPr="007B0978" w:rsidRDefault="00FD6280" w:rsidP="00A8114C">
            <w:pPr>
              <w:pStyle w:val="TableEntry"/>
              <w:rPr>
                <w:rStyle w:val="XMLname"/>
                <w:noProof w:val="0"/>
              </w:rPr>
            </w:pPr>
            <w:proofErr w:type="gramStart"/>
            <w:r w:rsidRPr="007B0978">
              <w:rPr>
                <w:rStyle w:val="XMLname"/>
                <w:noProof w:val="0"/>
              </w:rPr>
              <w:t>./</w:t>
            </w:r>
            <w:proofErr w:type="gramEnd"/>
            <w:r w:rsidRPr="007B0978">
              <w:rPr>
                <w:rStyle w:val="XMLname"/>
                <w:noProof w:val="0"/>
              </w:rPr>
              <w:t>demographic/gender</w:t>
            </w:r>
          </w:p>
        </w:tc>
      </w:tr>
      <w:tr w:rsidR="00FD6280" w:rsidRPr="007B0978" w14:paraId="26D230BA" w14:textId="77777777" w:rsidTr="00A8114C">
        <w:tc>
          <w:tcPr>
            <w:tcW w:w="1368" w:type="dxa"/>
          </w:tcPr>
          <w:p w14:paraId="6C33C9B9" w14:textId="77777777" w:rsidR="00FD6280" w:rsidRPr="007B0978" w:rsidRDefault="00FD6280" w:rsidP="00A8114C">
            <w:pPr>
              <w:pStyle w:val="TableEntry"/>
              <w:rPr>
                <w:rFonts w:cs="Arial"/>
                <w:noProof w:val="0"/>
              </w:rPr>
            </w:pPr>
            <w:r w:rsidRPr="007B0978">
              <w:rPr>
                <w:rFonts w:cs="Arial"/>
                <w:noProof w:val="0"/>
              </w:rPr>
              <w:t>Encryption Certificate</w:t>
            </w:r>
          </w:p>
        </w:tc>
        <w:tc>
          <w:tcPr>
            <w:tcW w:w="1440" w:type="dxa"/>
          </w:tcPr>
          <w:p w14:paraId="19CEB6EB"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2A4C20D3" w14:textId="77777777" w:rsidR="00FD6280" w:rsidRPr="007B0978" w:rsidRDefault="00FD6280" w:rsidP="00B52F78">
            <w:pPr>
              <w:pStyle w:val="TableEntry"/>
              <w:rPr>
                <w:rStyle w:val="XMLname"/>
                <w:noProof w:val="0"/>
              </w:rPr>
            </w:pPr>
            <w:r w:rsidRPr="007B0978">
              <w:rPr>
                <w:noProof w:val="0"/>
              </w:rPr>
              <w:t>Facility’s PKI certificate(s)</w:t>
            </w:r>
            <w:r w:rsidR="008B268F" w:rsidRPr="007B0978">
              <w:rPr>
                <w:noProof w:val="0"/>
              </w:rPr>
              <w:t xml:space="preserve">. </w:t>
            </w:r>
            <w:r w:rsidRPr="007B0978">
              <w:rPr>
                <w:noProof w:val="0"/>
              </w:rPr>
              <w:t>On a local basis, other coding schemes may be adopted.</w:t>
            </w:r>
            <w:r w:rsidRPr="007B0978">
              <w:rPr>
                <w:noProof w:val="0"/>
              </w:rPr>
              <w:br/>
            </w:r>
            <w:r w:rsidRPr="007B0978">
              <w:rPr>
                <w:rStyle w:val="XMLname"/>
                <w:noProof w:val="0"/>
              </w:rPr>
              <w:t>./demographic/</w:t>
            </w:r>
            <w:proofErr w:type="spellStart"/>
            <w:proofErr w:type="gramStart"/>
            <w:r w:rsidRPr="007B0978">
              <w:rPr>
                <w:rStyle w:val="XMLname"/>
                <w:noProof w:val="0"/>
              </w:rPr>
              <w:t>contactPoint</w:t>
            </w:r>
            <w:proofErr w:type="spellEnd"/>
            <w:r w:rsidRPr="007B0978">
              <w:rPr>
                <w:rStyle w:val="XMLname"/>
                <w:noProof w:val="0"/>
              </w:rPr>
              <w:t>[</w:t>
            </w:r>
            <w:proofErr w:type="gramEnd"/>
          </w:p>
          <w:p w14:paraId="4594151F" w14:textId="7CEBE6A7" w:rsidR="00FD6280" w:rsidRPr="007B0978" w:rsidRDefault="00FD6280" w:rsidP="00B52F78">
            <w:pPr>
              <w:pStyle w:val="TableEntry"/>
              <w:rPr>
                <w:rStyle w:val="XMLname"/>
                <w:noProof w:val="0"/>
              </w:rPr>
            </w:pPr>
            <w:r w:rsidRPr="007B0978">
              <w:rPr>
                <w:rStyle w:val="XMLname"/>
                <w:noProof w:val="0"/>
              </w:rPr>
              <w:t xml:space="preserve"> @code</w:t>
            </w:r>
            <w:proofErr w:type="gramStart"/>
            <w:r w:rsidRPr="007B0978">
              <w:rPr>
                <w:rStyle w:val="XMLname"/>
                <w:noProof w:val="0"/>
              </w:rPr>
              <w:t>=”PKI</w:t>
            </w:r>
            <w:proofErr w:type="gramEnd"/>
            <w:r w:rsidRPr="007B0978">
              <w:rPr>
                <w:rStyle w:val="XMLname"/>
                <w:noProof w:val="0"/>
              </w:rPr>
              <w:t>” a</w:t>
            </w:r>
            <w:r w:rsidR="00BB5B40" w:rsidRPr="007B0978">
              <w:rPr>
                <w:rStyle w:val="XMLname"/>
                <w:noProof w:val="0"/>
              </w:rPr>
              <w:t>nd     @codingScheme</w:t>
            </w:r>
            <w:proofErr w:type="gramStart"/>
            <w:r w:rsidRPr="007B0978">
              <w:rPr>
                <w:rStyle w:val="XMLname"/>
                <w:noProof w:val="0"/>
              </w:rPr>
              <w:t>=”urn</w:t>
            </w:r>
            <w:proofErr w:type="gramEnd"/>
            <w:r w:rsidRPr="007B0978">
              <w:rPr>
                <w:rStyle w:val="XMLname"/>
                <w:noProof w:val="0"/>
              </w:rPr>
              <w:t>:</w:t>
            </w:r>
            <w:proofErr w:type="gramStart"/>
            <w:r w:rsidRPr="007B0978">
              <w:rPr>
                <w:rStyle w:val="XMLname"/>
                <w:noProof w:val="0"/>
              </w:rPr>
              <w:t>ihe:iti</w:t>
            </w:r>
            <w:proofErr w:type="gramEnd"/>
            <w:r w:rsidRPr="007B0978">
              <w:rPr>
                <w:rStyle w:val="XMLname"/>
                <w:noProof w:val="0"/>
              </w:rPr>
              <w:t>:csd:</w:t>
            </w:r>
            <w:proofErr w:type="gramStart"/>
            <w:r w:rsidRPr="007B0978">
              <w:rPr>
                <w:rStyle w:val="XMLname"/>
                <w:noProof w:val="0"/>
              </w:rPr>
              <w:t>2013:contactPoint</w:t>
            </w:r>
            <w:proofErr w:type="gramEnd"/>
            <w:r w:rsidRPr="007B0978">
              <w:rPr>
                <w:rStyle w:val="XMLname"/>
                <w:noProof w:val="0"/>
              </w:rPr>
              <w:t>”</w:t>
            </w:r>
          </w:p>
          <w:p w14:paraId="5CFB1143" w14:textId="77777777" w:rsidR="00FD6280" w:rsidRPr="007B0978" w:rsidRDefault="00FD6280" w:rsidP="00A8114C">
            <w:pPr>
              <w:pStyle w:val="TableEntry"/>
              <w:rPr>
                <w:noProof w:val="0"/>
              </w:rPr>
            </w:pPr>
            <w:r w:rsidRPr="007B0978">
              <w:rPr>
                <w:rStyle w:val="XMLname"/>
                <w:noProof w:val="0"/>
              </w:rPr>
              <w:t>]</w:t>
            </w:r>
          </w:p>
        </w:tc>
      </w:tr>
      <w:tr w:rsidR="00FD6280" w:rsidRPr="007B0978" w14:paraId="33D2E2E6" w14:textId="77777777" w:rsidTr="00A8114C">
        <w:tc>
          <w:tcPr>
            <w:tcW w:w="1368" w:type="dxa"/>
          </w:tcPr>
          <w:p w14:paraId="68A40CEF" w14:textId="77777777" w:rsidR="00FD6280" w:rsidRPr="007B0978" w:rsidRDefault="00FD6280" w:rsidP="00A8114C">
            <w:pPr>
              <w:pStyle w:val="TableEntry"/>
              <w:rPr>
                <w:rFonts w:cs="Arial"/>
                <w:noProof w:val="0"/>
              </w:rPr>
            </w:pPr>
            <w:r w:rsidRPr="007B0978">
              <w:rPr>
                <w:rFonts w:cs="Arial"/>
                <w:noProof w:val="0"/>
              </w:rPr>
              <w:t>Facility Business Phone</w:t>
            </w:r>
          </w:p>
        </w:tc>
        <w:tc>
          <w:tcPr>
            <w:tcW w:w="1440" w:type="dxa"/>
          </w:tcPr>
          <w:p w14:paraId="789123F5"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p>
        </w:tc>
        <w:tc>
          <w:tcPr>
            <w:tcW w:w="6570" w:type="dxa"/>
          </w:tcPr>
          <w:p w14:paraId="731D66DC" w14:textId="77777777" w:rsidR="00FD6280" w:rsidRPr="007B0978" w:rsidRDefault="00FD6280" w:rsidP="00B52F78">
            <w:pPr>
              <w:pStyle w:val="TableEntry"/>
              <w:rPr>
                <w:rStyle w:val="XMLname"/>
                <w:noProof w:val="0"/>
              </w:rPr>
            </w:pPr>
            <w:r w:rsidRPr="007B0978">
              <w:rPr>
                <w:noProof w:val="0"/>
              </w:rPr>
              <w:t>The main telephone number(s) for the facility. On a local basis, other coding schemes may be adopted.</w:t>
            </w:r>
            <w:r w:rsidRPr="007B0978">
              <w:rPr>
                <w:noProof w:val="0"/>
              </w:rPr>
              <w:br/>
            </w:r>
            <w:r w:rsidRPr="007B0978">
              <w:rPr>
                <w:rStyle w:val="XMLname"/>
                <w:noProof w:val="0"/>
              </w:rPr>
              <w:t>./demographic/</w:t>
            </w:r>
            <w:proofErr w:type="spellStart"/>
            <w:proofErr w:type="gramStart"/>
            <w:r w:rsidRPr="007B0978">
              <w:rPr>
                <w:rStyle w:val="XMLname"/>
                <w:noProof w:val="0"/>
              </w:rPr>
              <w:t>contactPoint</w:t>
            </w:r>
            <w:proofErr w:type="spellEnd"/>
            <w:r w:rsidRPr="007B0978">
              <w:rPr>
                <w:rStyle w:val="XMLname"/>
                <w:noProof w:val="0"/>
              </w:rPr>
              <w:t>[</w:t>
            </w:r>
            <w:proofErr w:type="gramEnd"/>
          </w:p>
          <w:p w14:paraId="4A0005AD" w14:textId="77777777" w:rsidR="00FD6280" w:rsidRPr="007B0978" w:rsidRDefault="00FD6280" w:rsidP="00B52F78">
            <w:pPr>
              <w:pStyle w:val="TableEntry"/>
              <w:rPr>
                <w:rStyle w:val="XMLname"/>
                <w:noProof w:val="0"/>
              </w:rPr>
            </w:pPr>
            <w:r w:rsidRPr="007B0978">
              <w:rPr>
                <w:rStyle w:val="XMLname"/>
                <w:noProof w:val="0"/>
              </w:rPr>
              <w:t xml:space="preserve"> @code</w:t>
            </w:r>
            <w:proofErr w:type="gramStart"/>
            <w:r w:rsidRPr="007B0978">
              <w:rPr>
                <w:rStyle w:val="XMLname"/>
                <w:noProof w:val="0"/>
              </w:rPr>
              <w:t>=”BP</w:t>
            </w:r>
            <w:proofErr w:type="gramEnd"/>
            <w:r w:rsidRPr="007B0978">
              <w:rPr>
                <w:rStyle w:val="XMLname"/>
                <w:noProof w:val="0"/>
              </w:rPr>
              <w:t xml:space="preserve">” and </w:t>
            </w:r>
          </w:p>
          <w:p w14:paraId="7DE68C25" w14:textId="0CB6A464" w:rsidR="00FD6280" w:rsidRPr="007B0978" w:rsidRDefault="00BB5B40" w:rsidP="00B52F78">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109B6087" w14:textId="77777777" w:rsidR="00FD6280" w:rsidRPr="007B0978" w:rsidRDefault="00FD6280" w:rsidP="00A8114C">
            <w:pPr>
              <w:pStyle w:val="TableEntry"/>
              <w:rPr>
                <w:noProof w:val="0"/>
              </w:rPr>
            </w:pPr>
            <w:r w:rsidRPr="007B0978">
              <w:rPr>
                <w:rStyle w:val="XMLname"/>
                <w:noProof w:val="0"/>
              </w:rPr>
              <w:t>]</w:t>
            </w:r>
          </w:p>
        </w:tc>
      </w:tr>
      <w:tr w:rsidR="00FD6280" w:rsidRPr="007B0978" w14:paraId="22543554" w14:textId="77777777" w:rsidTr="00A8114C">
        <w:tc>
          <w:tcPr>
            <w:tcW w:w="1368" w:type="dxa"/>
          </w:tcPr>
          <w:p w14:paraId="3C5772D0" w14:textId="77777777" w:rsidR="00FD6280" w:rsidRPr="007B0978" w:rsidRDefault="00FD6280" w:rsidP="00A8114C">
            <w:pPr>
              <w:pStyle w:val="TableEntry"/>
              <w:rPr>
                <w:rFonts w:cs="Arial"/>
                <w:noProof w:val="0"/>
              </w:rPr>
            </w:pPr>
            <w:r w:rsidRPr="007B0978">
              <w:rPr>
                <w:rFonts w:cs="Arial"/>
                <w:noProof w:val="0"/>
              </w:rPr>
              <w:t>Facility Fax</w:t>
            </w:r>
          </w:p>
        </w:tc>
        <w:tc>
          <w:tcPr>
            <w:tcW w:w="1440" w:type="dxa"/>
          </w:tcPr>
          <w:p w14:paraId="01DC6690" w14:textId="77777777" w:rsidR="00FD6280" w:rsidRPr="007B0978" w:rsidRDefault="00FD6280" w:rsidP="00B52F78">
            <w:pPr>
              <w:pStyle w:val="TableEntry"/>
              <w:rPr>
                <w:noProof w:val="0"/>
              </w:rPr>
            </w:pPr>
            <w:r w:rsidRPr="007B0978">
              <w:rPr>
                <w:noProof w:val="0"/>
              </w:rPr>
              <w:t>R2</w:t>
            </w:r>
          </w:p>
          <w:p w14:paraId="7F576359" w14:textId="77777777" w:rsidR="00FD6280" w:rsidRPr="007B0978" w:rsidRDefault="00FD6280" w:rsidP="00A8114C">
            <w:pPr>
              <w:pStyle w:val="TableEntry"/>
              <w:rPr>
                <w:noProof w:val="0"/>
              </w:rPr>
            </w:pPr>
            <w:proofErr w:type="gramStart"/>
            <w:r w:rsidRPr="007B0978">
              <w:rPr>
                <w:noProof w:val="0"/>
              </w:rPr>
              <w:t>0..∞</w:t>
            </w:r>
            <w:proofErr w:type="gramEnd"/>
          </w:p>
        </w:tc>
        <w:tc>
          <w:tcPr>
            <w:tcW w:w="6570" w:type="dxa"/>
          </w:tcPr>
          <w:p w14:paraId="568B40A6" w14:textId="77777777" w:rsidR="00FD6280" w:rsidRPr="007B0978" w:rsidRDefault="00FD6280" w:rsidP="00B52F78">
            <w:pPr>
              <w:pStyle w:val="TableEntry"/>
              <w:rPr>
                <w:rStyle w:val="XMLname"/>
                <w:noProof w:val="0"/>
              </w:rPr>
            </w:pPr>
            <w:r w:rsidRPr="007B0978">
              <w:rPr>
                <w:noProof w:val="0"/>
              </w:rPr>
              <w:t>The main FAX number(s) for the organization. On a local basis, other coding schemes may be adopted.</w:t>
            </w:r>
            <w:r w:rsidRPr="007B0978">
              <w:rPr>
                <w:noProof w:val="0"/>
              </w:rPr>
              <w:br/>
            </w:r>
            <w:r w:rsidRPr="007B0978">
              <w:rPr>
                <w:rStyle w:val="XMLname"/>
                <w:noProof w:val="0"/>
              </w:rPr>
              <w:t>./demographic/</w:t>
            </w:r>
            <w:proofErr w:type="spellStart"/>
            <w:proofErr w:type="gramStart"/>
            <w:r w:rsidRPr="007B0978">
              <w:rPr>
                <w:rStyle w:val="XMLname"/>
                <w:noProof w:val="0"/>
              </w:rPr>
              <w:t>contactPoint</w:t>
            </w:r>
            <w:proofErr w:type="spellEnd"/>
            <w:r w:rsidRPr="007B0978">
              <w:rPr>
                <w:rStyle w:val="XMLname"/>
                <w:noProof w:val="0"/>
              </w:rPr>
              <w:t>[</w:t>
            </w:r>
            <w:proofErr w:type="gramEnd"/>
          </w:p>
          <w:p w14:paraId="373BFFB0" w14:textId="77777777" w:rsidR="00FD6280" w:rsidRPr="007B0978" w:rsidRDefault="00FD6280" w:rsidP="00B52F78">
            <w:pPr>
              <w:pStyle w:val="TableEntry"/>
              <w:rPr>
                <w:rStyle w:val="XMLname"/>
                <w:noProof w:val="0"/>
              </w:rPr>
            </w:pPr>
            <w:r w:rsidRPr="007B0978">
              <w:rPr>
                <w:rStyle w:val="XMLname"/>
                <w:noProof w:val="0"/>
              </w:rPr>
              <w:t xml:space="preserve"> @code</w:t>
            </w:r>
            <w:proofErr w:type="gramStart"/>
            <w:r w:rsidRPr="007B0978">
              <w:rPr>
                <w:rStyle w:val="XMLname"/>
                <w:noProof w:val="0"/>
              </w:rPr>
              <w:t>=”FAX</w:t>
            </w:r>
            <w:proofErr w:type="gramEnd"/>
            <w:r w:rsidRPr="007B0978">
              <w:rPr>
                <w:rStyle w:val="XMLname"/>
                <w:noProof w:val="0"/>
              </w:rPr>
              <w:t xml:space="preserve">” and </w:t>
            </w:r>
          </w:p>
          <w:p w14:paraId="13CCE58C" w14:textId="5BEA09AB" w:rsidR="00FD6280" w:rsidRPr="007B0978" w:rsidRDefault="00BB5B40" w:rsidP="00B52F78">
            <w:pPr>
              <w:pStyle w:val="TableEntry"/>
              <w:rPr>
                <w:rStyle w:val="XMLname"/>
                <w:noProof w:val="0"/>
              </w:rPr>
            </w:pPr>
            <w:r w:rsidRPr="007B0978">
              <w:rPr>
                <w:rStyle w:val="XMLname"/>
                <w:noProof w:val="0"/>
              </w:rPr>
              <w:t xml:space="preserve"> @codingScheme</w:t>
            </w:r>
            <w:proofErr w:type="gramStart"/>
            <w:r w:rsidR="00FD6280" w:rsidRPr="007B0978">
              <w:rPr>
                <w:rStyle w:val="XMLname"/>
                <w:noProof w:val="0"/>
              </w:rPr>
              <w:t>=”urn</w:t>
            </w:r>
            <w:proofErr w:type="gramEnd"/>
            <w:r w:rsidR="00FD6280" w:rsidRPr="007B0978">
              <w:rPr>
                <w:rStyle w:val="XMLname"/>
                <w:noProof w:val="0"/>
              </w:rPr>
              <w:t>:</w:t>
            </w:r>
            <w:proofErr w:type="gramStart"/>
            <w:r w:rsidR="00FD6280" w:rsidRPr="007B0978">
              <w:rPr>
                <w:rStyle w:val="XMLname"/>
                <w:noProof w:val="0"/>
              </w:rPr>
              <w:t>ihe:iti</w:t>
            </w:r>
            <w:proofErr w:type="gramEnd"/>
            <w:r w:rsidR="00FD6280" w:rsidRPr="007B0978">
              <w:rPr>
                <w:rStyle w:val="XMLname"/>
                <w:noProof w:val="0"/>
              </w:rPr>
              <w:t>:csd:</w:t>
            </w:r>
            <w:proofErr w:type="gramStart"/>
            <w:r w:rsidR="00FD6280" w:rsidRPr="007B0978">
              <w:rPr>
                <w:rStyle w:val="XMLname"/>
                <w:noProof w:val="0"/>
              </w:rPr>
              <w:t>2013:contactPoint</w:t>
            </w:r>
            <w:proofErr w:type="gramEnd"/>
            <w:r w:rsidR="00FD6280" w:rsidRPr="007B0978">
              <w:rPr>
                <w:rStyle w:val="XMLname"/>
                <w:noProof w:val="0"/>
              </w:rPr>
              <w:t>”</w:t>
            </w:r>
          </w:p>
          <w:p w14:paraId="368EE0D6" w14:textId="77777777" w:rsidR="00FD6280" w:rsidRPr="007B0978" w:rsidRDefault="00FD6280" w:rsidP="00A8114C">
            <w:pPr>
              <w:pStyle w:val="TableEntry"/>
              <w:rPr>
                <w:noProof w:val="0"/>
              </w:rPr>
            </w:pPr>
            <w:r w:rsidRPr="007B0978">
              <w:rPr>
                <w:rStyle w:val="XMLname"/>
                <w:noProof w:val="0"/>
              </w:rPr>
              <w:t>]</w:t>
            </w:r>
          </w:p>
        </w:tc>
      </w:tr>
      <w:tr w:rsidR="00FD6280" w:rsidRPr="007B0978" w14:paraId="161519C1" w14:textId="77777777" w:rsidTr="00A8114C">
        <w:tc>
          <w:tcPr>
            <w:tcW w:w="1368" w:type="dxa"/>
          </w:tcPr>
          <w:p w14:paraId="138EAB37" w14:textId="77777777" w:rsidR="00FD6280" w:rsidRPr="007B0978" w:rsidRDefault="00FD6280" w:rsidP="00A8114C">
            <w:pPr>
              <w:pStyle w:val="TableEntry"/>
              <w:rPr>
                <w:rFonts w:cs="Arial"/>
                <w:noProof w:val="0"/>
              </w:rPr>
            </w:pPr>
            <w:r w:rsidRPr="007B0978">
              <w:rPr>
                <w:rFonts w:cs="Arial"/>
                <w:noProof w:val="0"/>
              </w:rPr>
              <w:t>Provider Practice Organization</w:t>
            </w:r>
          </w:p>
        </w:tc>
        <w:tc>
          <w:tcPr>
            <w:tcW w:w="1440" w:type="dxa"/>
          </w:tcPr>
          <w:p w14:paraId="634B0C55"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5125114A" w14:textId="4B6083F3" w:rsidR="00FD6280" w:rsidRPr="007B0978" w:rsidRDefault="00FD6280" w:rsidP="002F22C7">
            <w:pPr>
              <w:pStyle w:val="TableEntry"/>
              <w:rPr>
                <w:noProof w:val="0"/>
              </w:rPr>
            </w:pPr>
            <w:r w:rsidRPr="007B0978">
              <w:rPr>
                <w:noProof w:val="0"/>
              </w:rPr>
              <w:t>A provider may have a relationship with one or more organizations.</w:t>
            </w:r>
            <w:r w:rsidRPr="007B0978">
              <w:rPr>
                <w:noProof w:val="0"/>
              </w:rPr>
              <w:br/>
            </w:r>
            <w:r w:rsidRPr="007B0978">
              <w:rPr>
                <w:rStyle w:val="XMLname"/>
                <w:noProof w:val="0"/>
              </w:rPr>
              <w:t>./organizations/</w:t>
            </w:r>
            <w:proofErr w:type="gramStart"/>
            <w:r w:rsidRPr="007B0978">
              <w:rPr>
                <w:rStyle w:val="XMLname"/>
                <w:noProof w:val="0"/>
              </w:rPr>
              <w:t>organization/@</w:t>
            </w:r>
            <w:proofErr w:type="gramEnd"/>
            <w:r w:rsidR="00580B9B" w:rsidRPr="007B0978">
              <w:rPr>
                <w:rStyle w:val="XMLname"/>
                <w:noProof w:val="0"/>
              </w:rPr>
              <w:t>entityID</w:t>
            </w:r>
          </w:p>
        </w:tc>
      </w:tr>
      <w:tr w:rsidR="00FD6280" w:rsidRPr="007B0978" w14:paraId="32DA6B2D" w14:textId="77777777" w:rsidTr="00A8114C">
        <w:tc>
          <w:tcPr>
            <w:tcW w:w="1368" w:type="dxa"/>
          </w:tcPr>
          <w:p w14:paraId="4289BABC" w14:textId="77777777" w:rsidR="00FD6280" w:rsidRPr="007B0978" w:rsidRDefault="00FD6280" w:rsidP="00A8114C">
            <w:pPr>
              <w:pStyle w:val="TableEntry"/>
              <w:rPr>
                <w:rFonts w:cs="Arial"/>
                <w:noProof w:val="0"/>
              </w:rPr>
            </w:pPr>
            <w:r w:rsidRPr="007B0978">
              <w:rPr>
                <w:rFonts w:cs="Arial"/>
                <w:noProof w:val="0"/>
              </w:rPr>
              <w:t xml:space="preserve">Provider Facility </w:t>
            </w:r>
          </w:p>
        </w:tc>
        <w:tc>
          <w:tcPr>
            <w:tcW w:w="1440" w:type="dxa"/>
          </w:tcPr>
          <w:p w14:paraId="38CD8BEC"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407DBD78" w14:textId="50B2E169" w:rsidR="00FD6280" w:rsidRPr="007B0978" w:rsidRDefault="00FD6280" w:rsidP="002F22C7">
            <w:pPr>
              <w:pStyle w:val="TableEntry"/>
              <w:rPr>
                <w:noProof w:val="0"/>
              </w:rPr>
            </w:pPr>
            <w:r w:rsidRPr="007B0978">
              <w:rPr>
                <w:noProof w:val="0"/>
              </w:rPr>
              <w:t>A provider may have a relationship with multiple facilities from which care services are provided; these are cross-referenced here by facility ID.</w:t>
            </w:r>
            <w:r w:rsidRPr="007B0978">
              <w:rPr>
                <w:noProof w:val="0"/>
              </w:rPr>
              <w:br/>
            </w:r>
            <w:r w:rsidRPr="007B0978">
              <w:rPr>
                <w:rStyle w:val="XMLname"/>
                <w:noProof w:val="0"/>
              </w:rPr>
              <w:t>./facilities/</w:t>
            </w:r>
            <w:proofErr w:type="gramStart"/>
            <w:r w:rsidRPr="007B0978">
              <w:rPr>
                <w:rStyle w:val="XMLname"/>
                <w:noProof w:val="0"/>
              </w:rPr>
              <w:t>facility/@</w:t>
            </w:r>
            <w:proofErr w:type="gramEnd"/>
            <w:r w:rsidR="00580B9B" w:rsidRPr="007B0978">
              <w:rPr>
                <w:rStyle w:val="XMLname"/>
                <w:noProof w:val="0"/>
              </w:rPr>
              <w:t>entityID</w:t>
            </w:r>
          </w:p>
        </w:tc>
      </w:tr>
      <w:tr w:rsidR="00FD6280" w:rsidRPr="007B0978" w14:paraId="586D41FB" w14:textId="77777777" w:rsidTr="00A8114C">
        <w:tc>
          <w:tcPr>
            <w:tcW w:w="1368" w:type="dxa"/>
          </w:tcPr>
          <w:p w14:paraId="004E7B3D" w14:textId="77777777" w:rsidR="00FD6280" w:rsidRPr="007B0978" w:rsidRDefault="00FD6280" w:rsidP="00A8114C">
            <w:pPr>
              <w:pStyle w:val="TableEntry"/>
              <w:rPr>
                <w:rFonts w:cs="Arial"/>
                <w:noProof w:val="0"/>
              </w:rPr>
            </w:pPr>
            <w:r w:rsidRPr="007B0978">
              <w:rPr>
                <w:rFonts w:cs="Arial"/>
                <w:noProof w:val="0"/>
              </w:rPr>
              <w:t>Provider Facility Service</w:t>
            </w:r>
          </w:p>
        </w:tc>
        <w:tc>
          <w:tcPr>
            <w:tcW w:w="1440" w:type="dxa"/>
          </w:tcPr>
          <w:p w14:paraId="5DDA7720" w14:textId="77777777" w:rsidR="00FD6280" w:rsidRPr="007B0978" w:rsidRDefault="00FD6280" w:rsidP="00A8114C">
            <w:pPr>
              <w:pStyle w:val="TableEntry"/>
              <w:rPr>
                <w:noProof w:val="0"/>
              </w:rPr>
            </w:pPr>
            <w:r w:rsidRPr="007B0978">
              <w:rPr>
                <w:noProof w:val="0"/>
              </w:rPr>
              <w:t>O</w:t>
            </w:r>
          </w:p>
          <w:p w14:paraId="2118E7A9" w14:textId="77777777" w:rsidR="00FD6280" w:rsidRPr="007B0978" w:rsidRDefault="00FD6280" w:rsidP="00A8114C">
            <w:pPr>
              <w:pStyle w:val="TableEntry"/>
              <w:rPr>
                <w:noProof w:val="0"/>
              </w:rPr>
            </w:pPr>
            <w:proofErr w:type="gramStart"/>
            <w:r w:rsidRPr="007B0978">
              <w:rPr>
                <w:noProof w:val="0"/>
              </w:rPr>
              <w:t>0..∞</w:t>
            </w:r>
            <w:proofErr w:type="gramEnd"/>
          </w:p>
        </w:tc>
        <w:tc>
          <w:tcPr>
            <w:tcW w:w="6570" w:type="dxa"/>
          </w:tcPr>
          <w:p w14:paraId="537C08DF" w14:textId="797E54B4" w:rsidR="00FD6280" w:rsidRPr="007B0978" w:rsidRDefault="00FD6280" w:rsidP="00A8114C">
            <w:pPr>
              <w:pStyle w:val="TableEntry"/>
              <w:rPr>
                <w:noProof w:val="0"/>
              </w:rPr>
            </w:pPr>
            <w:r w:rsidRPr="007B0978">
              <w:rPr>
                <w:noProof w:val="0"/>
              </w:rPr>
              <w:t xml:space="preserve">A provider may have service-delivery relationships with a facility or facilities. A reference to each Service + Facility combination is maintained; this supports discovery regarding where (and when) this provider is delivering which services. </w:t>
            </w:r>
            <w:r w:rsidRPr="007B0978">
              <w:rPr>
                <w:noProof w:val="0"/>
              </w:rPr>
              <w:br/>
            </w:r>
            <w:proofErr w:type="gramStart"/>
            <w:r w:rsidRPr="007B0978">
              <w:rPr>
                <w:rStyle w:val="XMLname"/>
                <w:noProof w:val="0"/>
              </w:rPr>
              <w:t>./</w:t>
            </w:r>
            <w:proofErr w:type="gramEnd"/>
            <w:r w:rsidRPr="007B0978">
              <w:rPr>
                <w:rStyle w:val="XMLname"/>
                <w:noProof w:val="0"/>
              </w:rPr>
              <w:t>facilities/facility/</w:t>
            </w:r>
            <w:proofErr w:type="gramStart"/>
            <w:r w:rsidRPr="007B0978">
              <w:rPr>
                <w:rStyle w:val="XMLname"/>
                <w:noProof w:val="0"/>
              </w:rPr>
              <w:t>service[@</w:t>
            </w:r>
            <w:proofErr w:type="gramEnd"/>
            <w:r w:rsidR="00580B9B" w:rsidRPr="007B0978">
              <w:rPr>
                <w:rStyle w:val="XMLname"/>
                <w:noProof w:val="0"/>
              </w:rPr>
              <w:t>entityID</w:t>
            </w:r>
            <w:r w:rsidRPr="007B0978">
              <w:rPr>
                <w:rStyle w:val="XMLname"/>
                <w:noProof w:val="0"/>
              </w:rPr>
              <w:t>]</w:t>
            </w:r>
          </w:p>
        </w:tc>
      </w:tr>
      <w:tr w:rsidR="00FD6280" w:rsidRPr="007B0978" w14:paraId="6C76B054" w14:textId="77777777" w:rsidTr="00A8114C">
        <w:tc>
          <w:tcPr>
            <w:tcW w:w="1368" w:type="dxa"/>
          </w:tcPr>
          <w:p w14:paraId="72891465" w14:textId="77777777" w:rsidR="00FD6280" w:rsidRPr="007B0978" w:rsidRDefault="00FD6280" w:rsidP="00A8114C">
            <w:pPr>
              <w:pStyle w:val="TableEntry"/>
              <w:rPr>
                <w:rFonts w:cs="Arial"/>
                <w:noProof w:val="0"/>
              </w:rPr>
            </w:pPr>
            <w:r w:rsidRPr="007B0978">
              <w:rPr>
                <w:rFonts w:cs="Arial"/>
                <w:noProof w:val="0"/>
              </w:rPr>
              <w:t>Provider Address</w:t>
            </w:r>
          </w:p>
        </w:tc>
        <w:tc>
          <w:tcPr>
            <w:tcW w:w="1440" w:type="dxa"/>
          </w:tcPr>
          <w:p w14:paraId="0FE05B35" w14:textId="77777777" w:rsidR="00FD6280" w:rsidRPr="007B0978" w:rsidRDefault="00FD6280" w:rsidP="00A8114C">
            <w:pPr>
              <w:pStyle w:val="TableEntry"/>
              <w:rPr>
                <w:noProof w:val="0"/>
              </w:rPr>
            </w:pPr>
            <w:r w:rsidRPr="007B0978">
              <w:rPr>
                <w:noProof w:val="0"/>
              </w:rPr>
              <w:t>R2</w:t>
            </w:r>
            <w:r w:rsidRPr="007B0978">
              <w:rPr>
                <w:noProof w:val="0"/>
              </w:rPr>
              <w:br/>
            </w:r>
            <w:proofErr w:type="gramStart"/>
            <w:r w:rsidRPr="007B0978">
              <w:rPr>
                <w:noProof w:val="0"/>
              </w:rPr>
              <w:t>0..</w:t>
            </w:r>
            <w:proofErr w:type="gramEnd"/>
            <w:r w:rsidRPr="007B0978">
              <w:rPr>
                <w:noProof w:val="0"/>
              </w:rPr>
              <w:t>∞</w:t>
            </w:r>
            <w:r w:rsidRPr="007B0978">
              <w:rPr>
                <w:noProof w:val="0"/>
              </w:rPr>
              <w:br/>
            </w:r>
          </w:p>
        </w:tc>
        <w:tc>
          <w:tcPr>
            <w:tcW w:w="6570" w:type="dxa"/>
          </w:tcPr>
          <w:p w14:paraId="2D17C51D" w14:textId="3A39D823" w:rsidR="00FD6280" w:rsidRPr="007B0978" w:rsidRDefault="00FD6280" w:rsidP="00A8114C">
            <w:pPr>
              <w:pStyle w:val="TableEntry"/>
              <w:rPr>
                <w:noProof w:val="0"/>
              </w:rPr>
            </w:pPr>
            <w:r w:rsidRPr="007B0978">
              <w:rPr>
                <w:noProof w:val="0"/>
              </w:rPr>
              <w:t>The provider’s address, if known. A provider may have multiple addresses of different types (</w:t>
            </w:r>
            <w:r w:rsidR="008B268F" w:rsidRPr="007B0978">
              <w:rPr>
                <w:noProof w:val="0"/>
              </w:rPr>
              <w:t>e.g.,</w:t>
            </w:r>
            <w:r w:rsidRPr="007B0978">
              <w:rPr>
                <w:noProof w:val="0"/>
              </w:rPr>
              <w:t xml:space="preserve"> mailing, billing, etc.). </w:t>
            </w:r>
          </w:p>
          <w:p w14:paraId="03F1C09B" w14:textId="77777777" w:rsidR="00FD6280" w:rsidRPr="007B0978" w:rsidRDefault="00FD6280" w:rsidP="00A8114C">
            <w:pPr>
              <w:pStyle w:val="TableEntry"/>
              <w:rPr>
                <w:rStyle w:val="XMLname"/>
                <w:noProof w:val="0"/>
              </w:rPr>
            </w:pPr>
            <w:proofErr w:type="gramStart"/>
            <w:r w:rsidRPr="007B0978">
              <w:rPr>
                <w:rStyle w:val="XMLname"/>
                <w:noProof w:val="0"/>
              </w:rPr>
              <w:t>./</w:t>
            </w:r>
            <w:proofErr w:type="gramEnd"/>
            <w:r w:rsidRPr="007B0978">
              <w:rPr>
                <w:rStyle w:val="XMLname"/>
                <w:noProof w:val="0"/>
              </w:rPr>
              <w:t>demographic/address</w:t>
            </w:r>
          </w:p>
        </w:tc>
      </w:tr>
      <w:tr w:rsidR="00FD6280" w:rsidRPr="007B0978" w14:paraId="4420A957" w14:textId="77777777" w:rsidTr="00A8114C">
        <w:tc>
          <w:tcPr>
            <w:tcW w:w="1368" w:type="dxa"/>
          </w:tcPr>
          <w:p w14:paraId="2057854C" w14:textId="77777777" w:rsidR="00FD6280" w:rsidRPr="007B0978" w:rsidRDefault="00FD6280" w:rsidP="00A8114C">
            <w:pPr>
              <w:pStyle w:val="TableEntry"/>
              <w:rPr>
                <w:rFonts w:cs="Arial"/>
                <w:noProof w:val="0"/>
              </w:rPr>
            </w:pPr>
            <w:r w:rsidRPr="007B0978">
              <w:rPr>
                <w:rFonts w:cs="Arial"/>
                <w:noProof w:val="0"/>
              </w:rPr>
              <w:t>Provider “Credential”</w:t>
            </w:r>
          </w:p>
        </w:tc>
        <w:tc>
          <w:tcPr>
            <w:tcW w:w="1440" w:type="dxa"/>
          </w:tcPr>
          <w:p w14:paraId="58A174F9"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45114F6C" w14:textId="77777777" w:rsidR="00FD6280" w:rsidRPr="007B0978" w:rsidRDefault="00FD6280" w:rsidP="00A8114C">
            <w:pPr>
              <w:pStyle w:val="TableEntry"/>
              <w:rPr>
                <w:noProof w:val="0"/>
              </w:rPr>
            </w:pPr>
            <w:r w:rsidRPr="007B0978">
              <w:rPr>
                <w:noProof w:val="0"/>
              </w:rPr>
              <w:t>Specific certifications or accreditations may be listed here.</w:t>
            </w:r>
            <w:r w:rsidRPr="007B0978">
              <w:rPr>
                <w:noProof w:val="0"/>
              </w:rPr>
              <w:br/>
            </w:r>
            <w:r w:rsidRPr="007B0978">
              <w:rPr>
                <w:rStyle w:val="XMLname"/>
                <w:noProof w:val="0"/>
              </w:rPr>
              <w:t>./credential</w:t>
            </w:r>
          </w:p>
        </w:tc>
      </w:tr>
      <w:tr w:rsidR="00FD6280" w:rsidRPr="007B0978" w14:paraId="45872D1C" w14:textId="77777777" w:rsidTr="00A8114C">
        <w:tc>
          <w:tcPr>
            <w:tcW w:w="1368" w:type="dxa"/>
          </w:tcPr>
          <w:p w14:paraId="340D56E8" w14:textId="77777777" w:rsidR="00FD6280" w:rsidRPr="007B0978" w:rsidRDefault="00FD6280" w:rsidP="00A8114C">
            <w:pPr>
              <w:pStyle w:val="TableEntry"/>
              <w:rPr>
                <w:rFonts w:cs="Arial"/>
                <w:noProof w:val="0"/>
                <w:highlight w:val="yellow"/>
              </w:rPr>
            </w:pPr>
            <w:r w:rsidRPr="007B0978">
              <w:rPr>
                <w:rFonts w:cs="Arial"/>
                <w:noProof w:val="0"/>
              </w:rPr>
              <w:t>Provider Specialty</w:t>
            </w:r>
          </w:p>
        </w:tc>
        <w:tc>
          <w:tcPr>
            <w:tcW w:w="1440" w:type="dxa"/>
          </w:tcPr>
          <w:p w14:paraId="7ECBD61F" w14:textId="77777777" w:rsidR="00FD6280" w:rsidRPr="007B0978" w:rsidRDefault="00FD6280" w:rsidP="00A8114C">
            <w:pPr>
              <w:pStyle w:val="TableEntry"/>
              <w:rPr>
                <w:noProof w:val="0"/>
              </w:rPr>
            </w:pPr>
            <w:r w:rsidRPr="007B0978">
              <w:rPr>
                <w:noProof w:val="0"/>
              </w:rPr>
              <w:t>O</w:t>
            </w:r>
            <w:r w:rsidRPr="007B0978">
              <w:rPr>
                <w:noProof w:val="0"/>
              </w:rPr>
              <w:br/>
            </w:r>
            <w:proofErr w:type="gramStart"/>
            <w:r w:rsidRPr="007B0978">
              <w:rPr>
                <w:noProof w:val="0"/>
              </w:rPr>
              <w:t>0..</w:t>
            </w:r>
            <w:proofErr w:type="gramEnd"/>
            <w:r w:rsidRPr="007B0978">
              <w:rPr>
                <w:noProof w:val="0"/>
              </w:rPr>
              <w:t>∞</w:t>
            </w:r>
          </w:p>
        </w:tc>
        <w:tc>
          <w:tcPr>
            <w:tcW w:w="6570" w:type="dxa"/>
          </w:tcPr>
          <w:p w14:paraId="6CE26D47" w14:textId="77777777" w:rsidR="00FD6280" w:rsidRPr="007B0978" w:rsidRDefault="00FD6280" w:rsidP="00A8114C">
            <w:pPr>
              <w:pStyle w:val="TableEntry"/>
              <w:rPr>
                <w:noProof w:val="0"/>
              </w:rPr>
            </w:pPr>
            <w:r w:rsidRPr="007B0978">
              <w:rPr>
                <w:noProof w:val="0"/>
              </w:rPr>
              <w:t>A coded provider’s “area of practice” may be indicated here. For discovery, this is a coded value. The code system is left up to the implementer. E.g., ISO 21298 Functional Roles: i.e., Dermatology, Oncology, Emergency Medicine. This extends/enhances the precision of the Provider Type.</w:t>
            </w:r>
            <w:r w:rsidRPr="007B0978">
              <w:rPr>
                <w:noProof w:val="0"/>
              </w:rPr>
              <w:br/>
            </w:r>
            <w:r w:rsidRPr="007B0978">
              <w:rPr>
                <w:rStyle w:val="XMLname"/>
                <w:noProof w:val="0"/>
              </w:rPr>
              <w:t>./specialty</w:t>
            </w:r>
            <w:r w:rsidRPr="007B0978">
              <w:rPr>
                <w:noProof w:val="0"/>
              </w:rPr>
              <w:br/>
            </w:r>
          </w:p>
        </w:tc>
      </w:tr>
      <w:tr w:rsidR="00FD6280" w:rsidRPr="007B0978" w14:paraId="0C28599C" w14:textId="77777777" w:rsidTr="00A8114C">
        <w:tc>
          <w:tcPr>
            <w:tcW w:w="1368" w:type="dxa"/>
          </w:tcPr>
          <w:p w14:paraId="6DDA6FCC" w14:textId="77777777" w:rsidR="00FD6280" w:rsidRPr="007B0978" w:rsidRDefault="00FD6280" w:rsidP="00A8114C">
            <w:pPr>
              <w:pStyle w:val="TableEntry"/>
              <w:rPr>
                <w:rFonts w:cs="Arial"/>
                <w:noProof w:val="0"/>
              </w:rPr>
            </w:pPr>
            <w:r w:rsidRPr="007B0978">
              <w:rPr>
                <w:rFonts w:cs="Arial"/>
                <w:noProof w:val="0"/>
              </w:rPr>
              <w:lastRenderedPageBreak/>
              <w:t>Provider Org Address</w:t>
            </w:r>
          </w:p>
        </w:tc>
        <w:tc>
          <w:tcPr>
            <w:tcW w:w="1440" w:type="dxa"/>
          </w:tcPr>
          <w:p w14:paraId="6FFFE323" w14:textId="77777777" w:rsidR="00FD6280" w:rsidRPr="007B0978" w:rsidRDefault="00FD6280" w:rsidP="00A8114C">
            <w:pPr>
              <w:pStyle w:val="TableEntry"/>
              <w:rPr>
                <w:noProof w:val="0"/>
              </w:rPr>
            </w:pPr>
            <w:r w:rsidRPr="007B0978">
              <w:rPr>
                <w:noProof w:val="0"/>
              </w:rPr>
              <w:t>O</w:t>
            </w:r>
          </w:p>
          <w:p w14:paraId="46B9A3A2" w14:textId="77777777" w:rsidR="00FD6280" w:rsidRPr="007B0978" w:rsidRDefault="00FD6280" w:rsidP="00A8114C">
            <w:pPr>
              <w:pStyle w:val="TableEntry"/>
              <w:rPr>
                <w:noProof w:val="0"/>
              </w:rPr>
            </w:pPr>
            <w:proofErr w:type="gramStart"/>
            <w:r w:rsidRPr="007B0978">
              <w:rPr>
                <w:noProof w:val="0"/>
              </w:rPr>
              <w:t>0..∞</w:t>
            </w:r>
            <w:proofErr w:type="gramEnd"/>
          </w:p>
        </w:tc>
        <w:tc>
          <w:tcPr>
            <w:tcW w:w="6570" w:type="dxa"/>
          </w:tcPr>
          <w:p w14:paraId="5AC769AC" w14:textId="77777777" w:rsidR="00FD6280" w:rsidRPr="007B0978" w:rsidRDefault="00FD6280" w:rsidP="002F3C5E">
            <w:pPr>
              <w:pStyle w:val="TableEntry"/>
              <w:rPr>
                <w:noProof w:val="0"/>
              </w:rPr>
            </w:pPr>
            <w:r w:rsidRPr="007B0978">
              <w:rPr>
                <w:noProof w:val="0"/>
              </w:rPr>
              <w:t>A provider addresses as determined by an organizational relationship.</w:t>
            </w:r>
          </w:p>
          <w:p w14:paraId="2F2DD3F0" w14:textId="77777777" w:rsidR="00FD6280" w:rsidRPr="007B0978" w:rsidRDefault="00FD6280" w:rsidP="002F3C5E">
            <w:pPr>
              <w:pStyle w:val="XMLExample"/>
              <w:rPr>
                <w:noProof w:val="0"/>
              </w:rPr>
            </w:pPr>
            <w:proofErr w:type="gramStart"/>
            <w:r w:rsidRPr="007B0978">
              <w:rPr>
                <w:noProof w:val="0"/>
              </w:rPr>
              <w:t>./</w:t>
            </w:r>
            <w:proofErr w:type="gramEnd"/>
            <w:r w:rsidRPr="007B0978">
              <w:rPr>
                <w:noProof w:val="0"/>
              </w:rPr>
              <w:t>organizations/organization/address</w:t>
            </w:r>
          </w:p>
        </w:tc>
      </w:tr>
      <w:tr w:rsidR="00FD6280" w:rsidRPr="007B0978" w14:paraId="3877AEBB" w14:textId="77777777" w:rsidTr="00A8114C">
        <w:tc>
          <w:tcPr>
            <w:tcW w:w="1368" w:type="dxa"/>
          </w:tcPr>
          <w:p w14:paraId="03026ABA" w14:textId="77777777" w:rsidR="00FD6280" w:rsidRPr="007B0978" w:rsidRDefault="00FD6280" w:rsidP="00A8114C">
            <w:pPr>
              <w:pStyle w:val="TableEntry"/>
              <w:rPr>
                <w:rFonts w:cs="Arial"/>
                <w:noProof w:val="0"/>
              </w:rPr>
            </w:pPr>
            <w:r w:rsidRPr="007B0978">
              <w:rPr>
                <w:rFonts w:cs="Arial"/>
                <w:noProof w:val="0"/>
              </w:rPr>
              <w:t>Provider Org Contact Points</w:t>
            </w:r>
          </w:p>
        </w:tc>
        <w:tc>
          <w:tcPr>
            <w:tcW w:w="1440" w:type="dxa"/>
          </w:tcPr>
          <w:p w14:paraId="0EC505C4" w14:textId="77777777" w:rsidR="00FD6280" w:rsidRPr="007B0978" w:rsidRDefault="00FD6280" w:rsidP="00A8114C">
            <w:pPr>
              <w:pStyle w:val="TableEntry"/>
              <w:rPr>
                <w:noProof w:val="0"/>
              </w:rPr>
            </w:pPr>
            <w:r w:rsidRPr="007B0978">
              <w:rPr>
                <w:noProof w:val="0"/>
              </w:rPr>
              <w:t>O</w:t>
            </w:r>
          </w:p>
          <w:p w14:paraId="377AD96B" w14:textId="77777777" w:rsidR="00FD6280" w:rsidRPr="007B0978" w:rsidRDefault="00FD6280" w:rsidP="00A8114C">
            <w:pPr>
              <w:pStyle w:val="TableEntry"/>
              <w:rPr>
                <w:noProof w:val="0"/>
              </w:rPr>
            </w:pPr>
            <w:proofErr w:type="gramStart"/>
            <w:r w:rsidRPr="007B0978">
              <w:rPr>
                <w:noProof w:val="0"/>
              </w:rPr>
              <w:t>0..∞</w:t>
            </w:r>
            <w:proofErr w:type="gramEnd"/>
          </w:p>
        </w:tc>
        <w:tc>
          <w:tcPr>
            <w:tcW w:w="6570" w:type="dxa"/>
          </w:tcPr>
          <w:p w14:paraId="7EF3A49A" w14:textId="77777777" w:rsidR="00FD6280" w:rsidRPr="007B0978" w:rsidRDefault="00FD6280" w:rsidP="00A8114C">
            <w:pPr>
              <w:pStyle w:val="TableEntry"/>
              <w:rPr>
                <w:noProof w:val="0"/>
              </w:rPr>
            </w:pPr>
            <w:r w:rsidRPr="007B0978">
              <w:rPr>
                <w:noProof w:val="0"/>
              </w:rPr>
              <w:t xml:space="preserve">A provider </w:t>
            </w:r>
            <w:proofErr w:type="gramStart"/>
            <w:r w:rsidRPr="007B0978">
              <w:rPr>
                <w:noProof w:val="0"/>
              </w:rPr>
              <w:t>contact</w:t>
            </w:r>
            <w:proofErr w:type="gramEnd"/>
            <w:r w:rsidRPr="007B0978">
              <w:rPr>
                <w:noProof w:val="0"/>
              </w:rPr>
              <w:t xml:space="preserve"> points (phone, email, fax, encryption certifications, etc.) unique to an organizational relationship.</w:t>
            </w:r>
          </w:p>
          <w:p w14:paraId="63FE93C4" w14:textId="77777777" w:rsidR="00FD6280" w:rsidRPr="007B0978" w:rsidRDefault="00FD6280" w:rsidP="002F3C5E">
            <w:pPr>
              <w:pStyle w:val="XMLExample"/>
              <w:rPr>
                <w:noProof w:val="0"/>
              </w:rPr>
            </w:pPr>
            <w:proofErr w:type="gramStart"/>
            <w:r w:rsidRPr="007B0978">
              <w:rPr>
                <w:noProof w:val="0"/>
              </w:rPr>
              <w:t>./</w:t>
            </w:r>
            <w:proofErr w:type="gramEnd"/>
            <w:r w:rsidRPr="007B0978">
              <w:rPr>
                <w:noProof w:val="0"/>
              </w:rPr>
              <w:t>organizations/organization/</w:t>
            </w:r>
            <w:proofErr w:type="spellStart"/>
            <w:r w:rsidRPr="007B0978">
              <w:rPr>
                <w:noProof w:val="0"/>
              </w:rPr>
              <w:t>contactPoint</w:t>
            </w:r>
            <w:proofErr w:type="spellEnd"/>
          </w:p>
        </w:tc>
      </w:tr>
      <w:tr w:rsidR="00FD6280" w:rsidRPr="007B0978" w14:paraId="7D6748FF" w14:textId="77777777" w:rsidTr="00A8114C">
        <w:tc>
          <w:tcPr>
            <w:tcW w:w="1368" w:type="dxa"/>
          </w:tcPr>
          <w:p w14:paraId="6276FE51" w14:textId="77777777" w:rsidR="00FD6280" w:rsidRPr="007B0978" w:rsidRDefault="00FD6280" w:rsidP="00A8114C">
            <w:pPr>
              <w:pStyle w:val="TableEntry"/>
              <w:rPr>
                <w:rFonts w:cs="Arial"/>
                <w:noProof w:val="0"/>
              </w:rPr>
            </w:pPr>
            <w:r w:rsidRPr="007B0978">
              <w:rPr>
                <w:rFonts w:cs="Arial"/>
                <w:noProof w:val="0"/>
              </w:rPr>
              <w:t xml:space="preserve">Creation Date </w:t>
            </w:r>
          </w:p>
        </w:tc>
        <w:tc>
          <w:tcPr>
            <w:tcW w:w="1440" w:type="dxa"/>
          </w:tcPr>
          <w:p w14:paraId="0A076716" w14:textId="77777777" w:rsidR="00FD6280" w:rsidRPr="007B0978" w:rsidRDefault="00FD6280" w:rsidP="00A8114C">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590A5B8E" w14:textId="77777777" w:rsidR="00FD6280" w:rsidRPr="007B0978" w:rsidRDefault="00FD6280" w:rsidP="00A8114C">
            <w:pPr>
              <w:pStyle w:val="TableEntry"/>
              <w:rPr>
                <w:noProof w:val="0"/>
              </w:rPr>
            </w:pPr>
            <w:r w:rsidRPr="007B0978">
              <w:rPr>
                <w:noProof w:val="0"/>
              </w:rPr>
              <w:t>The creation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created</w:t>
            </w:r>
          </w:p>
        </w:tc>
      </w:tr>
      <w:tr w:rsidR="00FD6280" w:rsidRPr="007B0978" w14:paraId="5CD2575E" w14:textId="77777777" w:rsidTr="00A8114C">
        <w:tc>
          <w:tcPr>
            <w:tcW w:w="1368" w:type="dxa"/>
          </w:tcPr>
          <w:p w14:paraId="7E686CD9" w14:textId="77777777" w:rsidR="00FD6280" w:rsidRPr="007B0978" w:rsidRDefault="00FD6280" w:rsidP="00A8114C">
            <w:pPr>
              <w:pStyle w:val="TableEntry"/>
              <w:rPr>
                <w:rFonts w:cs="Arial"/>
                <w:noProof w:val="0"/>
              </w:rPr>
            </w:pPr>
            <w:r w:rsidRPr="007B0978">
              <w:rPr>
                <w:rFonts w:cs="Arial"/>
                <w:noProof w:val="0"/>
              </w:rPr>
              <w:t>Last Update Date</w:t>
            </w:r>
          </w:p>
        </w:tc>
        <w:tc>
          <w:tcPr>
            <w:tcW w:w="1440" w:type="dxa"/>
          </w:tcPr>
          <w:p w14:paraId="0724B7BF" w14:textId="77777777" w:rsidR="00FD6280" w:rsidRPr="007B0978" w:rsidRDefault="00FD6280" w:rsidP="00A8114C">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26A9D80E" w14:textId="77777777" w:rsidR="00FD6280" w:rsidRPr="007B0978" w:rsidRDefault="00FD6280" w:rsidP="00A8114C">
            <w:pPr>
              <w:pStyle w:val="TableEntry"/>
              <w:rPr>
                <w:noProof w:val="0"/>
              </w:rPr>
            </w:pPr>
            <w:r w:rsidRPr="007B0978">
              <w:rPr>
                <w:noProof w:val="0"/>
              </w:rPr>
              <w:t>The last update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updated</w:t>
            </w:r>
          </w:p>
        </w:tc>
      </w:tr>
      <w:tr w:rsidR="00FD6280" w:rsidRPr="007B0978" w14:paraId="5B4761E0" w14:textId="77777777" w:rsidTr="00A8114C">
        <w:tc>
          <w:tcPr>
            <w:tcW w:w="1368" w:type="dxa"/>
          </w:tcPr>
          <w:p w14:paraId="0C6E9987" w14:textId="77777777" w:rsidR="00FD6280" w:rsidRPr="007B0978" w:rsidRDefault="00FD6280" w:rsidP="00A8114C">
            <w:pPr>
              <w:pStyle w:val="TableEntry"/>
              <w:rPr>
                <w:rFonts w:cs="Arial"/>
                <w:noProof w:val="0"/>
              </w:rPr>
            </w:pPr>
            <w:r w:rsidRPr="007B0978">
              <w:rPr>
                <w:rFonts w:cs="Arial"/>
                <w:noProof w:val="0"/>
              </w:rPr>
              <w:t>Provider Status</w:t>
            </w:r>
          </w:p>
        </w:tc>
        <w:tc>
          <w:tcPr>
            <w:tcW w:w="1440" w:type="dxa"/>
          </w:tcPr>
          <w:p w14:paraId="0A04847F" w14:textId="77777777" w:rsidR="00FD6280" w:rsidRPr="007B0978" w:rsidRDefault="00FD6280" w:rsidP="00A8114C">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6A5BB54E" w14:textId="77777777" w:rsidR="00FD6280" w:rsidRPr="007B0978" w:rsidRDefault="00FD6280" w:rsidP="00A8114C">
            <w:pPr>
              <w:pStyle w:val="TableEntry"/>
              <w:rPr>
                <w:noProof w:val="0"/>
              </w:rPr>
            </w:pPr>
            <w:r w:rsidRPr="007B0978">
              <w:rPr>
                <w:noProof w:val="0"/>
              </w:rPr>
              <w:t>For backward compatibility with HPD, the provider status may be either: Active/Inactive/Deceased/Retired.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statu</w:t>
            </w:r>
            <w:r w:rsidRPr="007B0978">
              <w:rPr>
                <w:rStyle w:val="XMLname"/>
                <w:noProof w:val="0"/>
              </w:rPr>
              <w:br w:type="column"/>
              <w:t>s</w:t>
            </w:r>
          </w:p>
        </w:tc>
      </w:tr>
    </w:tbl>
    <w:p w14:paraId="5C82C7D5" w14:textId="77777777" w:rsidR="00FD6280" w:rsidRPr="007B0978" w:rsidRDefault="00FD6280" w:rsidP="00A8114C"/>
    <w:p w14:paraId="20392114" w14:textId="77777777" w:rsidR="00FD6280" w:rsidRPr="007B0978" w:rsidRDefault="00FD6280" w:rsidP="0079528D">
      <w:pPr>
        <w:pStyle w:val="BodyText"/>
        <w:rPr>
          <w:b/>
          <w:noProof w:val="0"/>
          <w:u w:val="single"/>
        </w:rPr>
      </w:pPr>
      <w:proofErr w:type="spellStart"/>
      <w:r w:rsidRPr="007B0978">
        <w:rPr>
          <w:b/>
          <w:noProof w:val="0"/>
          <w:u w:val="single"/>
        </w:rPr>
        <w:t>FreeBusy</w:t>
      </w:r>
      <w:proofErr w:type="spellEnd"/>
    </w:p>
    <w:p w14:paraId="4AB6C8EB" w14:textId="77777777" w:rsidR="00FD6280" w:rsidRPr="007B0978" w:rsidRDefault="00FD6280" w:rsidP="00820C07">
      <w:pPr>
        <w:pStyle w:val="BodyText"/>
        <w:rPr>
          <w:noProof w:val="0"/>
        </w:rPr>
      </w:pPr>
      <w:proofErr w:type="spellStart"/>
      <w:r w:rsidRPr="007B0978">
        <w:rPr>
          <w:noProof w:val="0"/>
        </w:rPr>
        <w:t>FreeBusy</w:t>
      </w:r>
      <w:proofErr w:type="spellEnd"/>
      <w:r w:rsidRPr="007B0978">
        <w:rPr>
          <w:noProof w:val="0"/>
        </w:rPr>
        <w:t xml:space="preserve"> data may be available for </w:t>
      </w:r>
      <w:proofErr w:type="spellStart"/>
      <w:r w:rsidRPr="007B0978">
        <w:rPr>
          <w:noProof w:val="0"/>
        </w:rPr>
        <w:t>FacilityService</w:t>
      </w:r>
      <w:proofErr w:type="spellEnd"/>
      <w:r w:rsidRPr="007B0978">
        <w:rPr>
          <w:noProof w:val="0"/>
        </w:rPr>
        <w:t xml:space="preserve"> or Provider entities. This data lists the “busy” time for a Provider or for a </w:t>
      </w:r>
      <w:proofErr w:type="spellStart"/>
      <w:r w:rsidRPr="007B0978">
        <w:rPr>
          <w:noProof w:val="0"/>
        </w:rPr>
        <w:t>FacilityService</w:t>
      </w:r>
      <w:proofErr w:type="spellEnd"/>
      <w:r w:rsidRPr="007B0978">
        <w:rPr>
          <w:noProof w:val="0"/>
        </w:rPr>
        <w:t xml:space="preserve"> entity within a specified timeframe. Along with the Provider or </w:t>
      </w:r>
      <w:proofErr w:type="spellStart"/>
      <w:r w:rsidRPr="007B0978">
        <w:rPr>
          <w:noProof w:val="0"/>
        </w:rPr>
        <w:t>FacilityService</w:t>
      </w:r>
      <w:proofErr w:type="spellEnd"/>
      <w:r w:rsidRPr="007B0978">
        <w:rPr>
          <w:noProof w:val="0"/>
        </w:rPr>
        <w:t xml:space="preserve"> operating hours, these data may be employed to calculate schedulable time slots.</w:t>
      </w:r>
    </w:p>
    <w:p w14:paraId="6146B23D" w14:textId="77777777" w:rsidR="00FD6280" w:rsidRPr="007B0978" w:rsidRDefault="00FD6280" w:rsidP="0079528D">
      <w:pPr>
        <w:pStyle w:val="BodyText"/>
        <w:rPr>
          <w:noProof w:val="0"/>
        </w:rPr>
      </w:pPr>
      <w:r w:rsidRPr="007B0978">
        <w:rPr>
          <w:noProof w:val="0"/>
        </w:rPr>
        <w:t>This data is not maintained as an element for retrieval as an entity</w:t>
      </w:r>
      <w:r w:rsidR="008B268F" w:rsidRPr="007B0978">
        <w:rPr>
          <w:noProof w:val="0"/>
        </w:rPr>
        <w:t xml:space="preserve">. </w:t>
      </w:r>
      <w:r w:rsidRPr="007B0978">
        <w:rPr>
          <w:noProof w:val="0"/>
        </w:rPr>
        <w:t>It is retrieved using the Free Busy query [ITI-75].</w:t>
      </w:r>
    </w:p>
    <w:p w14:paraId="7030CA50" w14:textId="77777777" w:rsidR="00FD6280" w:rsidRPr="007B0978" w:rsidRDefault="00FD6280" w:rsidP="0085011C">
      <w:pPr>
        <w:pStyle w:val="BodyText"/>
        <w:rPr>
          <w:b/>
          <w:noProof w:val="0"/>
          <w:u w:val="single"/>
        </w:rPr>
      </w:pPr>
      <w:r w:rsidRPr="007B0978">
        <w:rPr>
          <w:b/>
          <w:noProof w:val="0"/>
          <w:u w:val="single"/>
        </w:rPr>
        <w:t>Service</w:t>
      </w:r>
    </w:p>
    <w:p w14:paraId="1ACE5E71" w14:textId="7E847C3E" w:rsidR="00FD6280" w:rsidRPr="007B0978" w:rsidRDefault="00B76CD6" w:rsidP="00007EDC">
      <w:pPr>
        <w:pStyle w:val="BodyText"/>
        <w:jc w:val="center"/>
        <w:rPr>
          <w:noProof w:val="0"/>
        </w:rPr>
      </w:pPr>
      <w:r w:rsidRPr="00E147BD">
        <w:rPr>
          <w:color w:val="FF0000"/>
        </w:rPr>
        <w:drawing>
          <wp:inline distT="0" distB="0" distL="0" distR="0" wp14:anchorId="2B7D6C92" wp14:editId="311CA3DE">
            <wp:extent cx="3824757" cy="2438400"/>
            <wp:effectExtent l="0" t="0" r="444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0131" cy="2435451"/>
                    </a:xfrm>
                    <a:prstGeom prst="rect">
                      <a:avLst/>
                    </a:prstGeom>
                    <a:noFill/>
                    <a:ln>
                      <a:noFill/>
                    </a:ln>
                  </pic:spPr>
                </pic:pic>
              </a:graphicData>
            </a:graphic>
          </wp:inline>
        </w:drawing>
      </w:r>
    </w:p>
    <w:p w14:paraId="7A09E6CB" w14:textId="77777777" w:rsidR="00FD6280" w:rsidRPr="007B0978" w:rsidRDefault="00FD6280" w:rsidP="00007EDC">
      <w:pPr>
        <w:pStyle w:val="FigureTitle"/>
      </w:pPr>
      <w:r w:rsidRPr="007B0978">
        <w:t>Figure Y.1-5</w:t>
      </w:r>
      <w:r w:rsidR="008B268F" w:rsidRPr="007B0978">
        <w:t>:</w:t>
      </w:r>
      <w:r w:rsidRPr="007B0978">
        <w:t xml:space="preserve"> Service Element</w:t>
      </w:r>
    </w:p>
    <w:p w14:paraId="0E761847" w14:textId="77777777" w:rsidR="00BE2692" w:rsidRPr="007B0978" w:rsidRDefault="00BE2692" w:rsidP="00AE7FE0">
      <w:pPr>
        <w:pStyle w:val="BodyText"/>
        <w:rPr>
          <w:noProof w:val="0"/>
        </w:rPr>
      </w:pPr>
    </w:p>
    <w:p w14:paraId="68E80077" w14:textId="49EC53D4" w:rsidR="00FD6280" w:rsidRPr="007B0978" w:rsidRDefault="00FD6280" w:rsidP="00007EDC">
      <w:r w:rsidRPr="007B0978">
        <w:t xml:space="preserve">The Service directory data model is shown in </w:t>
      </w:r>
      <w:r w:rsidR="005E006B" w:rsidRPr="007B0978">
        <w:t>Figure</w:t>
      </w:r>
      <w:r w:rsidRPr="007B0978">
        <w:t xml:space="preserve"> Y.1-5 Service Element. The Service directory defines the service IDs which are employed by the Facility and Provider directories to unambiguously describe the services provided. </w:t>
      </w:r>
    </w:p>
    <w:p w14:paraId="2766C5D9" w14:textId="3DF13D52" w:rsidR="00FD6280" w:rsidRPr="007B0978" w:rsidRDefault="00FD6280" w:rsidP="005038B1">
      <w:pPr>
        <w:pStyle w:val="ListBullet2"/>
        <w:numPr>
          <w:ilvl w:val="0"/>
          <w:numId w:val="50"/>
        </w:numPr>
      </w:pPr>
      <w:r w:rsidRPr="007B0978">
        <w:t>A service shall have one unique identifier</w:t>
      </w:r>
      <w:r w:rsidR="009B7894" w:rsidRPr="00E147BD">
        <w:t xml:space="preserve">, its </w:t>
      </w:r>
      <w:proofErr w:type="spellStart"/>
      <w:r w:rsidR="009B7894" w:rsidRPr="00E147BD">
        <w:t>entityID</w:t>
      </w:r>
      <w:proofErr w:type="spellEnd"/>
      <w:r w:rsidR="009B7894" w:rsidRPr="00E147BD">
        <w:t>, which is</w:t>
      </w:r>
      <w:r w:rsidRPr="007B0978">
        <w:t xml:space="preserve"> conformant </w:t>
      </w:r>
      <w:r w:rsidR="009B7894" w:rsidRPr="00E147BD">
        <w:t>RFC 4122</w:t>
      </w:r>
      <w:r w:rsidRPr="007B0978">
        <w:t>.</w:t>
      </w:r>
    </w:p>
    <w:p w14:paraId="2CC0EFE6" w14:textId="77777777" w:rsidR="00FD6280" w:rsidRPr="007B0978" w:rsidRDefault="00FD6280" w:rsidP="005038B1">
      <w:pPr>
        <w:numPr>
          <w:ilvl w:val="0"/>
          <w:numId w:val="50"/>
        </w:numPr>
      </w:pPr>
      <w:r w:rsidRPr="007B0978">
        <w:t>Each service shall have a coded type; the type values are defined by the implementing jurisdiction.</w:t>
      </w:r>
    </w:p>
    <w:p w14:paraId="00C00AC6" w14:textId="0A3DF926" w:rsidR="00FD6280" w:rsidRPr="007B0978" w:rsidRDefault="00FD6280" w:rsidP="00007EDC">
      <w:r w:rsidRPr="007B0978">
        <w:t xml:space="preserve">The attributes of a service are described in </w:t>
      </w:r>
      <w:r w:rsidR="005E006B" w:rsidRPr="007B0978">
        <w:t>Table</w:t>
      </w:r>
      <w:r w:rsidRPr="007B0978">
        <w:t xml:space="preserve"> Y.1-5.</w:t>
      </w:r>
    </w:p>
    <w:p w14:paraId="41841815" w14:textId="77777777" w:rsidR="00BE2692" w:rsidRPr="007B0978" w:rsidRDefault="00BE2692" w:rsidP="00AE7FE0">
      <w:pPr>
        <w:pStyle w:val="BodyText"/>
        <w:rPr>
          <w:noProof w:val="0"/>
        </w:rPr>
      </w:pPr>
    </w:p>
    <w:p w14:paraId="6269F497" w14:textId="77777777" w:rsidR="00FD6280" w:rsidRPr="007B0978" w:rsidRDefault="00FD6280" w:rsidP="00737865">
      <w:pPr>
        <w:pStyle w:val="TableTitle"/>
      </w:pPr>
      <w:r w:rsidRPr="007B0978">
        <w:t>Table Y.1-5</w:t>
      </w:r>
      <w:r w:rsidR="008B268F" w:rsidRPr="007B0978">
        <w:t>:</w:t>
      </w:r>
      <w:r w:rsidRPr="007B0978">
        <w:t xml:space="preserve"> Service Directory Attributes</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40"/>
        <w:gridCol w:w="6570"/>
      </w:tblGrid>
      <w:tr w:rsidR="00FD6280" w:rsidRPr="007B0978" w14:paraId="20B6DDC6" w14:textId="77777777" w:rsidTr="004C03A2">
        <w:trPr>
          <w:tblHeader/>
        </w:trPr>
        <w:tc>
          <w:tcPr>
            <w:tcW w:w="1368" w:type="dxa"/>
            <w:shd w:val="clear" w:color="auto" w:fill="E0E0E0"/>
          </w:tcPr>
          <w:p w14:paraId="15D93A92" w14:textId="77777777" w:rsidR="00FD6280" w:rsidRPr="007B0978" w:rsidRDefault="00FD6280" w:rsidP="004C03A2">
            <w:pPr>
              <w:pStyle w:val="TableEntryHeader"/>
              <w:rPr>
                <w:noProof w:val="0"/>
              </w:rPr>
            </w:pPr>
            <w:r w:rsidRPr="007B0978">
              <w:rPr>
                <w:noProof w:val="0"/>
              </w:rPr>
              <w:t>Concept</w:t>
            </w:r>
          </w:p>
        </w:tc>
        <w:tc>
          <w:tcPr>
            <w:tcW w:w="1440" w:type="dxa"/>
            <w:shd w:val="clear" w:color="auto" w:fill="E0E0E0"/>
          </w:tcPr>
          <w:p w14:paraId="49A8BFB1" w14:textId="77777777" w:rsidR="00FD6280" w:rsidRPr="007B0978" w:rsidRDefault="00FD6280" w:rsidP="004C03A2">
            <w:pPr>
              <w:pStyle w:val="TableEntryHeader"/>
              <w:rPr>
                <w:noProof w:val="0"/>
              </w:rPr>
            </w:pPr>
            <w:r w:rsidRPr="007B0978">
              <w:rPr>
                <w:noProof w:val="0"/>
              </w:rPr>
              <w:t>Optionality &amp;</w:t>
            </w:r>
            <w:r w:rsidRPr="007B0978">
              <w:rPr>
                <w:noProof w:val="0"/>
              </w:rPr>
              <w:br/>
              <w:t>Cardinality</w:t>
            </w:r>
          </w:p>
        </w:tc>
        <w:tc>
          <w:tcPr>
            <w:tcW w:w="6570" w:type="dxa"/>
            <w:shd w:val="clear" w:color="auto" w:fill="E0E0E0"/>
          </w:tcPr>
          <w:p w14:paraId="69CEBC2B" w14:textId="77777777" w:rsidR="00FD6280" w:rsidRPr="007B0978" w:rsidRDefault="00FD6280" w:rsidP="00685D7A">
            <w:pPr>
              <w:pStyle w:val="TableEntryHeader"/>
              <w:rPr>
                <w:noProof w:val="0"/>
              </w:rPr>
            </w:pPr>
            <w:r w:rsidRPr="007B0978">
              <w:rPr>
                <w:noProof w:val="0"/>
              </w:rPr>
              <w:t xml:space="preserve">Definition </w:t>
            </w:r>
          </w:p>
          <w:p w14:paraId="3B15B9C7" w14:textId="77777777" w:rsidR="00FD6280" w:rsidRPr="007B0978" w:rsidRDefault="00FD6280" w:rsidP="00685D7A">
            <w:pPr>
              <w:pStyle w:val="TableEntryHeader"/>
              <w:rPr>
                <w:noProof w:val="0"/>
              </w:rPr>
            </w:pPr>
            <w:r w:rsidRPr="007B0978">
              <w:rPr>
                <w:noProof w:val="0"/>
              </w:rPr>
              <w:t>&amp;</w:t>
            </w:r>
          </w:p>
          <w:p w14:paraId="4B84E04F" w14:textId="77777777" w:rsidR="00FD6280" w:rsidRPr="007B0978" w:rsidRDefault="00FD6280" w:rsidP="00685D7A">
            <w:pPr>
              <w:pStyle w:val="TableEntryHeader"/>
              <w:rPr>
                <w:noProof w:val="0"/>
              </w:rPr>
            </w:pPr>
            <w:r w:rsidRPr="007B0978">
              <w:rPr>
                <w:noProof w:val="0"/>
              </w:rPr>
              <w:t xml:space="preserve">Location Relative To </w:t>
            </w:r>
          </w:p>
          <w:p w14:paraId="439E0872" w14:textId="77777777" w:rsidR="00FD6280" w:rsidRPr="007B0978" w:rsidRDefault="00FD6280" w:rsidP="00737865">
            <w:pPr>
              <w:pStyle w:val="TableEntryHeader"/>
              <w:rPr>
                <w:noProof w:val="0"/>
              </w:rPr>
            </w:pPr>
            <w:r w:rsidRPr="007B0978">
              <w:rPr>
                <w:rStyle w:val="XMLname"/>
                <w:b w:val="0"/>
                <w:noProof w:val="0"/>
              </w:rPr>
              <w:t>/CSD/</w:t>
            </w:r>
            <w:proofErr w:type="spellStart"/>
            <w:r w:rsidRPr="007B0978">
              <w:rPr>
                <w:rStyle w:val="XMLname"/>
                <w:b w:val="0"/>
                <w:noProof w:val="0"/>
              </w:rPr>
              <w:t>serviceDirectory</w:t>
            </w:r>
            <w:proofErr w:type="spellEnd"/>
            <w:r w:rsidRPr="007B0978">
              <w:rPr>
                <w:rStyle w:val="XMLname"/>
                <w:b w:val="0"/>
                <w:noProof w:val="0"/>
              </w:rPr>
              <w:t>/service/</w:t>
            </w:r>
          </w:p>
        </w:tc>
      </w:tr>
      <w:tr w:rsidR="00FD6280" w:rsidRPr="007B0978" w14:paraId="56A3B50A" w14:textId="77777777" w:rsidTr="004C03A2">
        <w:tc>
          <w:tcPr>
            <w:tcW w:w="1368" w:type="dxa"/>
          </w:tcPr>
          <w:p w14:paraId="2266BF09" w14:textId="77777777" w:rsidR="00FD6280" w:rsidRPr="007B0978" w:rsidRDefault="00FD6280" w:rsidP="004C03A2">
            <w:pPr>
              <w:pStyle w:val="TableEntry"/>
              <w:rPr>
                <w:rFonts w:cs="Arial"/>
                <w:noProof w:val="0"/>
              </w:rPr>
            </w:pPr>
            <w:r w:rsidRPr="007B0978">
              <w:rPr>
                <w:rFonts w:cs="Arial"/>
                <w:noProof w:val="0"/>
              </w:rPr>
              <w:t xml:space="preserve">Unique Entity Identifier </w:t>
            </w:r>
          </w:p>
        </w:tc>
        <w:tc>
          <w:tcPr>
            <w:tcW w:w="1440" w:type="dxa"/>
          </w:tcPr>
          <w:p w14:paraId="5ABB8865" w14:textId="77777777" w:rsidR="00FD6280" w:rsidRPr="007B0978" w:rsidRDefault="00FD6280" w:rsidP="004C03A2">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676C7982" w14:textId="77777777" w:rsidR="00FD6280" w:rsidRPr="007B0978" w:rsidRDefault="00FD6280" w:rsidP="00685D7A">
            <w:pPr>
              <w:pStyle w:val="TableEntry"/>
              <w:rPr>
                <w:rFonts w:ascii="Courier" w:hAnsi="Courier"/>
                <w:noProof w:val="0"/>
              </w:rPr>
            </w:pPr>
            <w:r w:rsidRPr="007B0978">
              <w:rPr>
                <w:noProof w:val="0"/>
              </w:rPr>
              <w:t xml:space="preserve">The globally unique identifier for this service. </w:t>
            </w:r>
          </w:p>
          <w:p w14:paraId="477E62DE" w14:textId="6ACA45BB" w:rsidR="00FD6280" w:rsidRPr="007B0978" w:rsidRDefault="00FD6280" w:rsidP="00685D7A">
            <w:pPr>
              <w:pStyle w:val="TableEntry"/>
              <w:rPr>
                <w:noProof w:val="0"/>
              </w:rPr>
            </w:pPr>
            <w:proofErr w:type="gramStart"/>
            <w:r w:rsidRPr="007B0978">
              <w:rPr>
                <w:rStyle w:val="XMLname"/>
                <w:noProof w:val="0"/>
              </w:rPr>
              <w:t>./</w:t>
            </w:r>
            <w:proofErr w:type="gramEnd"/>
            <w:r w:rsidR="000A05B9" w:rsidRPr="00E147BD">
              <w:rPr>
                <w:rStyle w:val="XMLname"/>
                <w:noProof w:val="0"/>
              </w:rPr>
              <w:t>@entityID</w:t>
            </w:r>
          </w:p>
        </w:tc>
      </w:tr>
      <w:tr w:rsidR="00FD6280" w:rsidRPr="007B0978" w14:paraId="107184C7" w14:textId="77777777" w:rsidTr="004C03A2">
        <w:tc>
          <w:tcPr>
            <w:tcW w:w="1368" w:type="dxa"/>
          </w:tcPr>
          <w:p w14:paraId="61652B07" w14:textId="77777777" w:rsidR="00FD6280" w:rsidRPr="007B0978" w:rsidRDefault="00FD6280" w:rsidP="004C03A2">
            <w:pPr>
              <w:pStyle w:val="TableEntry"/>
              <w:rPr>
                <w:rFonts w:cs="Arial"/>
                <w:noProof w:val="0"/>
              </w:rPr>
            </w:pPr>
            <w:r w:rsidRPr="007B0978">
              <w:rPr>
                <w:rFonts w:cs="Arial"/>
                <w:noProof w:val="0"/>
              </w:rPr>
              <w:t>Service Type</w:t>
            </w:r>
          </w:p>
        </w:tc>
        <w:tc>
          <w:tcPr>
            <w:tcW w:w="1440" w:type="dxa"/>
          </w:tcPr>
          <w:p w14:paraId="0130A90D" w14:textId="77777777" w:rsidR="00FD6280" w:rsidRPr="007B0978" w:rsidRDefault="00FD6280" w:rsidP="004C03A2">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r w:rsidRPr="007B0978">
              <w:rPr>
                <w:noProof w:val="0"/>
              </w:rPr>
              <w:br/>
            </w:r>
            <w:r w:rsidRPr="007B0978">
              <w:rPr>
                <w:noProof w:val="0"/>
              </w:rPr>
              <w:br/>
            </w:r>
          </w:p>
        </w:tc>
        <w:tc>
          <w:tcPr>
            <w:tcW w:w="6570" w:type="dxa"/>
          </w:tcPr>
          <w:p w14:paraId="42D214B7" w14:textId="4FAE4ECC" w:rsidR="00FD6280" w:rsidRPr="007B0978" w:rsidRDefault="00FD6280" w:rsidP="00BB5B40">
            <w:pPr>
              <w:pStyle w:val="TableEntry"/>
              <w:rPr>
                <w:noProof w:val="0"/>
              </w:rPr>
            </w:pPr>
            <w:r w:rsidRPr="007B0978">
              <w:rPr>
                <w:noProof w:val="0"/>
              </w:rPr>
              <w:t xml:space="preserve">The values for service type will be defined by national or regional organizations. </w:t>
            </w:r>
            <w:r w:rsidRPr="007B0978">
              <w:rPr>
                <w:noProof w:val="0"/>
              </w:rPr>
              <w:br/>
            </w:r>
            <w:proofErr w:type="gramStart"/>
            <w:r w:rsidRPr="007B0978">
              <w:rPr>
                <w:rStyle w:val="XMLname"/>
                <w:noProof w:val="0"/>
              </w:rPr>
              <w:t>./</w:t>
            </w:r>
            <w:proofErr w:type="spellStart"/>
            <w:r w:rsidRPr="007B0978">
              <w:rPr>
                <w:rStyle w:val="XMLname"/>
                <w:noProof w:val="0"/>
              </w:rPr>
              <w:t>codedType</w:t>
            </w:r>
            <w:proofErr w:type="spellEnd"/>
            <w:r w:rsidRPr="007B0978">
              <w:rPr>
                <w:rStyle w:val="XMLname"/>
                <w:noProof w:val="0"/>
              </w:rPr>
              <w:t>/@</w:t>
            </w:r>
            <w:proofErr w:type="gramEnd"/>
            <w:r w:rsidRPr="007B0978">
              <w:rPr>
                <w:rStyle w:val="XMLname"/>
                <w:noProof w:val="0"/>
              </w:rPr>
              <w:t>code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w:t>
            </w:r>
            <w:proofErr w:type="gramStart"/>
            <w:r w:rsidRPr="007B0978">
              <w:rPr>
                <w:noProof w:val="0"/>
              </w:rPr>
              <w:t>code</w:t>
            </w:r>
            <w:proofErr w:type="gramEnd"/>
            <w:r w:rsidRPr="007B0978">
              <w:rPr>
                <w:noProof w:val="0"/>
              </w:rPr>
              <w:t xml:space="preserve"> value for the service (required)</w:t>
            </w:r>
            <w:r w:rsidRPr="007B0978">
              <w:rPr>
                <w:rFonts w:ascii="Courier" w:hAnsi="Courier"/>
                <w:noProof w:val="0"/>
              </w:rPr>
              <w:br/>
            </w:r>
            <w:r w:rsidRPr="007B0978">
              <w:rPr>
                <w:rStyle w:val="XMLname"/>
                <w:noProof w:val="0"/>
              </w:rPr>
              <w:t>./</w:t>
            </w:r>
            <w:proofErr w:type="spellStart"/>
            <w:proofErr w:type="gramStart"/>
            <w:r w:rsidRPr="007B0978">
              <w:rPr>
                <w:rStyle w:val="XMLname"/>
                <w:noProof w:val="0"/>
              </w:rPr>
              <w:t>codedType</w:t>
            </w:r>
            <w:proofErr w:type="spellEnd"/>
            <w:r w:rsidRPr="007B0978">
              <w:rPr>
                <w:rStyle w:val="XMLname"/>
                <w:noProof w:val="0"/>
              </w:rPr>
              <w:t>/@</w:t>
            </w:r>
            <w:proofErr w:type="gramEnd"/>
            <w:r w:rsidRPr="007B0978">
              <w:rPr>
                <w:rStyle w:val="XMLname"/>
                <w:noProof w:val="0"/>
              </w:rPr>
              <w:t>codingSchem</w:t>
            </w:r>
            <w:r w:rsidR="00BB5B40" w:rsidRPr="007B0978">
              <w:rPr>
                <w:rStyle w:val="XMLname"/>
                <w:noProof w:val="0"/>
              </w:rPr>
              <w:t>e</w:t>
            </w:r>
            <w:r w:rsidRPr="007B0978">
              <w:rPr>
                <w:rFonts w:ascii="Courier" w:hAnsi="Courier"/>
                <w:noProof w:val="0"/>
              </w:rPr>
              <w:t xml:space="preserve"> </w:t>
            </w:r>
            <w:proofErr w:type="gramStart"/>
            <w:r w:rsidRPr="007B0978">
              <w:rPr>
                <w:noProof w:val="0"/>
              </w:rPr>
              <w:t>The</w:t>
            </w:r>
            <w:proofErr w:type="gramEnd"/>
            <w:r w:rsidRPr="007B0978">
              <w:rPr>
                <w:noProof w:val="0"/>
              </w:rPr>
              <w:t xml:space="preserve"> coding scheme used (required)</w:t>
            </w:r>
          </w:p>
        </w:tc>
      </w:tr>
      <w:tr w:rsidR="00FD6280" w:rsidRPr="007B0978" w14:paraId="6D0AE75C" w14:textId="77777777" w:rsidTr="004C03A2">
        <w:tc>
          <w:tcPr>
            <w:tcW w:w="1368" w:type="dxa"/>
          </w:tcPr>
          <w:p w14:paraId="6DFF927E" w14:textId="77777777" w:rsidR="00FD6280" w:rsidRPr="007B0978" w:rsidRDefault="00FD6280" w:rsidP="004C03A2">
            <w:pPr>
              <w:pStyle w:val="TableEntry"/>
              <w:rPr>
                <w:rFonts w:cs="Arial"/>
                <w:noProof w:val="0"/>
              </w:rPr>
            </w:pPr>
            <w:r w:rsidRPr="007B0978">
              <w:rPr>
                <w:rFonts w:cs="Arial"/>
                <w:noProof w:val="0"/>
              </w:rPr>
              <w:t>Status</w:t>
            </w:r>
          </w:p>
        </w:tc>
        <w:tc>
          <w:tcPr>
            <w:tcW w:w="1440" w:type="dxa"/>
          </w:tcPr>
          <w:p w14:paraId="00A3E191" w14:textId="77777777" w:rsidR="00FD6280" w:rsidRPr="007B0978" w:rsidRDefault="00FD6280" w:rsidP="004C03A2">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2A111978" w14:textId="77777777" w:rsidR="00FD6280" w:rsidRPr="007B0978" w:rsidRDefault="00FD6280" w:rsidP="00737865">
            <w:pPr>
              <w:pStyle w:val="TableEntry"/>
              <w:rPr>
                <w:noProof w:val="0"/>
              </w:rPr>
            </w:pPr>
            <w:r w:rsidRPr="007B0978">
              <w:rPr>
                <w:noProof w:val="0"/>
              </w:rPr>
              <w:t xml:space="preserve">The service status may be either: Active/Inactive </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status</w:t>
            </w:r>
          </w:p>
        </w:tc>
      </w:tr>
      <w:tr w:rsidR="00FD6280" w:rsidRPr="007B0978" w14:paraId="47D99427" w14:textId="77777777" w:rsidTr="004C03A2">
        <w:tc>
          <w:tcPr>
            <w:tcW w:w="1368" w:type="dxa"/>
          </w:tcPr>
          <w:p w14:paraId="565AA6CD" w14:textId="77777777" w:rsidR="00FD6280" w:rsidRPr="007B0978" w:rsidRDefault="00FD6280" w:rsidP="004C03A2">
            <w:pPr>
              <w:pStyle w:val="TableEntry"/>
              <w:rPr>
                <w:rFonts w:cs="Arial"/>
                <w:noProof w:val="0"/>
              </w:rPr>
            </w:pPr>
            <w:r w:rsidRPr="007B0978">
              <w:rPr>
                <w:rFonts w:cs="Arial"/>
                <w:noProof w:val="0"/>
              </w:rPr>
              <w:t xml:space="preserve">Creation Date </w:t>
            </w:r>
          </w:p>
        </w:tc>
        <w:tc>
          <w:tcPr>
            <w:tcW w:w="1440" w:type="dxa"/>
          </w:tcPr>
          <w:p w14:paraId="6EBDD7C4" w14:textId="77777777" w:rsidR="00FD6280" w:rsidRPr="007B0978" w:rsidRDefault="00FD6280" w:rsidP="004C03A2">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040B7D7B" w14:textId="77777777" w:rsidR="00FD6280" w:rsidRPr="007B0978" w:rsidRDefault="00FD6280" w:rsidP="004C03A2">
            <w:pPr>
              <w:pStyle w:val="TableEntry"/>
              <w:rPr>
                <w:noProof w:val="0"/>
              </w:rPr>
            </w:pPr>
            <w:r w:rsidRPr="007B0978">
              <w:rPr>
                <w:noProof w:val="0"/>
              </w:rPr>
              <w:t>The creation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created</w:t>
            </w:r>
          </w:p>
        </w:tc>
      </w:tr>
      <w:tr w:rsidR="00FD6280" w:rsidRPr="007B0978" w14:paraId="3CF169F4" w14:textId="77777777" w:rsidTr="004C03A2">
        <w:tc>
          <w:tcPr>
            <w:tcW w:w="1368" w:type="dxa"/>
          </w:tcPr>
          <w:p w14:paraId="0115660D" w14:textId="77777777" w:rsidR="00FD6280" w:rsidRPr="007B0978" w:rsidRDefault="00FD6280" w:rsidP="004C03A2">
            <w:pPr>
              <w:pStyle w:val="TableEntry"/>
              <w:rPr>
                <w:rFonts w:cs="Arial"/>
                <w:noProof w:val="0"/>
              </w:rPr>
            </w:pPr>
            <w:r w:rsidRPr="007B0978">
              <w:rPr>
                <w:rFonts w:cs="Arial"/>
                <w:noProof w:val="0"/>
              </w:rPr>
              <w:t>Last Update Date</w:t>
            </w:r>
          </w:p>
        </w:tc>
        <w:tc>
          <w:tcPr>
            <w:tcW w:w="1440" w:type="dxa"/>
          </w:tcPr>
          <w:p w14:paraId="2CF8B7F2" w14:textId="77777777" w:rsidR="00FD6280" w:rsidRPr="007B0978" w:rsidRDefault="00FD6280" w:rsidP="004C03A2">
            <w:pPr>
              <w:pStyle w:val="TableEntry"/>
              <w:rPr>
                <w:noProof w:val="0"/>
              </w:rPr>
            </w:pPr>
            <w:r w:rsidRPr="007B0978">
              <w:rPr>
                <w:noProof w:val="0"/>
              </w:rPr>
              <w:t>R</w:t>
            </w:r>
            <w:r w:rsidRPr="007B0978">
              <w:rPr>
                <w:noProof w:val="0"/>
              </w:rPr>
              <w:br/>
            </w:r>
            <w:proofErr w:type="gramStart"/>
            <w:r w:rsidRPr="007B0978">
              <w:rPr>
                <w:noProof w:val="0"/>
              </w:rPr>
              <w:t>1..</w:t>
            </w:r>
            <w:proofErr w:type="gramEnd"/>
            <w:r w:rsidRPr="007B0978">
              <w:rPr>
                <w:noProof w:val="0"/>
              </w:rPr>
              <w:t>1</w:t>
            </w:r>
          </w:p>
        </w:tc>
        <w:tc>
          <w:tcPr>
            <w:tcW w:w="6570" w:type="dxa"/>
          </w:tcPr>
          <w:p w14:paraId="5CB593BC" w14:textId="77777777" w:rsidR="00FD6280" w:rsidRPr="007B0978" w:rsidRDefault="00FD6280" w:rsidP="004C03A2">
            <w:pPr>
              <w:pStyle w:val="TableEntry"/>
              <w:rPr>
                <w:noProof w:val="0"/>
              </w:rPr>
            </w:pPr>
            <w:r w:rsidRPr="007B0978">
              <w:rPr>
                <w:noProof w:val="0"/>
              </w:rPr>
              <w:t>The last update timestamp of this record.</w:t>
            </w:r>
            <w:r w:rsidRPr="007B0978">
              <w:rPr>
                <w:noProof w:val="0"/>
              </w:rPr>
              <w:br/>
            </w:r>
            <w:r w:rsidRPr="007B0978">
              <w:rPr>
                <w:rStyle w:val="XMLname"/>
                <w:noProof w:val="0"/>
              </w:rPr>
              <w:t>./</w:t>
            </w:r>
            <w:proofErr w:type="gramStart"/>
            <w:r w:rsidRPr="007B0978">
              <w:rPr>
                <w:rStyle w:val="XMLname"/>
                <w:noProof w:val="0"/>
              </w:rPr>
              <w:t>record/@</w:t>
            </w:r>
            <w:proofErr w:type="gramEnd"/>
            <w:r w:rsidRPr="007B0978">
              <w:rPr>
                <w:rStyle w:val="XMLname"/>
                <w:noProof w:val="0"/>
              </w:rPr>
              <w:t>updated</w:t>
            </w:r>
          </w:p>
        </w:tc>
      </w:tr>
    </w:tbl>
    <w:p w14:paraId="147A7EEC" w14:textId="77777777" w:rsidR="00FD6280" w:rsidRPr="007B0978" w:rsidRDefault="00FD6280" w:rsidP="00AE7FE0">
      <w:pPr>
        <w:pStyle w:val="BodyText"/>
        <w:rPr>
          <w:noProof w:val="0"/>
        </w:rPr>
      </w:pPr>
    </w:p>
    <w:p w14:paraId="3A63EFF0" w14:textId="77777777" w:rsidR="00FD6280" w:rsidRPr="007B0978" w:rsidRDefault="00FD6280" w:rsidP="006027AE">
      <w:pPr>
        <w:rPr>
          <w:b/>
          <w:u w:val="single"/>
        </w:rPr>
      </w:pPr>
      <w:r w:rsidRPr="007B0978">
        <w:rPr>
          <w:b/>
          <w:u w:val="single"/>
        </w:rPr>
        <w:t>Primitives</w:t>
      </w:r>
    </w:p>
    <w:p w14:paraId="26F8999D" w14:textId="77777777" w:rsidR="00FD6280" w:rsidRPr="007B0978" w:rsidRDefault="00FD6280" w:rsidP="002F3C5E">
      <w:pPr>
        <w:spacing w:before="0"/>
        <w:jc w:val="center"/>
      </w:pPr>
    </w:p>
    <w:p w14:paraId="2A29E431" w14:textId="77777777" w:rsidR="00FD6280" w:rsidRPr="007B0978" w:rsidRDefault="003F596D" w:rsidP="002F3C5E">
      <w:pPr>
        <w:spacing w:before="0"/>
        <w:jc w:val="center"/>
      </w:pPr>
      <w:r w:rsidRPr="007B0978">
        <w:rPr>
          <w:noProof/>
        </w:rPr>
        <w:drawing>
          <wp:inline distT="0" distB="0" distL="0" distR="0" wp14:anchorId="23F2FFFD" wp14:editId="3C534D20">
            <wp:extent cx="4876800" cy="185229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a:srcRect l="3207" t="67555" r="11218" b="8775"/>
                    <a:stretch>
                      <a:fillRect/>
                    </a:stretch>
                  </pic:blipFill>
                  <pic:spPr bwMode="auto">
                    <a:xfrm>
                      <a:off x="0" y="0"/>
                      <a:ext cx="4876800" cy="1852295"/>
                    </a:xfrm>
                    <a:prstGeom prst="rect">
                      <a:avLst/>
                    </a:prstGeom>
                    <a:noFill/>
                    <a:ln w="9525">
                      <a:noFill/>
                      <a:miter lim="800000"/>
                      <a:headEnd/>
                      <a:tailEnd/>
                    </a:ln>
                  </pic:spPr>
                </pic:pic>
              </a:graphicData>
            </a:graphic>
          </wp:inline>
        </w:drawing>
      </w:r>
    </w:p>
    <w:p w14:paraId="24240292" w14:textId="77777777" w:rsidR="00FD6280" w:rsidRPr="007B0978" w:rsidRDefault="00FD6280" w:rsidP="002F3C5E">
      <w:pPr>
        <w:pStyle w:val="FigureTitle"/>
      </w:pPr>
      <w:r w:rsidRPr="007B0978">
        <w:lastRenderedPageBreak/>
        <w:t>Figure Y.1-6</w:t>
      </w:r>
      <w:r w:rsidR="008B268F" w:rsidRPr="007B0978">
        <w:t>:</w:t>
      </w:r>
      <w:r w:rsidRPr="007B0978">
        <w:t xml:space="preserve"> Address and </w:t>
      </w:r>
      <w:proofErr w:type="spellStart"/>
      <w:r w:rsidRPr="007B0978">
        <w:t>AddressLine</w:t>
      </w:r>
      <w:proofErr w:type="spellEnd"/>
    </w:p>
    <w:p w14:paraId="08255580" w14:textId="77777777" w:rsidR="00BE2692" w:rsidRPr="007B0978" w:rsidRDefault="00BE2692" w:rsidP="00AE7FE0">
      <w:pPr>
        <w:pStyle w:val="BodyText"/>
        <w:rPr>
          <w:noProof w:val="0"/>
        </w:rPr>
      </w:pPr>
    </w:p>
    <w:p w14:paraId="14835B8E" w14:textId="3EA9492C" w:rsidR="00FD6280" w:rsidRPr="007B0978" w:rsidRDefault="00FD6280" w:rsidP="002F3C5E">
      <w:r w:rsidRPr="007B0978">
        <w:t xml:space="preserve">The Address logic diagram is shown in </w:t>
      </w:r>
      <w:r w:rsidR="005E006B" w:rsidRPr="007B0978">
        <w:t>Figure</w:t>
      </w:r>
      <w:r w:rsidRPr="007B0978">
        <w:t xml:space="preserve"> Y.1-6. An address may have a type, such as Mailing, Delivery, Legal, etc. These types shall be defined by an implementing jurisdiction. Each address </w:t>
      </w:r>
      <w:proofErr w:type="gramStart"/>
      <w:r w:rsidRPr="007B0978">
        <w:t>shall</w:t>
      </w:r>
      <w:proofErr w:type="gramEnd"/>
      <w:r w:rsidRPr="007B0978">
        <w:t xml:space="preserve"> be made up of at least 1, but possibly many, Address Lines. Each Address Line may have a component attribute, such as </w:t>
      </w:r>
      <w:proofErr w:type="spellStart"/>
      <w:r w:rsidRPr="007B0978">
        <w:t>StreetAddress</w:t>
      </w:r>
      <w:proofErr w:type="spellEnd"/>
      <w:r w:rsidRPr="007B0978">
        <w:t xml:space="preserve">, City, Province, Country, </w:t>
      </w:r>
      <w:proofErr w:type="spellStart"/>
      <w:r w:rsidRPr="007B0978">
        <w:t>PostalCode</w:t>
      </w:r>
      <w:proofErr w:type="spellEnd"/>
      <w:r w:rsidRPr="007B0978">
        <w:t>, etc. Address Line components shall be defined by an implementing jurisdiction.</w:t>
      </w:r>
    </w:p>
    <w:p w14:paraId="0E5C1920" w14:textId="6CE21A0E" w:rsidR="00FD6280" w:rsidRPr="007B0978" w:rsidRDefault="00FD6280" w:rsidP="002F3C5E">
      <w:r w:rsidRPr="007B0978">
        <w:t xml:space="preserve">An Address shall be constructed as a collection of one or more </w:t>
      </w:r>
      <w:proofErr w:type="spellStart"/>
      <w:r w:rsidRPr="007B0978">
        <w:rPr>
          <w:rStyle w:val="XMLname"/>
        </w:rPr>
        <w:t>addressLine</w:t>
      </w:r>
      <w:proofErr w:type="spellEnd"/>
      <w:r w:rsidR="002A63C8">
        <w:t xml:space="preserve"> elements</w:t>
      </w:r>
      <w:r w:rsidR="008B268F" w:rsidRPr="007B0978">
        <w:t xml:space="preserve">. </w:t>
      </w:r>
      <w:r w:rsidRPr="007B0978">
        <w:t>An example is shown below.</w:t>
      </w:r>
    </w:p>
    <w:p w14:paraId="73CF9908" w14:textId="77777777" w:rsidR="00A539ED" w:rsidRPr="007B0978" w:rsidRDefault="00A539ED" w:rsidP="00AE7FE0">
      <w:pPr>
        <w:pStyle w:val="BodyText"/>
        <w:rPr>
          <w:noProof w:val="0"/>
        </w:rPr>
      </w:pPr>
    </w:p>
    <w:p w14:paraId="7E3C9F7D" w14:textId="77777777" w:rsidR="00FD6280" w:rsidRPr="007B0978" w:rsidRDefault="00FD6280" w:rsidP="0051544A">
      <w:pPr>
        <w:pStyle w:val="XMLFragment"/>
        <w:rPr>
          <w:noProof w:val="0"/>
        </w:rPr>
      </w:pPr>
      <w:r w:rsidRPr="007B0978">
        <w:rPr>
          <w:noProof w:val="0"/>
        </w:rPr>
        <w:t xml:space="preserve"> </w:t>
      </w:r>
      <w:r w:rsidRPr="007B0978">
        <w:rPr>
          <w:noProof w:val="0"/>
          <w:color w:val="000096"/>
          <w:szCs w:val="24"/>
        </w:rPr>
        <w:t>&lt;address</w:t>
      </w:r>
      <w:r w:rsidRPr="007B0978">
        <w:rPr>
          <w:noProof w:val="0"/>
          <w:color w:val="F5844C"/>
          <w:szCs w:val="24"/>
        </w:rPr>
        <w:t xml:space="preserve"> type</w:t>
      </w:r>
      <w:proofErr w:type="gramStart"/>
      <w:r w:rsidRPr="007B0978">
        <w:rPr>
          <w:noProof w:val="0"/>
          <w:color w:val="FF8040"/>
          <w:szCs w:val="24"/>
        </w:rPr>
        <w:t>=</w:t>
      </w:r>
      <w:r w:rsidRPr="007B0978">
        <w:rPr>
          <w:noProof w:val="0"/>
          <w:color w:val="FF0000"/>
          <w:szCs w:val="24"/>
        </w:rPr>
        <w:t>”Legal</w:t>
      </w:r>
      <w:proofErr w:type="gramEnd"/>
      <w:r w:rsidRPr="007B0978">
        <w:rPr>
          <w:noProof w:val="0"/>
          <w:color w:val="FF0000"/>
          <w:szCs w:val="24"/>
        </w:rPr>
        <w:t>”&gt;</w:t>
      </w:r>
      <w:r w:rsidRPr="007B0978">
        <w:rPr>
          <w:noProof w:val="0"/>
          <w:color w:val="000000"/>
          <w:szCs w:val="24"/>
        </w:rPr>
        <w:br/>
      </w:r>
      <w:r w:rsidRPr="007B0978">
        <w:rPr>
          <w:noProof w:val="0"/>
          <w:color w:val="F5844C"/>
          <w:szCs w:val="24"/>
        </w:rP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component</w:t>
      </w:r>
      <w:proofErr w:type="gramStart"/>
      <w:r w:rsidRPr="007B0978">
        <w:rPr>
          <w:noProof w:val="0"/>
          <w:color w:val="FF8040"/>
          <w:szCs w:val="24"/>
        </w:rPr>
        <w:t>=</w:t>
      </w:r>
      <w:r w:rsidRPr="007B0978">
        <w:rPr>
          <w:noProof w:val="0"/>
          <w:color w:val="FF0000"/>
          <w:szCs w:val="24"/>
        </w:rPr>
        <w:t>”</w:t>
      </w:r>
      <w:proofErr w:type="spellStart"/>
      <w:r w:rsidRPr="007B0978">
        <w:rPr>
          <w:noProof w:val="0"/>
          <w:color w:val="FF0000"/>
          <w:szCs w:val="24"/>
        </w:rPr>
        <w:t>StreetAddress</w:t>
      </w:r>
      <w:proofErr w:type="spellEnd"/>
      <w:proofErr w:type="gramEnd"/>
      <w:r w:rsidRPr="007B0978">
        <w:rPr>
          <w:noProof w:val="0"/>
          <w:color w:val="FF0000"/>
          <w:szCs w:val="24"/>
        </w:rPr>
        <w:t>”&gt;157 Amberly Blvd&lt;/</w:t>
      </w:r>
      <w:proofErr w:type="spellStart"/>
      <w:r w:rsidRPr="007B0978">
        <w:rPr>
          <w:noProof w:val="0"/>
          <w:color w:val="FF0000"/>
          <w:szCs w:val="24"/>
        </w:rPr>
        <w:t>addressLine</w:t>
      </w:r>
      <w:proofErr w:type="spellEnd"/>
      <w:r w:rsidRPr="007B0978">
        <w:rPr>
          <w:noProof w:val="0"/>
          <w:color w:val="FF0000"/>
          <w:szCs w:val="24"/>
        </w:rPr>
        <w:t>&gt;</w:t>
      </w:r>
      <w:r w:rsidRPr="007B0978">
        <w:rPr>
          <w:noProof w:val="0"/>
          <w:color w:val="000000"/>
          <w:szCs w:val="24"/>
        </w:rPr>
        <w:br/>
      </w:r>
      <w:r w:rsidRPr="007B0978">
        <w:rPr>
          <w:noProof w:val="0"/>
          <w:color w:val="F5844C"/>
          <w:szCs w:val="24"/>
        </w:rP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component</w:t>
      </w:r>
      <w:proofErr w:type="gramStart"/>
      <w:r w:rsidRPr="007B0978">
        <w:rPr>
          <w:noProof w:val="0"/>
          <w:color w:val="FF8040"/>
          <w:szCs w:val="24"/>
        </w:rPr>
        <w:t>=</w:t>
      </w:r>
      <w:r w:rsidRPr="007B0978">
        <w:rPr>
          <w:noProof w:val="0"/>
          <w:color w:val="FF0000"/>
          <w:szCs w:val="24"/>
        </w:rPr>
        <w:t>”City</w:t>
      </w:r>
      <w:proofErr w:type="gramEnd"/>
      <w:r w:rsidRPr="007B0978">
        <w:rPr>
          <w:noProof w:val="0"/>
          <w:color w:val="FF0000"/>
          <w:szCs w:val="24"/>
        </w:rPr>
        <w:t>”&gt;Hamilton&lt;/</w:t>
      </w:r>
      <w:proofErr w:type="spellStart"/>
      <w:r w:rsidRPr="007B0978">
        <w:rPr>
          <w:noProof w:val="0"/>
          <w:color w:val="FF0000"/>
          <w:szCs w:val="24"/>
        </w:rPr>
        <w:t>addressLine</w:t>
      </w:r>
      <w:proofErr w:type="spellEnd"/>
      <w:r w:rsidRPr="007B0978">
        <w:rPr>
          <w:noProof w:val="0"/>
          <w:color w:val="FF0000"/>
          <w:szCs w:val="24"/>
        </w:rPr>
        <w:t>&gt;</w:t>
      </w:r>
      <w:r w:rsidRPr="007B0978">
        <w:rPr>
          <w:noProof w:val="0"/>
          <w:color w:val="000000"/>
          <w:szCs w:val="24"/>
        </w:rPr>
        <w:br/>
      </w:r>
      <w:r w:rsidRPr="007B0978">
        <w:rPr>
          <w:noProof w:val="0"/>
          <w:color w:val="F5844C"/>
          <w:szCs w:val="24"/>
        </w:rP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component</w:t>
      </w:r>
      <w:proofErr w:type="gramStart"/>
      <w:r w:rsidRPr="007B0978">
        <w:rPr>
          <w:noProof w:val="0"/>
          <w:color w:val="FF8040"/>
          <w:szCs w:val="24"/>
        </w:rPr>
        <w:t>=</w:t>
      </w:r>
      <w:r w:rsidRPr="007B0978">
        <w:rPr>
          <w:noProof w:val="0"/>
          <w:color w:val="FF0000"/>
          <w:szCs w:val="24"/>
        </w:rPr>
        <w:t>”Province</w:t>
      </w:r>
      <w:proofErr w:type="gramEnd"/>
      <w:r w:rsidRPr="007B0978">
        <w:rPr>
          <w:noProof w:val="0"/>
          <w:color w:val="FF0000"/>
          <w:szCs w:val="24"/>
        </w:rPr>
        <w:t>”&gt;ON&lt;/</w:t>
      </w:r>
      <w:proofErr w:type="spellStart"/>
      <w:r w:rsidRPr="007B0978">
        <w:rPr>
          <w:noProof w:val="0"/>
          <w:color w:val="FF0000"/>
          <w:szCs w:val="24"/>
        </w:rPr>
        <w:t>addressLine</w:t>
      </w:r>
      <w:proofErr w:type="spellEnd"/>
      <w:r w:rsidRPr="007B0978">
        <w:rPr>
          <w:noProof w:val="0"/>
          <w:color w:val="FF0000"/>
          <w:szCs w:val="24"/>
        </w:rPr>
        <w:t>&gt;</w:t>
      </w:r>
      <w:r w:rsidRPr="007B0978">
        <w:rPr>
          <w:noProof w:val="0"/>
          <w:color w:val="000000"/>
          <w:szCs w:val="24"/>
        </w:rPr>
        <w:br/>
      </w:r>
      <w:r w:rsidRPr="007B0978">
        <w:rPr>
          <w:noProof w:val="0"/>
          <w:color w:val="F5844C"/>
          <w:szCs w:val="24"/>
        </w:rP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component</w:t>
      </w:r>
      <w:proofErr w:type="gramStart"/>
      <w:r w:rsidRPr="007B0978">
        <w:rPr>
          <w:noProof w:val="0"/>
          <w:color w:val="FF8040"/>
          <w:szCs w:val="24"/>
        </w:rPr>
        <w:t>=</w:t>
      </w:r>
      <w:r w:rsidRPr="007B0978">
        <w:rPr>
          <w:noProof w:val="0"/>
          <w:color w:val="FF0000"/>
          <w:szCs w:val="24"/>
        </w:rPr>
        <w:t>”Country</w:t>
      </w:r>
      <w:proofErr w:type="gramEnd"/>
      <w:r w:rsidRPr="007B0978">
        <w:rPr>
          <w:noProof w:val="0"/>
          <w:color w:val="FF0000"/>
          <w:szCs w:val="24"/>
        </w:rPr>
        <w:t>”&gt;Canada&lt;/</w:t>
      </w:r>
      <w:proofErr w:type="spellStart"/>
      <w:r w:rsidRPr="007B0978">
        <w:rPr>
          <w:noProof w:val="0"/>
          <w:color w:val="FF0000"/>
          <w:szCs w:val="24"/>
        </w:rPr>
        <w:t>addressLine</w:t>
      </w:r>
      <w:proofErr w:type="spellEnd"/>
      <w:r w:rsidRPr="007B0978">
        <w:rPr>
          <w:noProof w:val="0"/>
          <w:color w:val="FF0000"/>
          <w:szCs w:val="24"/>
        </w:rPr>
        <w:t>&gt;</w:t>
      </w:r>
      <w:r w:rsidRPr="007B0978">
        <w:rPr>
          <w:noProof w:val="0"/>
          <w:color w:val="000000"/>
          <w:szCs w:val="24"/>
        </w:rPr>
        <w:br/>
      </w:r>
      <w:r w:rsidRPr="007B0978">
        <w:rPr>
          <w:noProof w:val="0"/>
          <w:color w:val="F5844C"/>
          <w:szCs w:val="24"/>
        </w:rPr>
        <w:t xml:space="preserve">  </w:t>
      </w:r>
      <w:r w:rsidRPr="007B0978">
        <w:rPr>
          <w:noProof w:val="0"/>
          <w:color w:val="000096"/>
          <w:szCs w:val="24"/>
        </w:rPr>
        <w:t>&lt;</w:t>
      </w:r>
      <w:proofErr w:type="spellStart"/>
      <w:r w:rsidRPr="007B0978">
        <w:rPr>
          <w:noProof w:val="0"/>
          <w:color w:val="000096"/>
          <w:szCs w:val="24"/>
        </w:rPr>
        <w:t>addressLine</w:t>
      </w:r>
      <w:proofErr w:type="spellEnd"/>
      <w:r w:rsidRPr="007B0978">
        <w:rPr>
          <w:noProof w:val="0"/>
          <w:color w:val="F5844C"/>
          <w:szCs w:val="24"/>
        </w:rPr>
        <w:t xml:space="preserve"> component</w:t>
      </w:r>
      <w:proofErr w:type="gramStart"/>
      <w:r w:rsidRPr="007B0978">
        <w:rPr>
          <w:noProof w:val="0"/>
          <w:color w:val="FF8040"/>
          <w:szCs w:val="24"/>
        </w:rPr>
        <w:t>=</w:t>
      </w:r>
      <w:r w:rsidRPr="007B0978">
        <w:rPr>
          <w:noProof w:val="0"/>
          <w:color w:val="FF0000"/>
          <w:szCs w:val="24"/>
        </w:rPr>
        <w:t>”</w:t>
      </w:r>
      <w:proofErr w:type="spellStart"/>
      <w:r w:rsidRPr="007B0978">
        <w:rPr>
          <w:noProof w:val="0"/>
          <w:color w:val="FF0000"/>
          <w:szCs w:val="24"/>
        </w:rPr>
        <w:t>PostCode</w:t>
      </w:r>
      <w:proofErr w:type="spellEnd"/>
      <w:proofErr w:type="gramEnd"/>
      <w:r w:rsidRPr="007B0978">
        <w:rPr>
          <w:noProof w:val="0"/>
          <w:color w:val="FF0000"/>
          <w:szCs w:val="24"/>
        </w:rPr>
        <w:t>”&gt;L9G3V3&lt;/</w:t>
      </w:r>
      <w:proofErr w:type="spellStart"/>
      <w:r w:rsidRPr="007B0978">
        <w:rPr>
          <w:noProof w:val="0"/>
          <w:color w:val="FF0000"/>
          <w:szCs w:val="24"/>
        </w:rPr>
        <w:t>addressLine</w:t>
      </w:r>
      <w:proofErr w:type="spellEnd"/>
      <w:r w:rsidRPr="007B0978">
        <w:rPr>
          <w:noProof w:val="0"/>
          <w:color w:val="FF0000"/>
          <w:szCs w:val="24"/>
        </w:rPr>
        <w:t>&gt;</w:t>
      </w:r>
      <w:r w:rsidRPr="007B0978">
        <w:rPr>
          <w:noProof w:val="0"/>
          <w:color w:val="000000"/>
          <w:szCs w:val="24"/>
        </w:rPr>
        <w:br/>
      </w:r>
      <w:r w:rsidRPr="007B0978">
        <w:rPr>
          <w:noProof w:val="0"/>
          <w:color w:val="000096"/>
          <w:szCs w:val="24"/>
        </w:rPr>
        <w:t>&lt;/address&gt;</w:t>
      </w:r>
      <w:r w:rsidRPr="007B0978">
        <w:rPr>
          <w:noProof w:val="0"/>
          <w:color w:val="000000"/>
          <w:szCs w:val="24"/>
        </w:rPr>
        <w:t xml:space="preserve">  </w:t>
      </w:r>
    </w:p>
    <w:p w14:paraId="76BF6775" w14:textId="77777777" w:rsidR="00FD6280" w:rsidRPr="007B0978" w:rsidRDefault="00FD6280" w:rsidP="002F3C5E"/>
    <w:p w14:paraId="27F0E6D2" w14:textId="77777777" w:rsidR="00FD6280" w:rsidRPr="007B0978" w:rsidRDefault="003F596D" w:rsidP="00884A69">
      <w:pPr>
        <w:jc w:val="center"/>
      </w:pPr>
      <w:r w:rsidRPr="007B0978">
        <w:rPr>
          <w:noProof/>
        </w:rPr>
        <w:drawing>
          <wp:inline distT="0" distB="0" distL="0" distR="0" wp14:anchorId="62C291A6" wp14:editId="5D5A8304">
            <wp:extent cx="4771390" cy="31654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srcRect l="3047" t="35912" r="16832" b="25749"/>
                    <a:stretch>
                      <a:fillRect/>
                    </a:stretch>
                  </pic:blipFill>
                  <pic:spPr bwMode="auto">
                    <a:xfrm>
                      <a:off x="0" y="0"/>
                      <a:ext cx="4771390" cy="3165475"/>
                    </a:xfrm>
                    <a:prstGeom prst="rect">
                      <a:avLst/>
                    </a:prstGeom>
                    <a:noFill/>
                    <a:ln w="9525">
                      <a:noFill/>
                      <a:miter lim="800000"/>
                      <a:headEnd/>
                      <a:tailEnd/>
                    </a:ln>
                  </pic:spPr>
                </pic:pic>
              </a:graphicData>
            </a:graphic>
          </wp:inline>
        </w:drawing>
      </w:r>
    </w:p>
    <w:p w14:paraId="5FD3CEBE" w14:textId="77777777" w:rsidR="00FD6280" w:rsidRPr="007B0978" w:rsidRDefault="00FD6280" w:rsidP="00884A69">
      <w:pPr>
        <w:pStyle w:val="FigureTitle"/>
      </w:pPr>
      <w:r w:rsidRPr="007B0978">
        <w:t>Figure Y.1-7</w:t>
      </w:r>
      <w:r w:rsidR="008B268F" w:rsidRPr="007B0978">
        <w:t>:</w:t>
      </w:r>
      <w:r w:rsidRPr="007B0978">
        <w:t xml:space="preserve"> Contact Point</w:t>
      </w:r>
    </w:p>
    <w:p w14:paraId="7333A3B6" w14:textId="77777777" w:rsidR="00A539ED" w:rsidRPr="007B0978" w:rsidRDefault="00A539ED" w:rsidP="00AE7FE0">
      <w:pPr>
        <w:pStyle w:val="BodyText"/>
        <w:rPr>
          <w:noProof w:val="0"/>
        </w:rPr>
      </w:pPr>
    </w:p>
    <w:p w14:paraId="5BAF41AA" w14:textId="7984064E" w:rsidR="00FD6280" w:rsidRPr="007B0978" w:rsidRDefault="00FD6280" w:rsidP="00AE7FE0">
      <w:pPr>
        <w:pStyle w:val="BodyText"/>
        <w:rPr>
          <w:noProof w:val="0"/>
        </w:rPr>
      </w:pPr>
      <w:r w:rsidRPr="007B0978">
        <w:rPr>
          <w:noProof w:val="0"/>
        </w:rPr>
        <w:t xml:space="preserve">The Contact Point logic diagram is shown in </w:t>
      </w:r>
      <w:r w:rsidR="005E006B" w:rsidRPr="007B0978">
        <w:rPr>
          <w:noProof w:val="0"/>
        </w:rPr>
        <w:t>Figure</w:t>
      </w:r>
      <w:r w:rsidRPr="007B0978">
        <w:rPr>
          <w:noProof w:val="0"/>
        </w:rPr>
        <w:t xml:space="preserve"> Y.1-7. A contact point is used to describe communications endpoints. There may be </w:t>
      </w:r>
      <w:proofErr w:type="gramStart"/>
      <w:r w:rsidRPr="007B0978">
        <w:rPr>
          <w:noProof w:val="0"/>
        </w:rPr>
        <w:t>many different kinds of</w:t>
      </w:r>
      <w:proofErr w:type="gramEnd"/>
      <w:r w:rsidRPr="007B0978">
        <w:rPr>
          <w:noProof w:val="0"/>
        </w:rPr>
        <w:t xml:space="preserve"> contact points including telephone, cell phone, fax, email, web service, etc. The type of the contact point shall be identified and the coding scheme for indicating contact point types shall be defined by an </w:t>
      </w:r>
      <w:r w:rsidRPr="007B0978">
        <w:rPr>
          <w:noProof w:val="0"/>
        </w:rPr>
        <w:lastRenderedPageBreak/>
        <w:t>implementing jurisdiction. The equipment, purpose and encryption certificates for contact points may be optionally indicated.</w:t>
      </w:r>
    </w:p>
    <w:p w14:paraId="6D76ED26" w14:textId="77777777" w:rsidR="00FD6280" w:rsidRPr="007B0978" w:rsidRDefault="003F596D" w:rsidP="00884A69">
      <w:pPr>
        <w:jc w:val="center"/>
      </w:pPr>
      <w:r w:rsidRPr="007B0978">
        <w:rPr>
          <w:noProof/>
        </w:rPr>
        <w:drawing>
          <wp:inline distT="0" distB="0" distL="0" distR="0" wp14:anchorId="74611800" wp14:editId="4BE2B940">
            <wp:extent cx="4642485" cy="3423285"/>
            <wp:effectExtent l="1905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srcRect l="3207" t="46074" r="17293" b="11896"/>
                    <a:stretch>
                      <a:fillRect/>
                    </a:stretch>
                  </pic:blipFill>
                  <pic:spPr bwMode="auto">
                    <a:xfrm>
                      <a:off x="0" y="0"/>
                      <a:ext cx="4642485" cy="3423285"/>
                    </a:xfrm>
                    <a:prstGeom prst="rect">
                      <a:avLst/>
                    </a:prstGeom>
                    <a:noFill/>
                    <a:ln w="9525">
                      <a:noFill/>
                      <a:miter lim="800000"/>
                      <a:headEnd/>
                      <a:tailEnd/>
                    </a:ln>
                  </pic:spPr>
                </pic:pic>
              </a:graphicData>
            </a:graphic>
          </wp:inline>
        </w:drawing>
      </w:r>
    </w:p>
    <w:p w14:paraId="0674B535" w14:textId="77777777" w:rsidR="00FD6280" w:rsidRPr="007B0978" w:rsidRDefault="00FD6280" w:rsidP="00884A69">
      <w:pPr>
        <w:pStyle w:val="FigureTitle"/>
      </w:pPr>
      <w:r w:rsidRPr="007B0978">
        <w:t>Figure Y.1-8</w:t>
      </w:r>
      <w:r w:rsidR="008B268F" w:rsidRPr="007B0978">
        <w:t>:</w:t>
      </w:r>
      <w:r w:rsidRPr="007B0978">
        <w:t xml:space="preserve"> Name Element</w:t>
      </w:r>
    </w:p>
    <w:p w14:paraId="74B856C5" w14:textId="77777777" w:rsidR="00A539ED" w:rsidRPr="007B0978" w:rsidRDefault="00A539ED" w:rsidP="00884A69">
      <w:pPr>
        <w:pStyle w:val="BodyText"/>
        <w:rPr>
          <w:noProof w:val="0"/>
        </w:rPr>
      </w:pPr>
    </w:p>
    <w:p w14:paraId="46586308" w14:textId="30DA3ED6" w:rsidR="00FD6280" w:rsidRPr="007B0978" w:rsidRDefault="00FD6280" w:rsidP="00884A69">
      <w:pPr>
        <w:pStyle w:val="BodyText"/>
        <w:rPr>
          <w:noProof w:val="0"/>
        </w:rPr>
      </w:pPr>
      <w:r w:rsidRPr="007B0978">
        <w:rPr>
          <w:noProof w:val="0"/>
        </w:rPr>
        <w:t xml:space="preserve">The logic diagram for Name is shown in </w:t>
      </w:r>
      <w:r w:rsidR="005E006B" w:rsidRPr="007B0978">
        <w:rPr>
          <w:noProof w:val="0"/>
        </w:rPr>
        <w:t>Figure</w:t>
      </w:r>
      <w:r w:rsidRPr="007B0978">
        <w:rPr>
          <w:noProof w:val="0"/>
        </w:rPr>
        <w:t xml:space="preserve"> Y.1-8. A name shall contain at least one element, the Common Name. This element has an optional language attribute. Because of the </w:t>
      </w:r>
      <w:proofErr w:type="gramStart"/>
      <w:r w:rsidRPr="007B0978">
        <w:rPr>
          <w:noProof w:val="0"/>
        </w:rPr>
        <w:t>particular challenges</w:t>
      </w:r>
      <w:proofErr w:type="gramEnd"/>
      <w:r w:rsidRPr="007B0978">
        <w:rPr>
          <w:noProof w:val="0"/>
        </w:rPr>
        <w:t xml:space="preserve"> regarding the representation of names across multiple languages and in different cultures, attention is drawn to the ITI TF-2a:</w:t>
      </w:r>
      <w:r w:rsidR="00440E9B">
        <w:rPr>
          <w:noProof w:val="0"/>
        </w:rPr>
        <w:t xml:space="preserve"> </w:t>
      </w:r>
      <w:r w:rsidRPr="007B0978">
        <w:rPr>
          <w:noProof w:val="0"/>
        </w:rPr>
        <w:t xml:space="preserve">3.24.5.2.3.1. This section in </w:t>
      </w:r>
      <w:proofErr w:type="gramStart"/>
      <w:r w:rsidRPr="007B0978">
        <w:rPr>
          <w:noProof w:val="0"/>
        </w:rPr>
        <w:t>the ITI</w:t>
      </w:r>
      <w:proofErr w:type="gramEnd"/>
      <w:r w:rsidRPr="007B0978">
        <w:rPr>
          <w:noProof w:val="0"/>
        </w:rPr>
        <w:t xml:space="preserve"> TF describes the use of the language tag as documented in BCP 47 and the HL7 XCN name data type. The CSD XSD has expressly defined the </w:t>
      </w:r>
      <w:proofErr w:type="spellStart"/>
      <w:r w:rsidRPr="007B0978">
        <w:rPr>
          <w:rStyle w:val="XMLname"/>
          <w:noProof w:val="0"/>
        </w:rPr>
        <w:t>commonName</w:t>
      </w:r>
      <w:proofErr w:type="spellEnd"/>
      <w:r w:rsidRPr="007B0978">
        <w:rPr>
          <w:noProof w:val="0"/>
        </w:rPr>
        <w:t xml:space="preserve"> element so that implementers may make use of these methods in supporting complex international conventions regarding names. The specific format for Common Name and (optional) use of the language attribute shall be defined by implementing jurisdictions.</w:t>
      </w:r>
    </w:p>
    <w:p w14:paraId="47DC0D43" w14:textId="7D44B029" w:rsidR="00FD6280" w:rsidRPr="007B0978" w:rsidRDefault="00FD6280" w:rsidP="00884A69">
      <w:pPr>
        <w:pStyle w:val="BodyText"/>
        <w:rPr>
          <w:noProof w:val="0"/>
        </w:rPr>
      </w:pPr>
      <w:r w:rsidRPr="007B0978">
        <w:rPr>
          <w:noProof w:val="0"/>
        </w:rPr>
        <w:t xml:space="preserve">Each name shall include at least the </w:t>
      </w:r>
      <w:proofErr w:type="spellStart"/>
      <w:r w:rsidRPr="007B0978">
        <w:rPr>
          <w:rStyle w:val="XMLname"/>
          <w:noProof w:val="0"/>
        </w:rPr>
        <w:t>commonName</w:t>
      </w:r>
      <w:proofErr w:type="spellEnd"/>
      <w:r w:rsidRPr="007B0978">
        <w:rPr>
          <w:noProof w:val="0"/>
        </w:rPr>
        <w:t xml:space="preserve"> element. Optionally, the </w:t>
      </w:r>
      <w:r w:rsidRPr="007B0978">
        <w:rPr>
          <w:rStyle w:val="XMLname"/>
          <w:noProof w:val="0"/>
        </w:rPr>
        <w:t>honorific</w:t>
      </w:r>
      <w:r w:rsidRPr="007B0978">
        <w:rPr>
          <w:noProof w:val="0"/>
        </w:rPr>
        <w:t xml:space="preserve">, </w:t>
      </w:r>
      <w:r w:rsidRPr="007B0978">
        <w:rPr>
          <w:rStyle w:val="XMLname"/>
          <w:noProof w:val="0"/>
        </w:rPr>
        <w:t>forename</w:t>
      </w:r>
      <w:r w:rsidRPr="007B0978">
        <w:rPr>
          <w:noProof w:val="0"/>
        </w:rPr>
        <w:t xml:space="preserve">, </w:t>
      </w:r>
      <w:proofErr w:type="spellStart"/>
      <w:r w:rsidRPr="007B0978">
        <w:rPr>
          <w:rStyle w:val="XMLname"/>
          <w:noProof w:val="0"/>
        </w:rPr>
        <w:t>otherName</w:t>
      </w:r>
      <w:proofErr w:type="spellEnd"/>
      <w:r w:rsidRPr="007B0978">
        <w:rPr>
          <w:noProof w:val="0"/>
        </w:rPr>
        <w:t xml:space="preserve"> (middle names), </w:t>
      </w:r>
      <w:r w:rsidRPr="007B0978">
        <w:rPr>
          <w:rStyle w:val="XMLname"/>
          <w:noProof w:val="0"/>
        </w:rPr>
        <w:t>surname</w:t>
      </w:r>
      <w:r w:rsidRPr="007B0978">
        <w:rPr>
          <w:noProof w:val="0"/>
        </w:rPr>
        <w:t xml:space="preserve"> and </w:t>
      </w:r>
      <w:r w:rsidRPr="007B0978">
        <w:rPr>
          <w:rStyle w:val="XMLname"/>
          <w:noProof w:val="0"/>
        </w:rPr>
        <w:t>suffix</w:t>
      </w:r>
      <w:r w:rsidRPr="007B0978">
        <w:rPr>
          <w:noProof w:val="0"/>
        </w:rPr>
        <w:t xml:space="preserve"> may be indicated.</w:t>
      </w:r>
    </w:p>
    <w:p w14:paraId="5FF597A2" w14:textId="77777777" w:rsidR="00E816FD" w:rsidRPr="007B0978" w:rsidRDefault="00FD6280" w:rsidP="006E5C45">
      <w:pPr>
        <w:pStyle w:val="AppendixHeading2"/>
        <w:rPr>
          <w:noProof w:val="0"/>
        </w:rPr>
      </w:pPr>
      <w:bookmarkStart w:id="368" w:name="_Toc461203771"/>
      <w:r w:rsidRPr="007B0978">
        <w:rPr>
          <w:noProof w:val="0"/>
        </w:rPr>
        <w:t>Y.2 CSD Schema</w:t>
      </w:r>
      <w:bookmarkEnd w:id="368"/>
    </w:p>
    <w:p w14:paraId="6BC708F3" w14:textId="74A7EB27" w:rsidR="00FD6280" w:rsidRPr="007B0978" w:rsidRDefault="00FD6280" w:rsidP="00884A69">
      <w:r w:rsidRPr="007B0978">
        <w:t>The following is the normative version of the schema</w:t>
      </w:r>
      <w:r w:rsidR="008B268F" w:rsidRPr="007B0978">
        <w:t xml:space="preserve">. </w:t>
      </w:r>
      <w:r w:rsidRPr="007B0978">
        <w:t xml:space="preserve">For developer convenience this is extracted and provided in </w:t>
      </w:r>
      <w:r w:rsidR="00E97EDB" w:rsidRPr="007B0978">
        <w:t>ITI TF-2x:</w:t>
      </w:r>
      <w:r w:rsidR="00BE2692" w:rsidRPr="007B0978">
        <w:t xml:space="preserve"> </w:t>
      </w:r>
      <w:r w:rsidRPr="007B0978">
        <w:t>Appendix W</w:t>
      </w:r>
      <w:r w:rsidR="008B268F" w:rsidRPr="007B0978">
        <w:t xml:space="preserve">. </w:t>
      </w:r>
      <w:r w:rsidRPr="007B0978">
        <w:t>In the event of a conflict, this normative version shall be followed.</w:t>
      </w:r>
    </w:p>
    <w:p w14:paraId="4DAF5015" w14:textId="77777777" w:rsidR="00FD6280" w:rsidRPr="007B0978" w:rsidRDefault="00FD6280" w:rsidP="00884A69"/>
    <w:p w14:paraId="1BEF5A91" w14:textId="77777777" w:rsidR="00956125" w:rsidRPr="007B0978" w:rsidRDefault="00FD6280" w:rsidP="008D071A">
      <w:pPr>
        <w:pStyle w:val="XMLFragment"/>
        <w:rPr>
          <w:noProof w:val="0"/>
          <w:color w:val="F5844C"/>
          <w:szCs w:val="24"/>
        </w:rPr>
      </w:pPr>
      <w:r w:rsidRPr="007B0978">
        <w:rPr>
          <w:noProof w:val="0"/>
          <w:color w:val="8B26C9"/>
          <w:szCs w:val="24"/>
        </w:rPr>
        <w:lastRenderedPageBreak/>
        <w:t>&lt;?xml version="1.0" encoding="utf-8</w:t>
      </w:r>
      <w:proofErr w:type="gramStart"/>
      <w:r w:rsidRPr="007B0978">
        <w:rPr>
          <w:noProof w:val="0"/>
          <w:color w:val="8B26C9"/>
          <w:szCs w:val="24"/>
        </w:rPr>
        <w:t>" ?</w:t>
      </w:r>
      <w:proofErr w:type="gramEnd"/>
      <w:r w:rsidRPr="007B0978">
        <w:rPr>
          <w:noProof w:val="0"/>
          <w:color w:val="8B26C9"/>
          <w:szCs w:val="24"/>
        </w:rPr>
        <w:t>&gt;</w:t>
      </w:r>
      <w:r w:rsidRPr="007B0978">
        <w:rPr>
          <w:noProof w:val="0"/>
          <w:color w:val="000000"/>
          <w:szCs w:val="24"/>
        </w:rPr>
        <w:br/>
      </w:r>
      <w:r w:rsidRPr="007B0978">
        <w:rPr>
          <w:noProof w:val="0"/>
          <w:color w:val="003296"/>
          <w:szCs w:val="24"/>
        </w:rPr>
        <w:t>&lt;</w:t>
      </w:r>
      <w:proofErr w:type="spellStart"/>
      <w:proofErr w:type="gramStart"/>
      <w:r w:rsidRPr="007B0978">
        <w:rPr>
          <w:noProof w:val="0"/>
          <w:color w:val="003296"/>
          <w:szCs w:val="24"/>
        </w:rPr>
        <w:t>xs:schema</w:t>
      </w:r>
      <w:proofErr w:type="spellEnd"/>
      <w:proofErr w:type="gramEnd"/>
      <w:r w:rsidRPr="007B0978">
        <w:rPr>
          <w:noProof w:val="0"/>
          <w:color w:val="F5844C"/>
          <w:szCs w:val="24"/>
        </w:rPr>
        <w:t xml:space="preserve"> </w:t>
      </w:r>
    </w:p>
    <w:p w14:paraId="5825230E" w14:textId="77777777" w:rsidR="00956125" w:rsidRPr="007B0978" w:rsidRDefault="00956125" w:rsidP="008D071A">
      <w:pPr>
        <w:pStyle w:val="XMLFragment"/>
        <w:rPr>
          <w:noProof w:val="0"/>
          <w:color w:val="F5844C"/>
          <w:szCs w:val="24"/>
        </w:rPr>
      </w:pPr>
      <w:r w:rsidRPr="007B0978">
        <w:rPr>
          <w:noProof w:val="0"/>
          <w:color w:val="F5844C"/>
          <w:szCs w:val="24"/>
        </w:rPr>
        <w:tab/>
      </w:r>
      <w:proofErr w:type="spellStart"/>
      <w:proofErr w:type="gramStart"/>
      <w:r w:rsidR="00FD6280" w:rsidRPr="007B0978">
        <w:rPr>
          <w:noProof w:val="0"/>
          <w:color w:val="0099CC"/>
          <w:szCs w:val="24"/>
        </w:rPr>
        <w:t>xmlns:xs</w:t>
      </w:r>
      <w:proofErr w:type="spellEnd"/>
      <w:proofErr w:type="gramEnd"/>
      <w:r w:rsidR="00FD6280" w:rsidRPr="007B0978">
        <w:rPr>
          <w:noProof w:val="0"/>
          <w:color w:val="FF8040"/>
          <w:szCs w:val="24"/>
        </w:rPr>
        <w:t>=</w:t>
      </w:r>
      <w:r w:rsidR="00FD6280" w:rsidRPr="007B0978">
        <w:rPr>
          <w:noProof w:val="0"/>
          <w:color w:val="993300"/>
          <w:szCs w:val="24"/>
        </w:rPr>
        <w:t>"http://www.w3.org/2001/XMLSchema"</w:t>
      </w:r>
      <w:r w:rsidR="00FD6280" w:rsidRPr="007B0978">
        <w:rPr>
          <w:noProof w:val="0"/>
          <w:color w:val="F5844C"/>
          <w:szCs w:val="24"/>
        </w:rPr>
        <w:t xml:space="preserve"> </w:t>
      </w:r>
    </w:p>
    <w:p w14:paraId="2E2EAD4A" w14:textId="2EC35978" w:rsidR="00956125" w:rsidRPr="007B0978" w:rsidRDefault="00956125" w:rsidP="008D071A">
      <w:pPr>
        <w:pStyle w:val="XMLFragment"/>
        <w:rPr>
          <w:noProof w:val="0"/>
          <w:color w:val="F5844C"/>
          <w:szCs w:val="24"/>
        </w:rPr>
      </w:pPr>
      <w:r w:rsidRPr="007B0978">
        <w:rPr>
          <w:noProof w:val="0"/>
          <w:color w:val="F5844C"/>
          <w:szCs w:val="24"/>
        </w:rPr>
        <w:tab/>
      </w:r>
      <w:proofErr w:type="spellStart"/>
      <w:proofErr w:type="gramStart"/>
      <w:r w:rsidR="00FD6280" w:rsidRPr="007B0978">
        <w:rPr>
          <w:noProof w:val="0"/>
          <w:color w:val="0099CC"/>
          <w:szCs w:val="24"/>
        </w:rPr>
        <w:t>xmlns:xforms</w:t>
      </w:r>
      <w:proofErr w:type="spellEnd"/>
      <w:proofErr w:type="gramEnd"/>
      <w:r w:rsidR="00FD6280" w:rsidRPr="007B0978">
        <w:rPr>
          <w:noProof w:val="0"/>
          <w:color w:val="FF8040"/>
          <w:szCs w:val="24"/>
        </w:rPr>
        <w:t>=</w:t>
      </w:r>
      <w:r w:rsidR="00FD6280" w:rsidRPr="007B0978">
        <w:rPr>
          <w:noProof w:val="0"/>
          <w:color w:val="993300"/>
          <w:szCs w:val="24"/>
        </w:rPr>
        <w:t>"http://www.w3.org/2002/xforms"</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elementFormDefault</w:t>
      </w:r>
      <w:proofErr w:type="spellEnd"/>
      <w:r w:rsidR="00FD6280" w:rsidRPr="007B0978">
        <w:rPr>
          <w:noProof w:val="0"/>
          <w:color w:val="FF8040"/>
          <w:szCs w:val="24"/>
        </w:rPr>
        <w:t>=</w:t>
      </w:r>
      <w:r w:rsidR="00FD6280" w:rsidRPr="007B0978">
        <w:rPr>
          <w:noProof w:val="0"/>
          <w:color w:val="993300"/>
          <w:szCs w:val="24"/>
        </w:rPr>
        <w:t>"qualified"</w:t>
      </w:r>
      <w:r w:rsidR="00FD6280" w:rsidRPr="007B0978">
        <w:rPr>
          <w:noProof w:val="0"/>
          <w:color w:val="F5844C"/>
          <w:szCs w:val="24"/>
        </w:rPr>
        <w:t xml:space="preserve"> </w:t>
      </w:r>
    </w:p>
    <w:p w14:paraId="42A161C4" w14:textId="77777777" w:rsidR="00956125" w:rsidRPr="007B0978" w:rsidRDefault="00956125" w:rsidP="008D071A">
      <w:pPr>
        <w:pStyle w:val="XMLFragment"/>
        <w:rPr>
          <w:noProof w:val="0"/>
          <w:color w:val="F5844C"/>
          <w:szCs w:val="24"/>
        </w:rPr>
      </w:pPr>
      <w:r w:rsidRPr="007B0978">
        <w:rPr>
          <w:noProof w:val="0"/>
          <w:color w:val="F5844C"/>
          <w:szCs w:val="24"/>
        </w:rPr>
        <w:tab/>
      </w:r>
      <w:proofErr w:type="spellStart"/>
      <w:r w:rsidR="00FD6280" w:rsidRPr="007B0978">
        <w:rPr>
          <w:noProof w:val="0"/>
          <w:color w:val="F5844C"/>
          <w:szCs w:val="24"/>
        </w:rPr>
        <w:t>targetNamespace</w:t>
      </w:r>
      <w:proofErr w:type="spellEnd"/>
      <w:r w:rsidR="00FD6280" w:rsidRPr="007B0978">
        <w:rPr>
          <w:noProof w:val="0"/>
          <w:color w:val="FF8040"/>
          <w:szCs w:val="24"/>
        </w:rPr>
        <w:t>=</w:t>
      </w:r>
      <w:r w:rsidR="00FD6280" w:rsidRPr="007B0978">
        <w:rPr>
          <w:noProof w:val="0"/>
          <w:color w:val="993300"/>
          <w:szCs w:val="24"/>
        </w:rPr>
        <w:t>"</w:t>
      </w:r>
      <w:proofErr w:type="gramStart"/>
      <w:r w:rsidR="00FD6280" w:rsidRPr="007B0978">
        <w:rPr>
          <w:noProof w:val="0"/>
          <w:color w:val="993300"/>
          <w:szCs w:val="24"/>
        </w:rPr>
        <w:t>urn:ihe</w:t>
      </w:r>
      <w:proofErr w:type="gramEnd"/>
      <w:r w:rsidR="00FD6280" w:rsidRPr="007B0978">
        <w:rPr>
          <w:noProof w:val="0"/>
          <w:color w:val="993300"/>
          <w:szCs w:val="24"/>
        </w:rPr>
        <w:t>:</w:t>
      </w:r>
      <w:proofErr w:type="gramStart"/>
      <w:r w:rsidR="00FD6280" w:rsidRPr="007B0978">
        <w:rPr>
          <w:noProof w:val="0"/>
          <w:color w:val="993300"/>
          <w:szCs w:val="24"/>
        </w:rPr>
        <w:t>iti:csd</w:t>
      </w:r>
      <w:proofErr w:type="gramEnd"/>
      <w:r w:rsidR="00FD6280" w:rsidRPr="007B0978">
        <w:rPr>
          <w:noProof w:val="0"/>
          <w:color w:val="993300"/>
          <w:szCs w:val="24"/>
        </w:rPr>
        <w:t>:2013"</w:t>
      </w:r>
      <w:r w:rsidR="00FD6280" w:rsidRPr="007B0978">
        <w:rPr>
          <w:noProof w:val="0"/>
          <w:color w:val="F5844C"/>
          <w:szCs w:val="24"/>
        </w:rPr>
        <w:t xml:space="preserve"> </w:t>
      </w:r>
    </w:p>
    <w:p w14:paraId="2D789D59" w14:textId="44650143" w:rsidR="00956125" w:rsidRPr="007B0978" w:rsidRDefault="00956125" w:rsidP="008D071A">
      <w:pPr>
        <w:pStyle w:val="XMLFragment"/>
        <w:rPr>
          <w:noProof w:val="0"/>
          <w:color w:val="993300"/>
          <w:szCs w:val="24"/>
        </w:rPr>
      </w:pPr>
      <w:r w:rsidRPr="007B0978">
        <w:rPr>
          <w:noProof w:val="0"/>
          <w:color w:val="F5844C"/>
          <w:szCs w:val="24"/>
        </w:rPr>
        <w:t xml:space="preserve">  </w:t>
      </w:r>
      <w:proofErr w:type="spellStart"/>
      <w:r w:rsidR="00FD6280" w:rsidRPr="007B0978">
        <w:rPr>
          <w:noProof w:val="0"/>
          <w:color w:val="F5844C"/>
          <w:szCs w:val="24"/>
        </w:rPr>
        <w:t>xmlns</w:t>
      </w:r>
      <w:proofErr w:type="spellEnd"/>
      <w:r w:rsidR="00FD6280" w:rsidRPr="007B0978">
        <w:rPr>
          <w:noProof w:val="0"/>
          <w:color w:val="FF8040"/>
          <w:szCs w:val="24"/>
        </w:rPr>
        <w:t>=</w:t>
      </w:r>
      <w:r w:rsidR="00FD6280" w:rsidRPr="007B0978">
        <w:rPr>
          <w:noProof w:val="0"/>
          <w:color w:val="993300"/>
          <w:szCs w:val="24"/>
        </w:rPr>
        <w:t>"</w:t>
      </w:r>
      <w:proofErr w:type="gramStart"/>
      <w:r w:rsidR="00FD6280" w:rsidRPr="007B0978">
        <w:rPr>
          <w:noProof w:val="0"/>
          <w:color w:val="993300"/>
          <w:szCs w:val="24"/>
        </w:rPr>
        <w:t>urn:ihe</w:t>
      </w:r>
      <w:proofErr w:type="gramEnd"/>
      <w:r w:rsidR="00FD6280" w:rsidRPr="007B0978">
        <w:rPr>
          <w:noProof w:val="0"/>
          <w:color w:val="993300"/>
          <w:szCs w:val="24"/>
        </w:rPr>
        <w:t>:</w:t>
      </w:r>
      <w:proofErr w:type="gramStart"/>
      <w:r w:rsidR="00FD6280" w:rsidRPr="007B0978">
        <w:rPr>
          <w:noProof w:val="0"/>
          <w:color w:val="993300"/>
          <w:szCs w:val="24"/>
        </w:rPr>
        <w:t>iti:csd</w:t>
      </w:r>
      <w:proofErr w:type="gramEnd"/>
      <w:r w:rsidR="00FD6280" w:rsidRPr="007B0978">
        <w:rPr>
          <w:noProof w:val="0"/>
          <w:color w:val="993300"/>
          <w:szCs w:val="24"/>
        </w:rPr>
        <w:t>:2013"</w:t>
      </w:r>
    </w:p>
    <w:p w14:paraId="13AEBA56" w14:textId="77777777" w:rsidR="0022255F" w:rsidRPr="00E147BD" w:rsidRDefault="00956125" w:rsidP="008D071A">
      <w:pPr>
        <w:pStyle w:val="XMLFragment"/>
        <w:rPr>
          <w:noProof w:val="0"/>
          <w:color w:val="000096"/>
          <w:szCs w:val="24"/>
          <w:lang w:val="fr-CA"/>
        </w:rPr>
      </w:pPr>
      <w:r w:rsidRPr="007B0978">
        <w:rPr>
          <w:noProof w:val="0"/>
          <w:color w:val="0099CC"/>
          <w:szCs w:val="24"/>
        </w:rPr>
        <w:t xml:space="preserve">  </w:t>
      </w:r>
      <w:proofErr w:type="spellStart"/>
      <w:proofErr w:type="gramStart"/>
      <w:r w:rsidRPr="00E147BD">
        <w:rPr>
          <w:noProof w:val="0"/>
          <w:color w:val="0099CC"/>
          <w:szCs w:val="24"/>
          <w:lang w:val="fr-CA"/>
        </w:rPr>
        <w:t>xmlns</w:t>
      </w:r>
      <w:proofErr w:type="gramEnd"/>
      <w:r w:rsidRPr="00E147BD">
        <w:rPr>
          <w:noProof w:val="0"/>
          <w:color w:val="0099CC"/>
          <w:szCs w:val="24"/>
          <w:lang w:val="fr-CA"/>
        </w:rPr>
        <w:t>:xml</w:t>
      </w:r>
      <w:proofErr w:type="spellEnd"/>
      <w:r w:rsidRPr="00E147BD">
        <w:rPr>
          <w:noProof w:val="0"/>
          <w:color w:val="FF8040"/>
          <w:szCs w:val="24"/>
          <w:lang w:val="fr-CA"/>
        </w:rPr>
        <w:t>=</w:t>
      </w:r>
      <w:r w:rsidRPr="00E147BD">
        <w:rPr>
          <w:noProof w:val="0"/>
          <w:color w:val="993300"/>
          <w:szCs w:val="24"/>
          <w:lang w:val="fr-CA"/>
        </w:rPr>
        <w:t>"http://www.w3.org/XML/1998/namespace"</w:t>
      </w:r>
      <w:r w:rsidR="00FD6280" w:rsidRPr="00E147BD">
        <w:rPr>
          <w:noProof w:val="0"/>
          <w:color w:val="0000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w:t>
      </w:r>
      <w:proofErr w:type="spellStart"/>
      <w:proofErr w:type="gramStart"/>
      <w:r w:rsidR="00FD6280" w:rsidRPr="00E147BD">
        <w:rPr>
          <w:noProof w:val="0"/>
          <w:color w:val="003296"/>
          <w:szCs w:val="24"/>
          <w:lang w:val="fr-CA"/>
        </w:rPr>
        <w:t>xs:import</w:t>
      </w:r>
      <w:proofErr w:type="spellEnd"/>
      <w:proofErr w:type="gramEnd"/>
      <w:r w:rsidR="00FD6280" w:rsidRPr="00E147BD">
        <w:rPr>
          <w:noProof w:val="0"/>
          <w:color w:val="F5844C"/>
          <w:szCs w:val="24"/>
          <w:lang w:val="fr-CA"/>
        </w:rPr>
        <w:t xml:space="preserve"> </w:t>
      </w:r>
      <w:proofErr w:type="spellStart"/>
      <w:r w:rsidR="00FD6280" w:rsidRPr="00E147BD">
        <w:rPr>
          <w:noProof w:val="0"/>
          <w:color w:val="F5844C"/>
          <w:szCs w:val="24"/>
          <w:lang w:val="fr-CA"/>
        </w:rPr>
        <w:t>namespace</w:t>
      </w:r>
      <w:proofErr w:type="spellEnd"/>
      <w:r w:rsidR="00FD6280" w:rsidRPr="00E147BD">
        <w:rPr>
          <w:noProof w:val="0"/>
          <w:color w:val="FF8040"/>
          <w:szCs w:val="24"/>
          <w:lang w:val="fr-CA"/>
        </w:rPr>
        <w:t>=</w:t>
      </w:r>
      <w:r w:rsidR="00FD6280" w:rsidRPr="00E147BD">
        <w:rPr>
          <w:noProof w:val="0"/>
          <w:color w:val="993300"/>
          <w:szCs w:val="24"/>
          <w:lang w:val="fr-CA"/>
        </w:rPr>
        <w:t>"http://www.w3.org/2001/XMLSchema"</w:t>
      </w:r>
      <w:r w:rsidR="00FD6280" w:rsidRPr="00E147BD">
        <w:rPr>
          <w:noProof w:val="0"/>
          <w:color w:val="000000"/>
          <w:szCs w:val="24"/>
          <w:lang w:val="fr-CA"/>
        </w:rPr>
        <w:br/>
      </w:r>
      <w:r w:rsidR="00FD6280" w:rsidRPr="00E147BD">
        <w:rPr>
          <w:noProof w:val="0"/>
          <w:color w:val="F5844C"/>
          <w:szCs w:val="24"/>
          <w:lang w:val="fr-CA"/>
        </w:rPr>
        <w:t xml:space="preserve">    </w:t>
      </w:r>
      <w:proofErr w:type="spellStart"/>
      <w:r w:rsidR="00FD6280" w:rsidRPr="00E147BD">
        <w:rPr>
          <w:noProof w:val="0"/>
          <w:color w:val="F5844C"/>
          <w:szCs w:val="24"/>
          <w:lang w:val="fr-CA"/>
        </w:rPr>
        <w:t>schemaLocation</w:t>
      </w:r>
      <w:proofErr w:type="spellEnd"/>
      <w:r w:rsidR="00FD6280" w:rsidRPr="00E147BD">
        <w:rPr>
          <w:noProof w:val="0"/>
          <w:color w:val="FF8040"/>
          <w:szCs w:val="24"/>
          <w:lang w:val="fr-CA"/>
        </w:rPr>
        <w:t>=</w:t>
      </w:r>
      <w:r w:rsidR="00FD6280" w:rsidRPr="00E147BD">
        <w:rPr>
          <w:noProof w:val="0"/>
          <w:color w:val="993300"/>
          <w:szCs w:val="24"/>
          <w:lang w:val="fr-CA"/>
        </w:rPr>
        <w:t>"http://www.w3.org/2001/XMLSchema.xsd"</w:t>
      </w:r>
      <w:r w:rsidR="00FD6280" w:rsidRPr="00E147BD">
        <w:rPr>
          <w:noProof w:val="0"/>
          <w:color w:val="0000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w:t>
      </w:r>
      <w:proofErr w:type="spellStart"/>
      <w:proofErr w:type="gramStart"/>
      <w:r w:rsidR="00FD6280" w:rsidRPr="00E147BD">
        <w:rPr>
          <w:noProof w:val="0"/>
          <w:color w:val="003296"/>
          <w:szCs w:val="24"/>
          <w:lang w:val="fr-CA"/>
        </w:rPr>
        <w:t>xs:import</w:t>
      </w:r>
      <w:proofErr w:type="spellEnd"/>
      <w:proofErr w:type="gramEnd"/>
      <w:r w:rsidR="00FD6280" w:rsidRPr="00E147BD">
        <w:rPr>
          <w:noProof w:val="0"/>
          <w:color w:val="F5844C"/>
          <w:szCs w:val="24"/>
          <w:lang w:val="fr-CA"/>
        </w:rPr>
        <w:t xml:space="preserve"> </w:t>
      </w:r>
      <w:proofErr w:type="spellStart"/>
      <w:r w:rsidR="00FD6280" w:rsidRPr="00E147BD">
        <w:rPr>
          <w:noProof w:val="0"/>
          <w:color w:val="F5844C"/>
          <w:szCs w:val="24"/>
          <w:lang w:val="fr-CA"/>
        </w:rPr>
        <w:t>namespace</w:t>
      </w:r>
      <w:proofErr w:type="spellEnd"/>
      <w:r w:rsidR="00FD6280" w:rsidRPr="00E147BD">
        <w:rPr>
          <w:noProof w:val="0"/>
          <w:color w:val="FF8040"/>
          <w:szCs w:val="24"/>
          <w:lang w:val="fr-CA"/>
        </w:rPr>
        <w:t>=</w:t>
      </w:r>
      <w:r w:rsidR="00FD6280" w:rsidRPr="00E147BD">
        <w:rPr>
          <w:noProof w:val="0"/>
          <w:color w:val="993300"/>
          <w:szCs w:val="24"/>
          <w:lang w:val="fr-CA"/>
        </w:rPr>
        <w:t>"http://www.w3.org/2002/xforms"</w:t>
      </w:r>
      <w:r w:rsidR="00FD6280" w:rsidRPr="00E147BD">
        <w:rPr>
          <w:noProof w:val="0"/>
          <w:color w:val="000000"/>
          <w:szCs w:val="24"/>
          <w:lang w:val="fr-CA"/>
        </w:rPr>
        <w:br/>
      </w:r>
      <w:r w:rsidR="00FD6280" w:rsidRPr="00E147BD">
        <w:rPr>
          <w:noProof w:val="0"/>
          <w:color w:val="F5844C"/>
          <w:szCs w:val="24"/>
          <w:lang w:val="fr-CA"/>
        </w:rPr>
        <w:t xml:space="preserve">    schemaLocation</w:t>
      </w:r>
      <w:r w:rsidR="00FD6280" w:rsidRPr="00E147BD">
        <w:rPr>
          <w:noProof w:val="0"/>
          <w:color w:val="FF8040"/>
          <w:szCs w:val="24"/>
          <w:lang w:val="fr-CA"/>
        </w:rPr>
        <w:t>=</w:t>
      </w:r>
      <w:r w:rsidR="00FD6280" w:rsidRPr="00E147BD">
        <w:rPr>
          <w:noProof w:val="0"/>
          <w:color w:val="993300"/>
          <w:szCs w:val="24"/>
          <w:lang w:val="fr-CA"/>
        </w:rPr>
        <w:t>"http://www.w3.org/MarkUp/Forms/2002/XForms-Schema.xsd"</w:t>
      </w:r>
      <w:r w:rsidR="00FD6280" w:rsidRPr="00E147BD">
        <w:rPr>
          <w:noProof w:val="0"/>
          <w:color w:val="000096"/>
          <w:szCs w:val="24"/>
          <w:lang w:val="fr-CA"/>
        </w:rPr>
        <w:t>/&gt;</w:t>
      </w:r>
    </w:p>
    <w:p w14:paraId="5464F294" w14:textId="4E90FAF7" w:rsidR="00BB5B40" w:rsidRPr="007B0978" w:rsidRDefault="0022255F" w:rsidP="008D071A">
      <w:pPr>
        <w:pStyle w:val="XMLFragment"/>
        <w:rPr>
          <w:noProof w:val="0"/>
          <w:color w:val="000096"/>
          <w:szCs w:val="24"/>
        </w:rPr>
      </w:pPr>
      <w:r w:rsidRPr="00E147BD">
        <w:rPr>
          <w:noProof w:val="0"/>
          <w:color w:val="003296"/>
          <w:szCs w:val="24"/>
          <w:lang w:val="fr-CA"/>
        </w:rPr>
        <w:t xml:space="preserve">  </w:t>
      </w:r>
      <w:r w:rsidRPr="007B0978">
        <w:rPr>
          <w:noProof w:val="0"/>
          <w:color w:val="003296"/>
          <w:szCs w:val="24"/>
        </w:rPr>
        <w:t>&lt;</w:t>
      </w:r>
      <w:proofErr w:type="spellStart"/>
      <w:r w:rsidRPr="007B0978">
        <w:rPr>
          <w:noProof w:val="0"/>
          <w:color w:val="003296"/>
          <w:szCs w:val="24"/>
        </w:rPr>
        <w:t>xs:import</w:t>
      </w:r>
      <w:proofErr w:type="spellEnd"/>
      <w:r w:rsidRPr="007B0978">
        <w:rPr>
          <w:noProof w:val="0"/>
          <w:color w:val="F5844C"/>
          <w:szCs w:val="24"/>
        </w:rPr>
        <w:t xml:space="preserve"> namespace </w:t>
      </w:r>
      <w:r w:rsidRPr="007B0978">
        <w:rPr>
          <w:noProof w:val="0"/>
          <w:color w:val="FF8040"/>
          <w:szCs w:val="24"/>
        </w:rPr>
        <w:t xml:space="preserve">= </w:t>
      </w:r>
      <w:r w:rsidRPr="007B0978">
        <w:rPr>
          <w:noProof w:val="0"/>
          <w:color w:val="993300"/>
          <w:szCs w:val="24"/>
        </w:rPr>
        <w:t>"http://www.w3.org/XML/1998/namespace"</w:t>
      </w:r>
      <w:r w:rsidRPr="007B0978">
        <w:rPr>
          <w:noProof w:val="0"/>
          <w:color w:val="000096"/>
          <w:szCs w:val="24"/>
        </w:rPr>
        <w:t>/&gt;</w:t>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r>
      <w:r w:rsidR="001D7D2D" w:rsidRPr="00E147BD">
        <w:rPr>
          <w:noProof w:val="0"/>
          <w:color w:val="000000"/>
          <w:szCs w:val="24"/>
        </w:rPr>
        <w:t xml:space="preserve">    </w:t>
      </w:r>
      <w:r w:rsidR="001D7D2D" w:rsidRPr="00E147BD">
        <w:rPr>
          <w:noProof w:val="0"/>
          <w:color w:val="003296"/>
          <w:szCs w:val="24"/>
        </w:rPr>
        <w:t>&lt;</w:t>
      </w:r>
      <w:proofErr w:type="spellStart"/>
      <w:r w:rsidR="001D7D2D" w:rsidRPr="00E147BD">
        <w:rPr>
          <w:noProof w:val="0"/>
          <w:color w:val="003296"/>
          <w:szCs w:val="24"/>
        </w:rPr>
        <w:t>xs:attribute</w:t>
      </w:r>
      <w:proofErr w:type="spellEnd"/>
      <w:r w:rsidR="001D7D2D" w:rsidRPr="00E147BD">
        <w:rPr>
          <w:noProof w:val="0"/>
          <w:color w:val="F5844C"/>
          <w:szCs w:val="24"/>
        </w:rPr>
        <w:t xml:space="preserve"> name</w:t>
      </w:r>
      <w:r w:rsidR="001D7D2D" w:rsidRPr="00E147BD">
        <w:rPr>
          <w:noProof w:val="0"/>
          <w:color w:val="FF8040"/>
          <w:szCs w:val="24"/>
        </w:rPr>
        <w:t>=</w:t>
      </w:r>
      <w:r w:rsidR="001D7D2D" w:rsidRPr="00E147BD">
        <w:rPr>
          <w:noProof w:val="0"/>
          <w:color w:val="993300"/>
          <w:szCs w:val="24"/>
        </w:rPr>
        <w:t>"</w:t>
      </w:r>
      <w:proofErr w:type="spellStart"/>
      <w:r w:rsidR="001D7D2D" w:rsidRPr="00E147BD">
        <w:rPr>
          <w:noProof w:val="0"/>
          <w:color w:val="993300"/>
          <w:szCs w:val="24"/>
        </w:rPr>
        <w:t>entityID</w:t>
      </w:r>
      <w:proofErr w:type="spellEnd"/>
      <w:r w:rsidR="001D7D2D" w:rsidRPr="00E147BD">
        <w:rPr>
          <w:noProof w:val="0"/>
          <w:color w:val="993300"/>
          <w:szCs w:val="24"/>
        </w:rPr>
        <w:t>"</w:t>
      </w:r>
      <w:r w:rsidR="001D7D2D" w:rsidRPr="00E147BD">
        <w:rPr>
          <w:noProof w:val="0"/>
          <w:color w:val="F5844C"/>
          <w:szCs w:val="24"/>
        </w:rPr>
        <w:t xml:space="preserve"> type</w:t>
      </w:r>
      <w:r w:rsidR="001D7D2D" w:rsidRPr="00E147BD">
        <w:rPr>
          <w:noProof w:val="0"/>
          <w:color w:val="FF8040"/>
          <w:szCs w:val="24"/>
        </w:rPr>
        <w:t>=</w:t>
      </w:r>
      <w:r w:rsidR="001D7D2D" w:rsidRPr="00E147BD">
        <w:rPr>
          <w:noProof w:val="0"/>
          <w:color w:val="993300"/>
          <w:szCs w:val="24"/>
        </w:rPr>
        <w:t>"</w:t>
      </w:r>
      <w:proofErr w:type="spellStart"/>
      <w:r w:rsidR="001D7D2D" w:rsidRPr="00E147BD">
        <w:rPr>
          <w:noProof w:val="0"/>
          <w:color w:val="993300"/>
          <w:szCs w:val="24"/>
        </w:rPr>
        <w:t>xs:string</w:t>
      </w:r>
      <w:proofErr w:type="spellEnd"/>
      <w:r w:rsidR="001D7D2D" w:rsidRPr="00E147BD">
        <w:rPr>
          <w:noProof w:val="0"/>
          <w:color w:val="993300"/>
          <w:szCs w:val="24"/>
        </w:rPr>
        <w:t>"</w:t>
      </w:r>
      <w:r w:rsidR="001D7D2D" w:rsidRPr="00E147BD">
        <w:rPr>
          <w:noProof w:val="0"/>
          <w:color w:val="F5844C"/>
          <w:szCs w:val="24"/>
        </w:rPr>
        <w:t xml:space="preserve"> use</w:t>
      </w:r>
      <w:r w:rsidR="001D7D2D" w:rsidRPr="00E147BD">
        <w:rPr>
          <w:noProof w:val="0"/>
          <w:color w:val="FF8040"/>
          <w:szCs w:val="24"/>
        </w:rPr>
        <w:t>=</w:t>
      </w:r>
      <w:r w:rsidR="001D7D2D" w:rsidRPr="00E147BD">
        <w:rPr>
          <w:noProof w:val="0"/>
          <w:color w:val="993300"/>
          <w:szCs w:val="24"/>
        </w:rPr>
        <w:t>"required"</w:t>
      </w:r>
      <w:r w:rsidR="001D7D2D" w:rsidRPr="00E147BD">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assigningAuthorityName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t>Use of an OID is encouraged.</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namespace</w:t>
      </w:r>
      <w:r w:rsidR="00FD6280" w:rsidRPr="007B0978">
        <w:rPr>
          <w:noProof w:val="0"/>
          <w:color w:val="FF8040"/>
          <w:szCs w:val="24"/>
        </w:rPr>
        <w:t>=</w:t>
      </w:r>
      <w:r w:rsidR="00FD6280" w:rsidRPr="007B0978">
        <w:rPr>
          <w:noProof w:val="0"/>
          <w:color w:val="993300"/>
          <w:szCs w:val="24"/>
        </w:rPr>
        <w:t>"##any"</w:t>
      </w:r>
      <w:r w:rsidR="00FD6280" w:rsidRPr="007B0978">
        <w:rPr>
          <w:noProof w:val="0"/>
          <w:color w:val="F5844C"/>
          <w:szCs w:val="24"/>
        </w:rPr>
        <w:t xml:space="preserve"> </w:t>
      </w:r>
      <w:proofErr w:type="spellStart"/>
      <w:r w:rsidR="00FD6280" w:rsidRPr="007B0978">
        <w:rPr>
          <w:noProof w:val="0"/>
          <w:color w:val="F5844C"/>
          <w:szCs w:val="24"/>
        </w:rPr>
        <w:t>processContents</w:t>
      </w:r>
      <w:proofErr w:type="spellEnd"/>
      <w:r w:rsidR="00FD6280" w:rsidRPr="007B0978">
        <w:rPr>
          <w:noProof w:val="0"/>
          <w:color w:val="FF8040"/>
          <w:szCs w:val="24"/>
        </w:rPr>
        <w:t>=</w:t>
      </w:r>
      <w:r w:rsidR="00FD6280" w:rsidRPr="007B0978">
        <w:rPr>
          <w:noProof w:val="0"/>
          <w:color w:val="993300"/>
          <w:szCs w:val="24"/>
        </w:rPr>
        <w:t>"skip"</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"type"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003296"/>
          <w:szCs w:val="24"/>
        </w:rPr>
        <w:t>&gt;</w:t>
      </w:r>
      <w:r w:rsidR="00FD6280" w:rsidRPr="007B0978">
        <w:rPr>
          <w:noProof w:val="0"/>
          <w:color w:val="000000"/>
          <w:szCs w:val="24"/>
        </w:rPr>
        <w:br/>
      </w:r>
      <w:r w:rsidR="00E04642" w:rsidRPr="00E147BD">
        <w:rPr>
          <w:noProof w:val="0"/>
          <w:color w:val="003296"/>
          <w:szCs w:val="24"/>
        </w:rPr>
        <w:t xml:space="preserve">    &lt;</w:t>
      </w:r>
      <w:proofErr w:type="spellStart"/>
      <w:r w:rsidR="00E04642" w:rsidRPr="00E147BD">
        <w:rPr>
          <w:noProof w:val="0"/>
          <w:color w:val="003296"/>
          <w:szCs w:val="24"/>
        </w:rPr>
        <w:t>xs:attribute</w:t>
      </w:r>
      <w:proofErr w:type="spellEnd"/>
      <w:r w:rsidR="00E04642" w:rsidRPr="00E147BD">
        <w:rPr>
          <w:noProof w:val="0"/>
          <w:color w:val="F5844C"/>
          <w:szCs w:val="24"/>
        </w:rPr>
        <w:t xml:space="preserve"> name</w:t>
      </w:r>
      <w:r w:rsidR="00E04642" w:rsidRPr="00E147BD">
        <w:rPr>
          <w:noProof w:val="0"/>
          <w:color w:val="FF8040"/>
          <w:szCs w:val="24"/>
        </w:rPr>
        <w:t>=</w:t>
      </w:r>
      <w:r w:rsidR="00E04642" w:rsidRPr="00E147BD">
        <w:rPr>
          <w:noProof w:val="0"/>
          <w:color w:val="993300"/>
          <w:szCs w:val="24"/>
        </w:rPr>
        <w:t>"urn"</w:t>
      </w:r>
      <w:r w:rsidR="00E04642" w:rsidRPr="00E147BD">
        <w:rPr>
          <w:noProof w:val="0"/>
          <w:color w:val="F5844C"/>
          <w:szCs w:val="24"/>
        </w:rPr>
        <w:t xml:space="preserve"> type</w:t>
      </w:r>
      <w:r w:rsidR="00E04642" w:rsidRPr="00E147BD">
        <w:rPr>
          <w:noProof w:val="0"/>
          <w:color w:val="FF8040"/>
          <w:szCs w:val="24"/>
        </w:rPr>
        <w:t>=</w:t>
      </w:r>
      <w:r w:rsidR="00E04642" w:rsidRPr="00E147BD">
        <w:rPr>
          <w:noProof w:val="0"/>
          <w:color w:val="993300"/>
          <w:szCs w:val="24"/>
        </w:rPr>
        <w:t>"</w:t>
      </w:r>
      <w:proofErr w:type="spellStart"/>
      <w:r w:rsidR="00E04642" w:rsidRPr="00E147BD">
        <w:rPr>
          <w:noProof w:val="0"/>
          <w:color w:val="993300"/>
          <w:szCs w:val="24"/>
        </w:rPr>
        <w:t>xs:string</w:t>
      </w:r>
      <w:proofErr w:type="spellEnd"/>
      <w:r w:rsidR="00E04642" w:rsidRPr="00E147BD">
        <w:rPr>
          <w:noProof w:val="0"/>
          <w:color w:val="993300"/>
          <w:szCs w:val="24"/>
        </w:rPr>
        <w:t>"</w:t>
      </w:r>
      <w:r w:rsidR="00E04642" w:rsidRPr="00E147BD">
        <w:rPr>
          <w:noProof w:val="0"/>
          <w:color w:val="F5844C"/>
          <w:szCs w:val="24"/>
        </w:rPr>
        <w:t xml:space="preserve"> use</w:t>
      </w:r>
      <w:r w:rsidR="00E04642" w:rsidRPr="00E147BD">
        <w:rPr>
          <w:noProof w:val="0"/>
          <w:color w:val="FF8040"/>
          <w:szCs w:val="24"/>
        </w:rPr>
        <w:t>=</w:t>
      </w:r>
      <w:r w:rsidR="00E04642" w:rsidRPr="00E147BD">
        <w:rPr>
          <w:noProof w:val="0"/>
          <w:color w:val="993300"/>
          <w:szCs w:val="24"/>
        </w:rPr>
        <w:t>"required"</w:t>
      </w:r>
      <w:r w:rsidR="00E04642" w:rsidRPr="00E147BD">
        <w:rPr>
          <w:noProof w:val="0"/>
          <w:color w:val="000096"/>
          <w:szCs w:val="24"/>
        </w:rPr>
        <w:t>&gt;</w:t>
      </w:r>
      <w:r w:rsidR="00E04642" w:rsidRPr="00E147BD">
        <w:rPr>
          <w:noProof w:val="0"/>
          <w:color w:val="000000"/>
          <w:szCs w:val="24"/>
        </w:rPr>
        <w:t xml:space="preserve"> </w:t>
      </w:r>
      <w:r w:rsidR="00E04642" w:rsidRPr="00E147BD">
        <w:rPr>
          <w:noProof w:val="0"/>
          <w:color w:val="003296"/>
          <w:szCs w:val="24"/>
        </w:rPr>
        <w:t>&lt;/</w:t>
      </w:r>
      <w:proofErr w:type="spellStart"/>
      <w:r w:rsidR="00E04642" w:rsidRPr="00E147BD">
        <w:rPr>
          <w:noProof w:val="0"/>
          <w:color w:val="003296"/>
          <w:szCs w:val="24"/>
        </w:rPr>
        <w:t>xs:attribute</w:t>
      </w:r>
      <w:proofErr w:type="spellEnd"/>
      <w:r w:rsidR="00E04642" w:rsidRPr="00E147BD">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7B0978">
        <w:rPr>
          <w:noProof w:val="0"/>
          <w:color w:val="000000"/>
          <w:szCs w:val="24"/>
        </w:rPr>
        <w:br/>
      </w:r>
      <w:r w:rsidR="00094714" w:rsidRPr="007B0978">
        <w:rPr>
          <w:noProof w:val="0"/>
          <w:color w:val="000000"/>
          <w:szCs w:val="24"/>
        </w:rPr>
        <w:br/>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t>The text content of this element may optionally be used to provide translations to the local language of a coded value.</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xs:simpleContent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"code"</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codingSchem</w:t>
      </w:r>
      <w:r w:rsidR="00BB5B40" w:rsidRPr="007B0978">
        <w:rPr>
          <w:noProof w:val="0"/>
          <w:color w:val="993300"/>
          <w:szCs w:val="24"/>
        </w:rPr>
        <w:t>e</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p>
    <w:p w14:paraId="1D70D37A" w14:textId="2D06406F" w:rsidR="003C0C81" w:rsidRPr="00E147BD" w:rsidRDefault="00BB5B40" w:rsidP="008D071A">
      <w:pPr>
        <w:pStyle w:val="XMLFragment"/>
        <w:rPr>
          <w:noProof w:val="0"/>
          <w:color w:val="003296"/>
          <w:szCs w:val="24"/>
          <w:lang w:val="fr-CA"/>
        </w:rPr>
      </w:pPr>
      <w:r w:rsidRPr="007B0978">
        <w:rPr>
          <w:noProof w:val="0"/>
          <w:color w:val="003296"/>
          <w:szCs w:val="24"/>
        </w:rPr>
        <w:t xml:space="preserve">        </w:t>
      </w:r>
      <w:r w:rsidRPr="00E147BD">
        <w:rPr>
          <w:noProof w:val="0"/>
          <w:color w:val="003296"/>
          <w:szCs w:val="24"/>
          <w:lang w:val="fr-CA"/>
        </w:rPr>
        <w:t>&lt;</w:t>
      </w:r>
      <w:proofErr w:type="spellStart"/>
      <w:proofErr w:type="gramStart"/>
      <w:r w:rsidRPr="00E147BD">
        <w:rPr>
          <w:noProof w:val="0"/>
          <w:color w:val="003296"/>
          <w:szCs w:val="24"/>
          <w:lang w:val="fr-CA"/>
        </w:rPr>
        <w:t>xs:anyAttribute</w:t>
      </w:r>
      <w:proofErr w:type="spellEnd"/>
      <w:proofErr w:type="gramEnd"/>
      <w:r w:rsidRPr="00E147BD">
        <w:rPr>
          <w:noProof w:val="0"/>
          <w:color w:val="0032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w:t>
      </w:r>
      <w:proofErr w:type="spellStart"/>
      <w:proofErr w:type="gramStart"/>
      <w:r w:rsidR="00FD6280" w:rsidRPr="00E147BD">
        <w:rPr>
          <w:noProof w:val="0"/>
          <w:color w:val="003296"/>
          <w:szCs w:val="24"/>
          <w:lang w:val="fr-CA"/>
        </w:rPr>
        <w:t>xs:extension</w:t>
      </w:r>
      <w:proofErr w:type="spellEnd"/>
      <w:proofErr w:type="gramEnd"/>
      <w:r w:rsidR="00FD6280" w:rsidRPr="00E147BD">
        <w:rPr>
          <w:noProof w:val="0"/>
          <w:color w:val="0032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w:t>
      </w:r>
      <w:proofErr w:type="spellStart"/>
      <w:proofErr w:type="gramStart"/>
      <w:r w:rsidR="00FD6280" w:rsidRPr="00E147BD">
        <w:rPr>
          <w:noProof w:val="0"/>
          <w:color w:val="003296"/>
          <w:szCs w:val="24"/>
          <w:lang w:val="fr-CA"/>
        </w:rPr>
        <w:t>xs:simpleContent</w:t>
      </w:r>
      <w:proofErr w:type="spellEnd"/>
      <w:proofErr w:type="gramEnd"/>
      <w:r w:rsidR="00FD6280" w:rsidRPr="00E147BD">
        <w:rPr>
          <w:noProof w:val="0"/>
          <w:color w:val="003296"/>
          <w:szCs w:val="24"/>
          <w:lang w:val="fr-CA"/>
        </w:rPr>
        <w:t>&gt;</w:t>
      </w:r>
      <w:r w:rsidR="00FD6280" w:rsidRPr="00E147BD">
        <w:rPr>
          <w:noProof w:val="0"/>
          <w:color w:val="000000"/>
          <w:szCs w:val="24"/>
          <w:lang w:val="fr-CA"/>
        </w:rPr>
        <w:br/>
        <w:t xml:space="preserve">  </w:t>
      </w:r>
      <w:r w:rsidR="00FD6280" w:rsidRPr="00E147BD">
        <w:rPr>
          <w:noProof w:val="0"/>
          <w:color w:val="003296"/>
          <w:szCs w:val="24"/>
          <w:lang w:val="fr-CA"/>
        </w:rPr>
        <w:t>&lt;/</w:t>
      </w:r>
      <w:proofErr w:type="spellStart"/>
      <w:proofErr w:type="gramStart"/>
      <w:r w:rsidR="00FD6280" w:rsidRPr="00E147BD">
        <w:rPr>
          <w:noProof w:val="0"/>
          <w:color w:val="003296"/>
          <w:szCs w:val="24"/>
          <w:lang w:val="fr-CA"/>
        </w:rPr>
        <w:t>xs:complexType</w:t>
      </w:r>
      <w:proofErr w:type="spellEnd"/>
      <w:proofErr w:type="gramEnd"/>
      <w:r w:rsidRPr="00E147BD">
        <w:rPr>
          <w:noProof w:val="0"/>
          <w:color w:val="003296"/>
          <w:szCs w:val="24"/>
          <w:lang w:val="fr-CA"/>
        </w:rPr>
        <w:t>&gt;</w:t>
      </w:r>
    </w:p>
    <w:p w14:paraId="47F3F79E" w14:textId="44F1E1E5" w:rsidR="002275C9" w:rsidRPr="007B0978" w:rsidRDefault="003C0C81" w:rsidP="008D071A">
      <w:pPr>
        <w:pStyle w:val="XMLFragment"/>
        <w:rPr>
          <w:noProof w:val="0"/>
          <w:color w:val="000096"/>
          <w:szCs w:val="24"/>
        </w:rPr>
      </w:pPr>
      <w:r w:rsidRPr="00E147BD">
        <w:rPr>
          <w:noProof w:val="0"/>
          <w:color w:val="000000"/>
          <w:szCs w:val="24"/>
          <w:lang w:val="fr-CA"/>
        </w:rPr>
        <w:lastRenderedPageBreak/>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"created"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xs:dateTime</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"updated"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xs:dateTime</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"status"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sourceDirectory</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xs:anyURI</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&lt;!--intended to be compatible with HPD information model)--&gt;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primaryName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xs:element</w:t>
      </w:r>
      <w:proofErr w:type="spellEnd"/>
      <w:r w:rsidR="0022255F" w:rsidRPr="007B0978">
        <w:rPr>
          <w:noProof w:val="0"/>
          <w:color w:val="F5844C"/>
          <w:szCs w:val="24"/>
        </w:rPr>
        <w:t xml:space="preserve"> name</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otherName</w:t>
      </w:r>
      <w:proofErr w:type="spellEnd"/>
      <w:r w:rsidR="0022255F" w:rsidRPr="007B0978">
        <w:rPr>
          <w:noProof w:val="0"/>
          <w:color w:val="993300"/>
          <w:szCs w:val="24"/>
        </w:rPr>
        <w:t>"</w:t>
      </w:r>
      <w:r w:rsidR="0022255F" w:rsidRPr="007B0978">
        <w:rPr>
          <w:noProof w:val="0"/>
          <w:color w:val="F5844C"/>
          <w:szCs w:val="24"/>
        </w:rPr>
        <w:t xml:space="preserve"> minOccurs</w:t>
      </w:r>
      <w:r w:rsidR="0022255F" w:rsidRPr="007B0978">
        <w:rPr>
          <w:noProof w:val="0"/>
          <w:color w:val="FF8040"/>
          <w:szCs w:val="24"/>
        </w:rPr>
        <w:t>=</w:t>
      </w:r>
      <w:r w:rsidR="0022255F" w:rsidRPr="007B0978">
        <w:rPr>
          <w:noProof w:val="0"/>
          <w:color w:val="993300"/>
          <w:szCs w:val="24"/>
        </w:rPr>
        <w:t>"0"</w:t>
      </w:r>
      <w:r w:rsidR="0022255F" w:rsidRPr="007B0978">
        <w:rPr>
          <w:noProof w:val="0"/>
          <w:color w:val="F5844C"/>
          <w:szCs w:val="24"/>
        </w:rPr>
        <w:t xml:space="preserve"> </w:t>
      </w:r>
      <w:proofErr w:type="spellStart"/>
      <w:r w:rsidR="0022255F" w:rsidRPr="007B0978">
        <w:rPr>
          <w:noProof w:val="0"/>
          <w:color w:val="F5844C"/>
          <w:szCs w:val="24"/>
        </w:rPr>
        <w:t>maxOccurs</w:t>
      </w:r>
      <w:proofErr w:type="spellEnd"/>
      <w:r w:rsidR="0022255F" w:rsidRPr="007B0978">
        <w:rPr>
          <w:noProof w:val="0"/>
          <w:color w:val="FF8040"/>
          <w:szCs w:val="24"/>
        </w:rPr>
        <w:t>=</w:t>
      </w:r>
      <w:r w:rsidR="0022255F" w:rsidRPr="007B0978">
        <w:rPr>
          <w:noProof w:val="0"/>
          <w:color w:val="993300"/>
          <w:szCs w:val="24"/>
        </w:rPr>
        <w:t>"unbounded"</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xs:complexType</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xs:simpleContent</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xs:extension</w:t>
      </w:r>
      <w:proofErr w:type="spellEnd"/>
      <w:r w:rsidR="0022255F" w:rsidRPr="007B0978">
        <w:rPr>
          <w:noProof w:val="0"/>
          <w:color w:val="F5844C"/>
          <w:szCs w:val="24"/>
        </w:rPr>
        <w:t xml:space="preserve"> base</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xs:string</w:t>
      </w:r>
      <w:proofErr w:type="spellEnd"/>
      <w:r w:rsidR="0022255F" w:rsidRPr="007B0978">
        <w:rPr>
          <w:noProof w:val="0"/>
          <w:color w:val="993300"/>
          <w:szCs w:val="24"/>
        </w:rPr>
        <w:t>"</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xs:attribute</w:t>
      </w:r>
      <w:proofErr w:type="spellEnd"/>
      <w:r w:rsidR="0022255F" w:rsidRPr="007B0978">
        <w:rPr>
          <w:noProof w:val="0"/>
          <w:color w:val="F5844C"/>
          <w:szCs w:val="24"/>
        </w:rPr>
        <w:t xml:space="preserve"> ref</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xml:lang</w:t>
      </w:r>
      <w:proofErr w:type="spellEnd"/>
      <w:r w:rsidR="0022255F" w:rsidRPr="007B0978">
        <w:rPr>
          <w:noProof w:val="0"/>
          <w:color w:val="993300"/>
          <w:szCs w:val="24"/>
        </w:rPr>
        <w:t>"</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xs:extension</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xs:simpleContent</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xs:complexType</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xs:element</w:t>
      </w:r>
      <w:proofErr w:type="spellEnd"/>
      <w:r w:rsidR="0022255F"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xs:choice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"person"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xs:choice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"credential"</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"credential"</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"specialization"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"parent"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 xml:space="preserve">&lt;!--intended to be compatible with WHO MFL draft and HL7-OMG HSD data dictionary; modified per recommendations from </w:t>
      </w:r>
      <w:proofErr w:type="spellStart"/>
      <w:r w:rsidR="00FD6280" w:rsidRPr="007B0978">
        <w:rPr>
          <w:noProof w:val="0"/>
          <w:color w:val="006400"/>
          <w:szCs w:val="24"/>
        </w:rPr>
        <w:t>openHIE</w:t>
      </w:r>
      <w:proofErr w:type="spellEnd"/>
      <w:r w:rsidR="00FD6280" w:rsidRPr="007B0978">
        <w:rPr>
          <w:noProof w:val="0"/>
          <w:color w:val="006400"/>
          <w:szCs w:val="24"/>
        </w:rPr>
        <w:t xml:space="preserve"> FR community)--&gt;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"facility"</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primaryName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xs:string</w:t>
      </w:r>
      <w:proofErr w:type="spellEnd"/>
      <w:r w:rsidR="00FD6280" w:rsidRPr="007B0978">
        <w:rPr>
          <w:noProof w:val="0"/>
          <w:color w:val="993300"/>
          <w:szCs w:val="24"/>
        </w:rPr>
        <w:t>"</w:t>
      </w:r>
      <w:r w:rsidR="00FD6280"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xs:element</w:t>
      </w:r>
      <w:proofErr w:type="spellEnd"/>
      <w:r w:rsidR="0022255F" w:rsidRPr="007B0978">
        <w:rPr>
          <w:noProof w:val="0"/>
          <w:color w:val="F5844C"/>
          <w:szCs w:val="24"/>
        </w:rPr>
        <w:t xml:space="preserve"> name</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otherName</w:t>
      </w:r>
      <w:proofErr w:type="spellEnd"/>
      <w:r w:rsidR="0022255F" w:rsidRPr="007B0978">
        <w:rPr>
          <w:noProof w:val="0"/>
          <w:color w:val="993300"/>
          <w:szCs w:val="24"/>
        </w:rPr>
        <w:t>"</w:t>
      </w:r>
      <w:r w:rsidR="0022255F" w:rsidRPr="007B0978">
        <w:rPr>
          <w:noProof w:val="0"/>
          <w:color w:val="F5844C"/>
          <w:szCs w:val="24"/>
        </w:rPr>
        <w:t xml:space="preserve"> minOccurs</w:t>
      </w:r>
      <w:r w:rsidR="0022255F" w:rsidRPr="007B0978">
        <w:rPr>
          <w:noProof w:val="0"/>
          <w:color w:val="FF8040"/>
          <w:szCs w:val="24"/>
        </w:rPr>
        <w:t>=</w:t>
      </w:r>
      <w:r w:rsidR="0022255F" w:rsidRPr="007B0978">
        <w:rPr>
          <w:noProof w:val="0"/>
          <w:color w:val="993300"/>
          <w:szCs w:val="24"/>
        </w:rPr>
        <w:t>"0"</w:t>
      </w:r>
      <w:r w:rsidR="0022255F" w:rsidRPr="007B0978">
        <w:rPr>
          <w:noProof w:val="0"/>
          <w:color w:val="F5844C"/>
          <w:szCs w:val="24"/>
        </w:rPr>
        <w:t xml:space="preserve"> </w:t>
      </w:r>
      <w:proofErr w:type="spellStart"/>
      <w:r w:rsidR="0022255F" w:rsidRPr="007B0978">
        <w:rPr>
          <w:noProof w:val="0"/>
          <w:color w:val="F5844C"/>
          <w:szCs w:val="24"/>
        </w:rPr>
        <w:t>maxOccurs</w:t>
      </w:r>
      <w:proofErr w:type="spellEnd"/>
      <w:r w:rsidR="0022255F" w:rsidRPr="007B0978">
        <w:rPr>
          <w:noProof w:val="0"/>
          <w:color w:val="FF8040"/>
          <w:szCs w:val="24"/>
        </w:rPr>
        <w:t>=</w:t>
      </w:r>
      <w:r w:rsidR="0022255F" w:rsidRPr="007B0978">
        <w:rPr>
          <w:noProof w:val="0"/>
          <w:color w:val="993300"/>
          <w:szCs w:val="24"/>
        </w:rPr>
        <w:t>"unbounded"</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xs:complexType</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xs:simpleContent</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xs:extension</w:t>
      </w:r>
      <w:proofErr w:type="spellEnd"/>
      <w:r w:rsidR="0022255F" w:rsidRPr="007B0978">
        <w:rPr>
          <w:noProof w:val="0"/>
          <w:color w:val="F5844C"/>
          <w:szCs w:val="24"/>
        </w:rPr>
        <w:t xml:space="preserve"> base</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xs:string</w:t>
      </w:r>
      <w:proofErr w:type="spellEnd"/>
      <w:r w:rsidR="0022255F" w:rsidRPr="007B0978">
        <w:rPr>
          <w:noProof w:val="0"/>
          <w:color w:val="993300"/>
          <w:szCs w:val="24"/>
        </w:rPr>
        <w:t>"</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xs:attribute</w:t>
      </w:r>
      <w:proofErr w:type="spellEnd"/>
      <w:r w:rsidR="0022255F" w:rsidRPr="007B0978">
        <w:rPr>
          <w:noProof w:val="0"/>
          <w:color w:val="F5844C"/>
          <w:szCs w:val="24"/>
        </w:rPr>
        <w:t xml:space="preserve"> ref</w:t>
      </w:r>
      <w:r w:rsidR="0022255F" w:rsidRPr="007B0978">
        <w:rPr>
          <w:noProof w:val="0"/>
          <w:color w:val="FF8040"/>
          <w:szCs w:val="24"/>
        </w:rPr>
        <w:t>=</w:t>
      </w:r>
      <w:r w:rsidR="0022255F" w:rsidRPr="007B0978">
        <w:rPr>
          <w:noProof w:val="0"/>
          <w:color w:val="993300"/>
          <w:szCs w:val="24"/>
        </w:rPr>
        <w:t>"</w:t>
      </w:r>
      <w:proofErr w:type="spellStart"/>
      <w:r w:rsidR="0022255F" w:rsidRPr="007B0978">
        <w:rPr>
          <w:noProof w:val="0"/>
          <w:color w:val="993300"/>
          <w:szCs w:val="24"/>
        </w:rPr>
        <w:t>xml:lang</w:t>
      </w:r>
      <w:proofErr w:type="spellEnd"/>
      <w:r w:rsidR="0022255F" w:rsidRPr="007B0978">
        <w:rPr>
          <w:noProof w:val="0"/>
          <w:color w:val="993300"/>
          <w:szCs w:val="24"/>
        </w:rPr>
        <w:t>"</w:t>
      </w:r>
      <w:r w:rsidR="0022255F" w:rsidRPr="007B0978">
        <w:rPr>
          <w:noProof w:val="0"/>
          <w:color w:val="0000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xs:extension</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xs:simpleContent</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xs:complexType</w:t>
      </w:r>
      <w:proofErr w:type="spellEnd"/>
      <w:r w:rsidR="0022255F" w:rsidRPr="007B0978">
        <w:rPr>
          <w:noProof w:val="0"/>
          <w:color w:val="003296"/>
          <w:szCs w:val="24"/>
        </w:rPr>
        <w:t>&gt;</w:t>
      </w:r>
      <w:r w:rsidR="0022255F" w:rsidRPr="007B0978">
        <w:rPr>
          <w:noProof w:val="0"/>
          <w:color w:val="000000"/>
          <w:szCs w:val="24"/>
        </w:rPr>
        <w:br/>
        <w:t xml:space="preserve">          </w:t>
      </w:r>
      <w:r w:rsidR="0022255F" w:rsidRPr="007B0978">
        <w:rPr>
          <w:noProof w:val="0"/>
          <w:color w:val="003296"/>
          <w:szCs w:val="24"/>
        </w:rPr>
        <w:t>&lt;/</w:t>
      </w:r>
      <w:proofErr w:type="spellStart"/>
      <w:r w:rsidR="0022255F" w:rsidRPr="007B0978">
        <w:rPr>
          <w:noProof w:val="0"/>
          <w:color w:val="003296"/>
          <w:szCs w:val="24"/>
        </w:rPr>
        <w:t>xs:element</w:t>
      </w:r>
      <w:proofErr w:type="spellEnd"/>
      <w:r w:rsidR="0022255F" w:rsidRPr="007B0978">
        <w:rPr>
          <w:noProof w:val="0"/>
          <w:color w:val="003296"/>
          <w:szCs w:val="24"/>
        </w:rPr>
        <w:t>&gt;</w:t>
      </w:r>
      <w:r w:rsidR="0022255F" w:rsidRPr="007B0978">
        <w:rPr>
          <w:noProof w:val="0"/>
          <w:color w:val="000000"/>
          <w:szCs w:val="24"/>
        </w:rPr>
        <w:br/>
        <w:t xml:space="preserve">  </w:t>
      </w:r>
      <w:r w:rsidR="00FD6280" w:rsidRPr="007B0978">
        <w:rPr>
          <w:noProof w:val="0"/>
          <w:color w:val="000000"/>
          <w:szCs w:val="24"/>
        </w:rP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"contact"</w:t>
      </w:r>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lastRenderedPageBreak/>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xs:choice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"person"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xs:choice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"geocode"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"geocode"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w:t>
      </w:r>
      <w:r w:rsidR="00D117FA" w:rsidRPr="007B0978">
        <w:rPr>
          <w:noProof w:val="0"/>
          <w:color w:val="F5844C"/>
          <w:szCs w:val="24"/>
        </w:rPr>
        <w:t>min</w:t>
      </w:r>
      <w:r w:rsidR="00FD6280" w:rsidRPr="007B0978">
        <w:rPr>
          <w:noProof w:val="0"/>
          <w:color w:val="F5844C"/>
          <w:szCs w:val="24"/>
        </w:rPr>
        <w:t>Occurs</w:t>
      </w:r>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0</w:t>
      </w:r>
      <w:r w:rsidR="00FD6280" w:rsidRPr="007B0978">
        <w:rPr>
          <w:noProof w:val="0"/>
          <w:color w:val="993300"/>
          <w:szCs w:val="24"/>
        </w:rPr>
        <w:t>"</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"organizations"</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unbounded</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"service"</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000000"/>
          <w:szCs w:val="24"/>
        </w:rPr>
        <w:br/>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freeBusyURI</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xs:anyURI</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"record"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"record"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7B0978">
        <w:rPr>
          <w:noProof w:val="0"/>
          <w:color w:val="000000"/>
          <w:szCs w:val="24"/>
        </w:rPr>
        <w:br/>
        <w:t xml:space="preserve">  </w:t>
      </w:r>
      <w:r w:rsidR="00FD6280" w:rsidRPr="007B0978">
        <w:rPr>
          <w:noProof w:val="0"/>
          <w:color w:val="006400"/>
          <w:szCs w:val="24"/>
        </w:rPr>
        <w:t xml:space="preserve">&lt;!--intended to be compatible with information model from HPD; modified based on </w:t>
      </w:r>
      <w:r w:rsidR="006406F4" w:rsidRPr="007B0978">
        <w:rPr>
          <w:noProof w:val="0"/>
          <w:color w:val="006400"/>
          <w:szCs w:val="24"/>
        </w:rPr>
        <w:t>suggestions</w:t>
      </w:r>
      <w:r w:rsidR="00FD6280" w:rsidRPr="007B0978">
        <w:rPr>
          <w:noProof w:val="0"/>
          <w:color w:val="006400"/>
          <w:szCs w:val="24"/>
        </w:rPr>
        <w:t xml:space="preserve"> from </w:t>
      </w:r>
      <w:proofErr w:type="spellStart"/>
      <w:r w:rsidR="00FD6280" w:rsidRPr="007B0978">
        <w:rPr>
          <w:noProof w:val="0"/>
          <w:color w:val="006400"/>
          <w:szCs w:val="24"/>
        </w:rPr>
        <w:t>openHIE</w:t>
      </w:r>
      <w:proofErr w:type="spellEnd"/>
      <w:r w:rsidR="00FD6280" w:rsidRPr="007B0978">
        <w:rPr>
          <w:noProof w:val="0"/>
          <w:color w:val="006400"/>
          <w:szCs w:val="24"/>
        </w:rPr>
        <w:t xml:space="preserve"> PR community)--&gt;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"provider"</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otherID</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r>
      <w:r w:rsidR="00FD6280" w:rsidRPr="007B0978">
        <w:rPr>
          <w:noProof w:val="0"/>
          <w:color w:val="000000"/>
          <w:szCs w:val="24"/>
        </w:rPr>
        <w:lastRenderedPageBreak/>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"demographic"</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"person"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w:t>
      </w:r>
      <w:r w:rsidR="00D117FA" w:rsidRPr="007B0978">
        <w:rPr>
          <w:noProof w:val="0"/>
          <w:color w:val="993300"/>
          <w:szCs w:val="24"/>
        </w:rPr>
        <w:t>unbounded</w:t>
      </w:r>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"address"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contactPoint</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"facilities"</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"facility"</w:t>
      </w:r>
      <w:r w:rsidR="00D117FA" w:rsidRPr="007B0978">
        <w:rPr>
          <w:noProof w:val="0"/>
          <w:color w:val="993300"/>
          <w:szCs w:val="24"/>
        </w:rPr>
        <w:t xml:space="preserve"> </w:t>
      </w:r>
      <w:proofErr w:type="spellStart"/>
      <w:r w:rsidR="00D117FA" w:rsidRPr="007B0978">
        <w:rPr>
          <w:noProof w:val="0"/>
          <w:color w:val="F5844C"/>
          <w:szCs w:val="24"/>
        </w:rPr>
        <w:t>maxOccurs</w:t>
      </w:r>
      <w:proofErr w:type="spellEnd"/>
      <w:r w:rsidR="00D117FA" w:rsidRPr="007B0978">
        <w:rPr>
          <w:noProof w:val="0"/>
          <w:color w:val="FF8040"/>
          <w:szCs w:val="24"/>
        </w:rPr>
        <w:t>=</w:t>
      </w:r>
      <w:r w:rsidR="00D117FA"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"service"</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F5844C"/>
          <w:szCs w:val="24"/>
        </w:rPr>
        <w:t xml:space="preserve"> base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"name"</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"organization"</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uniqueID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"language"</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codedtype</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000000"/>
          <w:szCs w:val="24"/>
        </w:rPr>
        <w:br/>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operatingHours</w:t>
      </w:r>
      <w:proofErr w:type="spellEnd"/>
      <w:r w:rsidR="00FD6280" w:rsidRPr="007B0978">
        <w:rPr>
          <w:noProof w:val="0"/>
          <w:color w:val="993300"/>
          <w:szCs w:val="24"/>
        </w:rPr>
        <w:t>"</w:t>
      </w:r>
      <w:r w:rsidR="00FD6280" w:rsidRPr="007B0978">
        <w:rPr>
          <w:noProof w:val="0"/>
          <w:color w:val="000000"/>
          <w:szCs w:val="24"/>
        </w:rPr>
        <w:br/>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freeBusyURI</w:t>
      </w:r>
      <w:proofErr w:type="spellEnd"/>
      <w:r w:rsidR="00FD6280" w:rsidRPr="007B0978">
        <w:rPr>
          <w:noProof w:val="0"/>
          <w:color w:val="993300"/>
          <w:szCs w:val="24"/>
        </w:rPr>
        <w:t>"</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xs:anyURI</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00"/>
          <w:szCs w:val="24"/>
        </w:rPr>
        <w:br/>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"extension"</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xs:extension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xs:complexContent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p>
    <w:p w14:paraId="70F8A482" w14:textId="30FF4E19" w:rsidR="00B835B6" w:rsidRPr="007B0978" w:rsidRDefault="002275C9" w:rsidP="008D071A">
      <w:pPr>
        <w:pStyle w:val="XMLFragment"/>
        <w:rPr>
          <w:noProof w:val="0"/>
          <w:color w:val="000096"/>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operatingHours</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operatingHours</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proofErr w:type="gramStart"/>
      <w:r w:rsidR="00FD6280" w:rsidRPr="007B0978">
        <w:rPr>
          <w:noProof w:val="0"/>
          <w:color w:val="003296"/>
          <w:szCs w:val="24"/>
        </w:rPr>
        <w:t>xs:element</w:t>
      </w:r>
      <w:proofErr w:type="spellEnd"/>
      <w:proofErr w:type="gramEnd"/>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w:t>
      </w:r>
      <w:proofErr w:type="spellStart"/>
      <w:r w:rsidR="00FD6280" w:rsidRPr="007B0978">
        <w:rPr>
          <w:noProof w:val="0"/>
          <w:color w:val="F5844C"/>
          <w:szCs w:val="24"/>
        </w:rPr>
        <w:t>maxOccurs</w:t>
      </w:r>
      <w:proofErr w:type="spellEnd"/>
      <w:r w:rsidR="00FD6280" w:rsidRPr="007B0978">
        <w:rPr>
          <w:noProof w:val="0"/>
          <w:color w:val="FF8040"/>
          <w:szCs w:val="24"/>
        </w:rPr>
        <w:t>=</w:t>
      </w:r>
      <w:r w:rsidR="00FD6280" w:rsidRPr="007B0978">
        <w:rPr>
          <w:noProof w:val="0"/>
          <w:color w:val="993300"/>
          <w:szCs w:val="24"/>
        </w:rPr>
        <w:t>"unbounded"</w:t>
      </w:r>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"extension"</w:t>
      </w:r>
    </w:p>
    <w:p w14:paraId="4A92143C" w14:textId="0901E5B0" w:rsidR="00B835B6" w:rsidRPr="00E147BD" w:rsidRDefault="00FD6280" w:rsidP="008D071A">
      <w:pPr>
        <w:pStyle w:val="XMLFragment"/>
        <w:rPr>
          <w:noProof w:val="0"/>
          <w:color w:val="000000"/>
          <w:szCs w:val="24"/>
          <w:lang w:val="fr-CA"/>
        </w:rPr>
      </w:pPr>
      <w:r w:rsidRPr="007B0978">
        <w:rPr>
          <w:noProof w:val="0"/>
          <w:color w:val="F5844C"/>
          <w:szCs w:val="24"/>
        </w:rPr>
        <w:t xml:space="preserve">                            </w:t>
      </w:r>
      <w:proofErr w:type="gramStart"/>
      <w:r w:rsidRPr="00E147BD">
        <w:rPr>
          <w:noProof w:val="0"/>
          <w:color w:val="F5844C"/>
          <w:szCs w:val="24"/>
          <w:lang w:val="fr-CA"/>
        </w:rPr>
        <w:t>type</w:t>
      </w:r>
      <w:proofErr w:type="gramEnd"/>
      <w:r w:rsidRPr="00E147BD">
        <w:rPr>
          <w:noProof w:val="0"/>
          <w:color w:val="FF8040"/>
          <w:szCs w:val="24"/>
          <w:lang w:val="fr-CA"/>
        </w:rPr>
        <w:t>=</w:t>
      </w:r>
      <w:r w:rsidRPr="00E147BD">
        <w:rPr>
          <w:noProof w:val="0"/>
          <w:color w:val="993300"/>
          <w:szCs w:val="24"/>
          <w:lang w:val="fr-CA"/>
        </w:rPr>
        <w:t>"extension"</w:t>
      </w:r>
      <w:r w:rsidRPr="00E147BD">
        <w:rPr>
          <w:noProof w:val="0"/>
          <w:color w:val="000096"/>
          <w:szCs w:val="24"/>
          <w:lang w:val="fr-CA"/>
        </w:rPr>
        <w:t>/&gt;</w:t>
      </w:r>
    </w:p>
    <w:p w14:paraId="72C6C972" w14:textId="56DE7FAF"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xs:sequence</w:t>
      </w:r>
      <w:proofErr w:type="spellEnd"/>
      <w:proofErr w:type="gramEnd"/>
      <w:r w:rsidRPr="00E147BD">
        <w:rPr>
          <w:noProof w:val="0"/>
          <w:color w:val="003296"/>
          <w:szCs w:val="24"/>
          <w:lang w:val="fr-CA"/>
        </w:rPr>
        <w:t>&gt;</w:t>
      </w:r>
    </w:p>
    <w:p w14:paraId="7427CCD3" w14:textId="2CB145E2"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xs:extension</w:t>
      </w:r>
      <w:proofErr w:type="spellEnd"/>
      <w:proofErr w:type="gramEnd"/>
      <w:r w:rsidRPr="00E147BD">
        <w:rPr>
          <w:noProof w:val="0"/>
          <w:color w:val="003296"/>
          <w:szCs w:val="24"/>
          <w:lang w:val="fr-CA"/>
        </w:rPr>
        <w:t>&gt;</w:t>
      </w:r>
    </w:p>
    <w:p w14:paraId="3ABA61A2" w14:textId="09338F73"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xs:complexContent</w:t>
      </w:r>
      <w:proofErr w:type="spellEnd"/>
      <w:proofErr w:type="gramEnd"/>
      <w:r w:rsidRPr="00E147BD">
        <w:rPr>
          <w:noProof w:val="0"/>
          <w:color w:val="003296"/>
          <w:szCs w:val="24"/>
          <w:lang w:val="fr-CA"/>
        </w:rPr>
        <w:t>&gt;</w:t>
      </w:r>
    </w:p>
    <w:p w14:paraId="1D439B25" w14:textId="11FB3DB6" w:rsidR="00B835B6"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xs:complexType</w:t>
      </w:r>
      <w:proofErr w:type="spellEnd"/>
      <w:proofErr w:type="gram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proofErr w:type="gramStart"/>
      <w:r w:rsidRPr="00E147BD">
        <w:rPr>
          <w:noProof w:val="0"/>
          <w:color w:val="003296"/>
          <w:szCs w:val="24"/>
          <w:lang w:val="fr-CA"/>
        </w:rPr>
        <w:t>xs:element</w:t>
      </w:r>
      <w:proofErr w:type="spellEnd"/>
      <w:proofErr w:type="gramEnd"/>
      <w:r w:rsidRPr="00E147BD">
        <w:rPr>
          <w:noProof w:val="0"/>
          <w:color w:val="003296"/>
          <w:szCs w:val="24"/>
          <w:lang w:val="fr-CA"/>
        </w:rPr>
        <w:t>&gt;</w:t>
      </w:r>
    </w:p>
    <w:p w14:paraId="01B86F59" w14:textId="3F574BC8" w:rsidR="00B835B6" w:rsidRPr="007B0978" w:rsidRDefault="00FD6280" w:rsidP="008D071A">
      <w:pPr>
        <w:pStyle w:val="XMLFragment"/>
        <w:rPr>
          <w:noProof w:val="0"/>
          <w:color w:val="000000"/>
          <w:szCs w:val="24"/>
        </w:rPr>
      </w:pPr>
      <w:r w:rsidRPr="00E147BD">
        <w:rPr>
          <w:noProof w:val="0"/>
          <w:color w:val="000000"/>
          <w:szCs w:val="24"/>
          <w:lang w:val="fr-CA"/>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4A090F46" w14:textId="72A72D22"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p>
    <w:p w14:paraId="1D0D3634" w14:textId="71587F79"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003296"/>
          <w:szCs w:val="24"/>
        </w:rPr>
        <w:t>&gt;</w:t>
      </w:r>
    </w:p>
    <w:p w14:paraId="7061BC08" w14:textId="22840B4B" w:rsidR="00B835B6" w:rsidRPr="007B0978" w:rsidRDefault="00FD6280" w:rsidP="008D071A">
      <w:pPr>
        <w:pStyle w:val="XMLFragment"/>
        <w:rPr>
          <w:noProof w:val="0"/>
          <w:color w:val="000000"/>
          <w:szCs w:val="24"/>
        </w:rPr>
      </w:pPr>
      <w:r w:rsidRPr="007B0978">
        <w:rPr>
          <w:noProof w:val="0"/>
          <w:color w:val="000000"/>
          <w:szCs w:val="24"/>
        </w:rPr>
        <w:lastRenderedPageBreak/>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"credential"</w:t>
      </w:r>
      <w:r w:rsidRPr="007B0978">
        <w:rPr>
          <w:noProof w:val="0"/>
          <w:color w:val="F5844C"/>
          <w:szCs w:val="24"/>
        </w:rPr>
        <w:t xml:space="preserve"> type</w:t>
      </w:r>
      <w:r w:rsidRPr="007B0978">
        <w:rPr>
          <w:noProof w:val="0"/>
          <w:color w:val="FF8040"/>
          <w:szCs w:val="24"/>
        </w:rPr>
        <w:t>=</w:t>
      </w:r>
      <w:r w:rsidRPr="007B0978">
        <w:rPr>
          <w:noProof w:val="0"/>
          <w:color w:val="993300"/>
          <w:szCs w:val="24"/>
        </w:rPr>
        <w:t>"credential"</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p>
    <w:p w14:paraId="3B3D8B9B" w14:textId="69FED5F5"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"specialty"</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codedtype</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p>
    <w:p w14:paraId="72E95980" w14:textId="362EFE79"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2A6D14D9" w14:textId="7D7F63B6"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"record"</w:t>
      </w:r>
      <w:r w:rsidRPr="007B0978">
        <w:rPr>
          <w:noProof w:val="0"/>
          <w:color w:val="F5844C"/>
          <w:szCs w:val="24"/>
        </w:rPr>
        <w:t xml:space="preserve"> type</w:t>
      </w:r>
      <w:r w:rsidRPr="007B0978">
        <w:rPr>
          <w:noProof w:val="0"/>
          <w:color w:val="FF8040"/>
          <w:szCs w:val="24"/>
        </w:rPr>
        <w:t>=</w:t>
      </w:r>
      <w:r w:rsidRPr="007B0978">
        <w:rPr>
          <w:noProof w:val="0"/>
          <w:color w:val="993300"/>
          <w:szCs w:val="24"/>
        </w:rPr>
        <w:t>"record"</w:t>
      </w:r>
      <w:r w:rsidRPr="007B0978">
        <w:rPr>
          <w:noProof w:val="0"/>
          <w:color w:val="000096"/>
          <w:szCs w:val="24"/>
        </w:rPr>
        <w:t>/&gt;</w:t>
      </w:r>
    </w:p>
    <w:p w14:paraId="016A0503" w14:textId="64C874A1"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xs:extension</w:t>
      </w:r>
      <w:proofErr w:type="spellEnd"/>
      <w:proofErr w:type="gramEnd"/>
      <w:r w:rsidRPr="007B0978">
        <w:rPr>
          <w:noProof w:val="0"/>
          <w:color w:val="003296"/>
          <w:szCs w:val="24"/>
        </w:rPr>
        <w:t>&gt;</w:t>
      </w:r>
    </w:p>
    <w:p w14:paraId="28F07ED8" w14:textId="21D1067D"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xs:complexContent</w:t>
      </w:r>
      <w:proofErr w:type="spellEnd"/>
      <w:proofErr w:type="gramEnd"/>
      <w:r w:rsidRPr="007B0978">
        <w:rPr>
          <w:noProof w:val="0"/>
          <w:color w:val="003296"/>
          <w:szCs w:val="24"/>
        </w:rPr>
        <w:t>&gt;</w:t>
      </w:r>
    </w:p>
    <w:p w14:paraId="41738639" w14:textId="77777777" w:rsidR="00B835B6"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r w:rsidRPr="007B0978">
        <w:rPr>
          <w:noProof w:val="0"/>
          <w:color w:val="000000"/>
          <w:szCs w:val="24"/>
        </w:rPr>
        <w:br/>
      </w:r>
    </w:p>
    <w:p w14:paraId="2DE72867" w14:textId="7742F118" w:rsidR="00930F59" w:rsidRPr="007B0978" w:rsidRDefault="00FD6280" w:rsidP="00930F59">
      <w:pPr>
        <w:pStyle w:val="XMLFragment"/>
        <w:rPr>
          <w:noProof w:val="0"/>
          <w:color w:val="003296"/>
          <w:szCs w:val="24"/>
        </w:rPr>
      </w:pPr>
      <w:r w:rsidRPr="007B0978">
        <w:rPr>
          <w:noProof w:val="0"/>
          <w:color w:val="000000"/>
          <w:szCs w:val="24"/>
        </w:rPr>
        <w:br/>
        <w:t xml:space="preserve">  </w:t>
      </w:r>
      <w:r w:rsidRPr="007B0978">
        <w:rPr>
          <w:noProof w:val="0"/>
          <w:color w:val="006400"/>
          <w:szCs w:val="24"/>
        </w:rPr>
        <w:t>&lt;!--informed by government specification from France and by OASIS names spec: http://xml.coverpages.org/namesAndAddresses.html)--&gt;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"name"</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commonName</w:t>
      </w:r>
      <w:proofErr w:type="spellEnd"/>
      <w:r w:rsidRPr="007B0978">
        <w:rPr>
          <w:noProof w:val="0"/>
          <w:color w:val="993300"/>
          <w:szCs w:val="24"/>
        </w:rPr>
        <w:t>"</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xs:simpleContent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xs:extension</w:t>
      </w:r>
      <w:proofErr w:type="spellEnd"/>
      <w:r w:rsidRPr="007B0978">
        <w:rPr>
          <w:noProof w:val="0"/>
          <w:color w:val="F5844C"/>
          <w:szCs w:val="24"/>
        </w:rPr>
        <w:t xml:space="preserve"> base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xs:extension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xs:simpleContent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"honorific"</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"forename"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00930F59" w:rsidRPr="007B0978">
        <w:rPr>
          <w:noProof w:val="0"/>
          <w:color w:val="993300"/>
          <w:szCs w:val="24"/>
        </w:rPr>
        <w:t>"</w:t>
      </w:r>
      <w:proofErr w:type="spellStart"/>
      <w:r w:rsidR="00930F59" w:rsidRPr="007B0978">
        <w:rPr>
          <w:noProof w:val="0"/>
          <w:color w:val="993300"/>
          <w:szCs w:val="24"/>
        </w:rPr>
        <w:t>otherName</w:t>
      </w:r>
      <w:proofErr w:type="spellEnd"/>
      <w:r w:rsidRPr="007B0978">
        <w:rPr>
          <w:noProof w:val="0"/>
          <w:color w:val="993300"/>
          <w:szCs w:val="24"/>
        </w:rPr>
        <w:t>"</w:t>
      </w:r>
      <w:r w:rsidRPr="007B0978">
        <w:rPr>
          <w:noProof w:val="0"/>
          <w:color w:val="F5844C"/>
          <w:szCs w:val="24"/>
        </w:rPr>
        <w:t xml:space="preserve"> </w:t>
      </w:r>
      <w:r w:rsidR="00930F59" w:rsidRPr="007B0978">
        <w:rPr>
          <w:noProof w:val="0"/>
          <w:color w:val="F5844C"/>
          <w:szCs w:val="24"/>
        </w:rPr>
        <w:t>type</w:t>
      </w:r>
      <w:r w:rsidR="00930F59" w:rsidRPr="007B0978">
        <w:rPr>
          <w:noProof w:val="0"/>
          <w:color w:val="FF8040"/>
          <w:szCs w:val="24"/>
        </w:rPr>
        <w:t>=</w:t>
      </w:r>
      <w:r w:rsidR="00930F59" w:rsidRPr="007B0978">
        <w:rPr>
          <w:noProof w:val="0"/>
          <w:color w:val="993300"/>
          <w:szCs w:val="24"/>
        </w:rPr>
        <w:t>"</w:t>
      </w:r>
      <w:proofErr w:type="spellStart"/>
      <w:r w:rsidR="00930F59" w:rsidRPr="007B0978">
        <w:rPr>
          <w:noProof w:val="0"/>
          <w:color w:val="993300"/>
          <w:szCs w:val="24"/>
        </w:rPr>
        <w:t>codedtype</w:t>
      </w:r>
      <w:proofErr w:type="spellEnd"/>
      <w:r w:rsidR="00930F59" w:rsidRPr="007B0978">
        <w:rPr>
          <w:noProof w:val="0"/>
          <w:color w:val="F5844C"/>
          <w:szCs w:val="24"/>
        </w:rPr>
        <w:t xml:space="preserve"> </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"surname"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"suffix"</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p>
    <w:p w14:paraId="3C9DBC27" w14:textId="05F5B859" w:rsidR="00BB5B40" w:rsidRPr="007B0978" w:rsidRDefault="00FD6280" w:rsidP="008D071A">
      <w:pPr>
        <w:pStyle w:val="XMLFragment"/>
        <w:rPr>
          <w:noProof w:val="0"/>
          <w:color w:val="000096"/>
          <w:szCs w:val="24"/>
        </w:rPr>
      </w:pP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"person"</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xs:element</w:t>
      </w:r>
      <w:proofErr w:type="spellEnd"/>
      <w:r w:rsidR="00930F59" w:rsidRPr="007B0978">
        <w:rPr>
          <w:noProof w:val="0"/>
          <w:color w:val="F5844C"/>
          <w:szCs w:val="24"/>
        </w:rPr>
        <w:t xml:space="preserve"> name</w:t>
      </w:r>
      <w:r w:rsidR="00930F59" w:rsidRPr="007B0978">
        <w:rPr>
          <w:noProof w:val="0"/>
          <w:color w:val="FF8040"/>
          <w:szCs w:val="24"/>
        </w:rPr>
        <w:t>=</w:t>
      </w:r>
      <w:r w:rsidR="00930F59" w:rsidRPr="007B0978">
        <w:rPr>
          <w:noProof w:val="0"/>
          <w:color w:val="993300"/>
          <w:szCs w:val="24"/>
        </w:rPr>
        <w:t>"name"</w:t>
      </w:r>
      <w:r w:rsidR="00930F59" w:rsidRPr="007B0978">
        <w:rPr>
          <w:noProof w:val="0"/>
          <w:color w:val="F5844C"/>
          <w:szCs w:val="24"/>
        </w:rPr>
        <w:t xml:space="preserve"> </w:t>
      </w:r>
      <w:proofErr w:type="spellStart"/>
      <w:r w:rsidR="00930F59" w:rsidRPr="007B0978">
        <w:rPr>
          <w:noProof w:val="0"/>
          <w:color w:val="F5844C"/>
          <w:szCs w:val="24"/>
        </w:rPr>
        <w:t>maxOccurs</w:t>
      </w:r>
      <w:proofErr w:type="spellEnd"/>
      <w:r w:rsidR="00930F59" w:rsidRPr="007B0978">
        <w:rPr>
          <w:noProof w:val="0"/>
          <w:color w:val="FF8040"/>
          <w:szCs w:val="24"/>
        </w:rPr>
        <w:t>=</w:t>
      </w:r>
      <w:r w:rsidR="00930F59" w:rsidRPr="007B0978">
        <w:rPr>
          <w:noProof w:val="0"/>
          <w:color w:val="993300"/>
          <w:szCs w:val="24"/>
        </w:rPr>
        <w:t>"unbounded"</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xs:complexType</w:t>
      </w:r>
      <w:proofErr w:type="spellEnd"/>
      <w:r w:rsidR="00930F59" w:rsidRPr="007B0978">
        <w:rPr>
          <w:noProof w:val="0"/>
          <w:color w:val="0032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xs:complexContent</w:t>
      </w:r>
      <w:proofErr w:type="spellEnd"/>
      <w:r w:rsidR="00930F59" w:rsidRPr="007B0978">
        <w:rPr>
          <w:noProof w:val="0"/>
          <w:color w:val="0032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xs:extension</w:t>
      </w:r>
      <w:proofErr w:type="spellEnd"/>
      <w:r w:rsidR="00930F59" w:rsidRPr="007B0978">
        <w:rPr>
          <w:noProof w:val="0"/>
          <w:color w:val="F5844C"/>
          <w:szCs w:val="24"/>
        </w:rPr>
        <w:t xml:space="preserve"> base</w:t>
      </w:r>
      <w:r w:rsidR="00930F59" w:rsidRPr="007B0978">
        <w:rPr>
          <w:noProof w:val="0"/>
          <w:color w:val="FF8040"/>
          <w:szCs w:val="24"/>
        </w:rPr>
        <w:t>=</w:t>
      </w:r>
      <w:r w:rsidR="00930F59" w:rsidRPr="007B0978">
        <w:rPr>
          <w:noProof w:val="0"/>
          <w:color w:val="993300"/>
          <w:szCs w:val="24"/>
        </w:rPr>
        <w:t>"name"</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xs:attribute</w:t>
      </w:r>
      <w:proofErr w:type="spellEnd"/>
      <w:r w:rsidR="00930F59" w:rsidRPr="007B0978">
        <w:rPr>
          <w:noProof w:val="0"/>
          <w:color w:val="F5844C"/>
          <w:szCs w:val="24"/>
        </w:rPr>
        <w:t xml:space="preserve"> ref</w:t>
      </w:r>
      <w:r w:rsidR="00930F59" w:rsidRPr="007B0978">
        <w:rPr>
          <w:noProof w:val="0"/>
          <w:color w:val="FF8040"/>
          <w:szCs w:val="24"/>
        </w:rPr>
        <w:t>=</w:t>
      </w:r>
      <w:r w:rsidR="00930F59" w:rsidRPr="007B0978">
        <w:rPr>
          <w:noProof w:val="0"/>
          <w:color w:val="993300"/>
          <w:szCs w:val="24"/>
        </w:rPr>
        <w:t>"</w:t>
      </w:r>
      <w:proofErr w:type="spellStart"/>
      <w:r w:rsidR="00930F59" w:rsidRPr="007B0978">
        <w:rPr>
          <w:noProof w:val="0"/>
          <w:color w:val="993300"/>
          <w:szCs w:val="24"/>
        </w:rPr>
        <w:t>xml:lang</w:t>
      </w:r>
      <w:proofErr w:type="spellEnd"/>
      <w:r w:rsidR="00930F59" w:rsidRPr="007B0978">
        <w:rPr>
          <w:noProof w:val="0"/>
          <w:color w:val="993300"/>
          <w:szCs w:val="24"/>
        </w:rPr>
        <w:t>"</w:t>
      </w:r>
      <w:r w:rsidR="00930F59" w:rsidRPr="007B0978">
        <w:rPr>
          <w:noProof w:val="0"/>
          <w:color w:val="0000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xs:extension</w:t>
      </w:r>
      <w:proofErr w:type="spellEnd"/>
      <w:r w:rsidR="00930F59" w:rsidRPr="007B0978">
        <w:rPr>
          <w:noProof w:val="0"/>
          <w:color w:val="0032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xs:complexContent</w:t>
      </w:r>
      <w:proofErr w:type="spellEnd"/>
      <w:r w:rsidR="00930F59" w:rsidRPr="007B0978">
        <w:rPr>
          <w:noProof w:val="0"/>
          <w:color w:val="0032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xs:complexType</w:t>
      </w:r>
      <w:proofErr w:type="spellEnd"/>
      <w:r w:rsidR="00930F59" w:rsidRPr="007B0978">
        <w:rPr>
          <w:noProof w:val="0"/>
          <w:color w:val="003296"/>
          <w:szCs w:val="24"/>
        </w:rPr>
        <w:t>&gt;</w:t>
      </w:r>
      <w:r w:rsidR="00930F59" w:rsidRPr="007B0978">
        <w:rPr>
          <w:noProof w:val="0"/>
          <w:color w:val="000000"/>
          <w:szCs w:val="24"/>
        </w:rPr>
        <w:br/>
        <w:t xml:space="preserve">      </w:t>
      </w:r>
      <w:r w:rsidR="00930F59" w:rsidRPr="007B0978">
        <w:rPr>
          <w:noProof w:val="0"/>
          <w:color w:val="003296"/>
          <w:szCs w:val="24"/>
        </w:rPr>
        <w:t>&lt;/</w:t>
      </w:r>
      <w:proofErr w:type="spellStart"/>
      <w:r w:rsidR="00930F59" w:rsidRPr="007B0978">
        <w:rPr>
          <w:noProof w:val="0"/>
          <w:color w:val="003296"/>
          <w:szCs w:val="24"/>
        </w:rPr>
        <w:t>xs:element</w:t>
      </w:r>
      <w:proofErr w:type="spellEnd"/>
      <w:r w:rsidR="00930F59"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contactPoint</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contactPoint</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"address"</w:t>
      </w:r>
      <w:r w:rsidRPr="007B0978">
        <w:rPr>
          <w:noProof w:val="0"/>
          <w:color w:val="F5844C"/>
          <w:szCs w:val="24"/>
        </w:rPr>
        <w:t xml:space="preserve"> type</w:t>
      </w:r>
      <w:r w:rsidRPr="007B0978">
        <w:rPr>
          <w:noProof w:val="0"/>
          <w:color w:val="FF8040"/>
          <w:szCs w:val="24"/>
        </w:rPr>
        <w:t>=</w:t>
      </w:r>
      <w:r w:rsidRPr="007B0978">
        <w:rPr>
          <w:noProof w:val="0"/>
          <w:color w:val="993300"/>
          <w:szCs w:val="24"/>
        </w:rPr>
        <w:t>"address"</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"gender"</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dateOfBirth</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xs:date</w:t>
      </w:r>
      <w:proofErr w:type="spellEnd"/>
      <w:r w:rsidRPr="007B0978">
        <w:rPr>
          <w:noProof w:val="0"/>
          <w:color w:val="993300"/>
          <w:szCs w:val="24"/>
        </w:rPr>
        <w:t>"</w:t>
      </w:r>
      <w:r w:rsidRPr="007B0978">
        <w:rPr>
          <w:noProof w:val="0"/>
          <w:color w:val="000096"/>
          <w:szCs w:val="24"/>
        </w:rPr>
        <w:t>/&gt;</w:t>
      </w:r>
    </w:p>
    <w:p w14:paraId="51737026" w14:textId="14610FE4" w:rsidR="00BB5B40" w:rsidRPr="007B0978" w:rsidRDefault="00BB5B40" w:rsidP="008D071A">
      <w:pPr>
        <w:pStyle w:val="XMLFragment"/>
        <w:rPr>
          <w:b/>
          <w:noProof w:val="0"/>
          <w:color w:val="000096"/>
          <w:szCs w:val="24"/>
          <w:u w:val="single"/>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proofErr w:type="gramStart"/>
      <w:r w:rsidR="00FD6280" w:rsidRPr="007B0978">
        <w:rPr>
          <w:noProof w:val="0"/>
          <w:color w:val="003296"/>
          <w:szCs w:val="24"/>
        </w:rPr>
        <w:t>xs</w:t>
      </w:r>
      <w:r w:rsidRPr="007B0978">
        <w:rPr>
          <w:noProof w:val="0"/>
          <w:color w:val="003296"/>
          <w:szCs w:val="24"/>
        </w:rPr>
        <w:t>:sequence</w:t>
      </w:r>
      <w:proofErr w:type="spellEnd"/>
      <w:proofErr w:type="gram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proofErr w:type="gramStart"/>
      <w:r w:rsidR="00FD6280" w:rsidRPr="007B0978">
        <w:rPr>
          <w:noProof w:val="0"/>
          <w:color w:val="003296"/>
          <w:szCs w:val="24"/>
        </w:rPr>
        <w:t>xs:complexType</w:t>
      </w:r>
      <w:proofErr w:type="spellEnd"/>
      <w:proofErr w:type="gramEnd"/>
      <w:r w:rsidR="00FD6280" w:rsidRPr="007B0978">
        <w:rPr>
          <w:noProof w:val="0"/>
          <w:color w:val="003296"/>
          <w:szCs w:val="24"/>
        </w:rPr>
        <w:t>&gt;</w:t>
      </w:r>
      <w:r w:rsidR="00FD6280" w:rsidRPr="007B0978">
        <w:rPr>
          <w:noProof w:val="0"/>
          <w:color w:val="000000"/>
          <w:szCs w:val="24"/>
        </w:rPr>
        <w:br/>
      </w:r>
    </w:p>
    <w:p w14:paraId="3A89BCF4" w14:textId="21244A73" w:rsidR="00BB5B40" w:rsidRPr="007B0978" w:rsidRDefault="00FD6280" w:rsidP="008D071A">
      <w:pPr>
        <w:pStyle w:val="XMLFragment"/>
        <w:rPr>
          <w:noProof w:val="0"/>
          <w:color w:val="000000"/>
          <w:szCs w:val="24"/>
        </w:rPr>
      </w:pPr>
      <w:r w:rsidRPr="007B0978">
        <w:rPr>
          <w:noProof w:val="0"/>
          <w:color w:val="000000"/>
          <w:szCs w:val="24"/>
        </w:rPr>
        <w:t xml:space="preserve">  </w:t>
      </w:r>
      <w:proofErr w:type="gramStart"/>
      <w:r w:rsidRPr="007B0978">
        <w:rPr>
          <w:noProof w:val="0"/>
          <w:color w:val="006400"/>
          <w:szCs w:val="24"/>
        </w:rPr>
        <w:t>&lt;!--</w:t>
      </w:r>
      <w:proofErr w:type="gramEnd"/>
      <w:r w:rsidRPr="007B0978">
        <w:rPr>
          <w:noProof w:val="0"/>
          <w:color w:val="006400"/>
          <w:szCs w:val="24"/>
        </w:rPr>
        <w:t xml:space="preserve">ref HL7-OMG HSD data dictionary and IHE </w:t>
      </w:r>
      <w:proofErr w:type="gramStart"/>
      <w:r w:rsidRPr="007B0978">
        <w:rPr>
          <w:noProof w:val="0"/>
          <w:color w:val="006400"/>
          <w:szCs w:val="24"/>
        </w:rPr>
        <w:t>HPD)--</w:t>
      </w:r>
      <w:proofErr w:type="gramEnd"/>
      <w:r w:rsidRPr="007B0978">
        <w:rPr>
          <w:noProof w:val="0"/>
          <w:color w:val="006400"/>
          <w:szCs w:val="24"/>
        </w:rPr>
        <w:t>&gt;</w:t>
      </w:r>
    </w:p>
    <w:p w14:paraId="48CBD668" w14:textId="1664809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contactPoint</w:t>
      </w:r>
      <w:proofErr w:type="spellEnd"/>
      <w:r w:rsidRPr="007B0978">
        <w:rPr>
          <w:noProof w:val="0"/>
          <w:color w:val="993300"/>
          <w:szCs w:val="24"/>
        </w:rPr>
        <w:t>"</w:t>
      </w:r>
      <w:r w:rsidRPr="007B0978">
        <w:rPr>
          <w:noProof w:val="0"/>
          <w:color w:val="000096"/>
          <w:szCs w:val="24"/>
        </w:rPr>
        <w:t>&gt;</w:t>
      </w:r>
    </w:p>
    <w:p w14:paraId="3C33033B" w14:textId="30108ECB"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6923265C" w14:textId="15F0035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codedType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codedtype</w:t>
      </w:r>
      <w:proofErr w:type="spellEnd"/>
      <w:r w:rsidRPr="007B0978">
        <w:rPr>
          <w:noProof w:val="0"/>
          <w:color w:val="993300"/>
          <w:szCs w:val="24"/>
        </w:rPr>
        <w:t>"</w:t>
      </w:r>
      <w:r w:rsidRPr="007B0978">
        <w:rPr>
          <w:noProof w:val="0"/>
          <w:color w:val="000096"/>
          <w:szCs w:val="24"/>
        </w:rPr>
        <w:t>/&gt;</w:t>
      </w:r>
    </w:p>
    <w:p w14:paraId="57548865" w14:textId="4130780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"equipment"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0C6BD86D" w14:textId="63CE003B"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"purpose"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68B6841" w14:textId="48A5864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"certificate"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46C1C9CF" w14:textId="1D08827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14CF17DC" w14:textId="0D24CCA5"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p>
    <w:p w14:paraId="6BE07D6F" w14:textId="77777777" w:rsidR="00BB5B40" w:rsidRPr="007B0978" w:rsidRDefault="00FD6280" w:rsidP="008D071A">
      <w:pPr>
        <w:pStyle w:val="XMLFragment"/>
        <w:rPr>
          <w:noProof w:val="0"/>
          <w:color w:val="000000"/>
          <w:szCs w:val="24"/>
        </w:rPr>
      </w:pPr>
      <w:r w:rsidRPr="007B0978">
        <w:rPr>
          <w:noProof w:val="0"/>
          <w:color w:val="000000"/>
          <w:szCs w:val="24"/>
        </w:rPr>
        <w:br/>
      </w:r>
    </w:p>
    <w:p w14:paraId="10F86824" w14:textId="4F9C1761" w:rsidR="00BB5B40" w:rsidRPr="007B0978" w:rsidRDefault="00FD6280" w:rsidP="008D071A">
      <w:pPr>
        <w:pStyle w:val="XMLFragment"/>
        <w:rPr>
          <w:noProof w:val="0"/>
          <w:color w:val="000096"/>
          <w:szCs w:val="24"/>
        </w:rPr>
      </w:pPr>
      <w:r w:rsidRPr="007B0978">
        <w:rPr>
          <w:noProof w:val="0"/>
          <w:color w:val="000000"/>
          <w:szCs w:val="24"/>
        </w:rPr>
        <w:lastRenderedPageBreak/>
        <w:t xml:space="preserve">  </w:t>
      </w:r>
      <w:r w:rsidRPr="007B0978">
        <w:rPr>
          <w:noProof w:val="0"/>
          <w:color w:val="006400"/>
          <w:szCs w:val="24"/>
        </w:rPr>
        <w:t>&lt;!--informed by OASIS names and addresses spec: http://xml.coverpages.org/namesAndAddresses.html)--&gt;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"address"</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addressLine</w:t>
      </w:r>
      <w:proofErr w:type="spellEnd"/>
      <w:r w:rsidRPr="007B0978">
        <w:rPr>
          <w:noProof w:val="0"/>
          <w:color w:val="993300"/>
          <w:szCs w:val="24"/>
        </w:rPr>
        <w:t>"</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xs:simpleContent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xs:extension</w:t>
      </w:r>
      <w:proofErr w:type="spellEnd"/>
      <w:r w:rsidRPr="007B0978">
        <w:rPr>
          <w:noProof w:val="0"/>
          <w:color w:val="F5844C"/>
          <w:szCs w:val="24"/>
        </w:rPr>
        <w:t xml:space="preserve"> base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6400"/>
          <w:szCs w:val="24"/>
        </w:rPr>
        <w:t xml:space="preserve">&lt;!--could model extensions using address type attributes; these types could be defined by implementing jurisdiction; </w:t>
      </w:r>
      <w:r w:rsidR="008B268F" w:rsidRPr="007B0978">
        <w:rPr>
          <w:noProof w:val="0"/>
          <w:color w:val="006400"/>
          <w:szCs w:val="24"/>
        </w:rPr>
        <w:t>e.g.,</w:t>
      </w:r>
      <w:r w:rsidRPr="007B0978">
        <w:rPr>
          <w:noProof w:val="0"/>
          <w:color w:val="006400"/>
          <w:szCs w:val="24"/>
        </w:rPr>
        <w:t xml:space="preserve"> village, sector, etc.)--&gt;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"component"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use</w:t>
      </w:r>
      <w:r w:rsidRPr="007B0978">
        <w:rPr>
          <w:noProof w:val="0"/>
          <w:color w:val="FF8040"/>
          <w:szCs w:val="24"/>
        </w:rPr>
        <w:t>=</w:t>
      </w:r>
      <w:r w:rsidRPr="007B0978">
        <w:rPr>
          <w:noProof w:val="0"/>
          <w:color w:val="993300"/>
          <w:szCs w:val="24"/>
        </w:rPr>
        <w:t>"optional"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xs:extension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xs:simpleContent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"type"</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r>
      <w:r w:rsidRPr="007B0978">
        <w:rPr>
          <w:noProof w:val="0"/>
          <w:color w:val="000000"/>
          <w:szCs w:val="24"/>
        </w:rPr>
        <w:br/>
        <w:t xml:space="preserve">  </w:t>
      </w:r>
      <w:r w:rsidRPr="007B0978">
        <w:rPr>
          <w:noProof w:val="0"/>
          <w:color w:val="006400"/>
          <w:szCs w:val="24"/>
        </w:rPr>
        <w:t>&lt;!--intended to be backward compatible with HPD and informed by HL7-OMG HSD spec)--&gt;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"credential"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codedType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codedtype</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"number"</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issuingAuthority</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credentialIssueDate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xs:date</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credentialRenewalDate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xs:date</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5D45A128" w14:textId="0BD5C0CA" w:rsidR="00BB5B40" w:rsidRPr="007B0978" w:rsidRDefault="00BB5B40" w:rsidP="008D071A">
      <w:pPr>
        <w:pStyle w:val="XMLFragment"/>
        <w:rPr>
          <w:noProof w:val="0"/>
          <w:color w:val="000000"/>
          <w:szCs w:val="24"/>
        </w:rPr>
      </w:pPr>
      <w:r w:rsidRPr="007B0978">
        <w:rPr>
          <w:noProof w:val="0"/>
          <w:color w:val="003296"/>
          <w:szCs w:val="24"/>
        </w:rPr>
        <w:t xml:space="preserve">      &lt;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04295A09" w14:textId="0CF5D596"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5D21A43B" w14:textId="04D41A0F" w:rsidR="00BB5B40" w:rsidRPr="007B0978" w:rsidRDefault="00FD6280" w:rsidP="00BB5B40">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r w:rsidRPr="007B0978">
        <w:rPr>
          <w:noProof w:val="0"/>
          <w:color w:val="000000"/>
          <w:szCs w:val="24"/>
        </w:rPr>
        <w:br/>
      </w:r>
    </w:p>
    <w:p w14:paraId="1D31CD23" w14:textId="34CF816F"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"geocode"</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3E260667" w14:textId="6B69CC59"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"latitude"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xs:decimal</w:t>
      </w:r>
      <w:proofErr w:type="spellEnd"/>
      <w:proofErr w:type="gramEnd"/>
      <w:r w:rsidRPr="007B0978">
        <w:rPr>
          <w:noProof w:val="0"/>
          <w:color w:val="993300"/>
          <w:szCs w:val="24"/>
        </w:rPr>
        <w:t>"</w:t>
      </w:r>
      <w:r w:rsidRPr="007B0978">
        <w:rPr>
          <w:noProof w:val="0"/>
          <w:color w:val="000096"/>
          <w:szCs w:val="24"/>
        </w:rPr>
        <w:t>/&gt;</w:t>
      </w:r>
    </w:p>
    <w:p w14:paraId="00F45BE0" w14:textId="463BB34E"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"longitude"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xs:decimal</w:t>
      </w:r>
      <w:proofErr w:type="spellEnd"/>
      <w:proofErr w:type="gramEnd"/>
      <w:r w:rsidRPr="007B0978">
        <w:rPr>
          <w:noProof w:val="0"/>
          <w:color w:val="993300"/>
          <w:szCs w:val="24"/>
        </w:rPr>
        <w:t>"</w:t>
      </w:r>
      <w:r w:rsidRPr="007B0978">
        <w:rPr>
          <w:noProof w:val="0"/>
          <w:color w:val="000096"/>
          <w:szCs w:val="24"/>
        </w:rPr>
        <w:t>/&gt;</w:t>
      </w:r>
    </w:p>
    <w:p w14:paraId="7D0155C2" w14:textId="7F46AB7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"altitude"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xs:decimal</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614F4AA5" w14:textId="4C346B07"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coordinateSystem</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0D96C717" w14:textId="37B8CBD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4E3985FE" w14:textId="0EF3B54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p>
    <w:p w14:paraId="2A0ECBB2" w14:textId="7BDD69D1" w:rsidR="00BB5B40" w:rsidRPr="007B0978" w:rsidRDefault="00BB5B40" w:rsidP="008D071A">
      <w:pPr>
        <w:pStyle w:val="XMLFragment"/>
        <w:rPr>
          <w:noProof w:val="0"/>
          <w:color w:val="000000"/>
          <w:szCs w:val="24"/>
        </w:rPr>
      </w:pPr>
    </w:p>
    <w:p w14:paraId="6CCE7D52" w14:textId="5B539818" w:rsidR="00BB5B40" w:rsidRPr="007B0978" w:rsidRDefault="00FD6280" w:rsidP="008D071A">
      <w:pPr>
        <w:pStyle w:val="XMLFragment"/>
        <w:rPr>
          <w:noProof w:val="0"/>
          <w:color w:val="000000"/>
          <w:szCs w:val="24"/>
        </w:rPr>
      </w:pPr>
      <w:r w:rsidRPr="007B0978">
        <w:rPr>
          <w:noProof w:val="0"/>
          <w:color w:val="000000"/>
          <w:szCs w:val="24"/>
        </w:rPr>
        <w:t xml:space="preserve">  </w:t>
      </w:r>
      <w:proofErr w:type="gramStart"/>
      <w:r w:rsidRPr="007B0978">
        <w:rPr>
          <w:noProof w:val="0"/>
          <w:color w:val="006400"/>
          <w:szCs w:val="24"/>
        </w:rPr>
        <w:t>&lt;!--</w:t>
      </w:r>
      <w:proofErr w:type="gramEnd"/>
      <w:r w:rsidRPr="007B0978">
        <w:rPr>
          <w:noProof w:val="0"/>
          <w:color w:val="006400"/>
          <w:szCs w:val="24"/>
        </w:rPr>
        <w:t>informed by HL7-OMG HSD spec; Sunday=0, Monday=1</w:t>
      </w:r>
      <w:proofErr w:type="gramStart"/>
      <w:r w:rsidRPr="007B0978">
        <w:rPr>
          <w:noProof w:val="0"/>
          <w:color w:val="006400"/>
          <w:szCs w:val="24"/>
        </w:rPr>
        <w:t>...)--</w:t>
      </w:r>
      <w:proofErr w:type="gramEnd"/>
      <w:r w:rsidRPr="007B0978">
        <w:rPr>
          <w:noProof w:val="0"/>
          <w:color w:val="006400"/>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operatingHours</w:t>
      </w:r>
      <w:proofErr w:type="spellEnd"/>
      <w:r w:rsidRPr="007B0978">
        <w:rPr>
          <w:noProof w:val="0"/>
          <w:color w:val="993300"/>
          <w:szCs w:val="24"/>
        </w:rPr>
        <w:t>"</w:t>
      </w:r>
      <w:r w:rsidRPr="007B0978">
        <w:rPr>
          <w:noProof w:val="0"/>
          <w:color w:val="000096"/>
          <w:szCs w:val="24"/>
        </w:rPr>
        <w:t>&gt;</w:t>
      </w:r>
    </w:p>
    <w:p w14:paraId="2968AF13" w14:textId="0B5CF8C6"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openFlag</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xs:boolean</w:t>
      </w:r>
      <w:proofErr w:type="spellEnd"/>
      <w:proofErr w:type="gramEnd"/>
      <w:r w:rsidRPr="007B0978">
        <w:rPr>
          <w:noProof w:val="0"/>
          <w:color w:val="993300"/>
          <w:szCs w:val="24"/>
        </w:rPr>
        <w:t>"</w:t>
      </w:r>
      <w:r w:rsidRPr="007B0978">
        <w:rPr>
          <w:noProof w:val="0"/>
          <w:color w:val="000096"/>
          <w:szCs w:val="24"/>
        </w:rPr>
        <w:t>/&gt;</w:t>
      </w:r>
    </w:p>
    <w:p w14:paraId="1D5D2C72" w14:textId="7FD076C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dayOfTheWeek</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xs:integer</w:t>
      </w:r>
      <w:proofErr w:type="spellEnd"/>
      <w:proofErr w:type="gramEnd"/>
      <w:r w:rsidRPr="007B0978">
        <w:rPr>
          <w:noProof w:val="0"/>
          <w:color w:val="993300"/>
          <w:szCs w:val="24"/>
        </w:rPr>
        <w:t>"</w:t>
      </w:r>
      <w:r w:rsidR="002275C9" w:rsidRPr="007B0978">
        <w:rPr>
          <w:noProof w:val="0"/>
          <w:color w:val="993300"/>
          <w:szCs w:val="24"/>
        </w:rPr>
        <w:t xml:space="preserve"> </w:t>
      </w:r>
      <w:proofErr w:type="spellStart"/>
      <w:r w:rsidR="002275C9" w:rsidRPr="007B0978">
        <w:rPr>
          <w:noProof w:val="0"/>
          <w:color w:val="F5844C"/>
          <w:szCs w:val="24"/>
        </w:rPr>
        <w:t>maxOccurs</w:t>
      </w:r>
      <w:proofErr w:type="spellEnd"/>
      <w:r w:rsidR="002275C9" w:rsidRPr="007B0978">
        <w:rPr>
          <w:noProof w:val="0"/>
          <w:color w:val="FF8040"/>
          <w:szCs w:val="24"/>
        </w:rPr>
        <w:t>=</w:t>
      </w:r>
      <w:r w:rsidR="002275C9" w:rsidRPr="007B0978">
        <w:rPr>
          <w:noProof w:val="0"/>
          <w:color w:val="993300"/>
          <w:szCs w:val="24"/>
        </w:rPr>
        <w:t>"unbounded"</w:t>
      </w:r>
      <w:r w:rsidR="002275C9" w:rsidRPr="007B0978">
        <w:rPr>
          <w:noProof w:val="0"/>
          <w:color w:val="F5844C"/>
          <w:szCs w:val="24"/>
        </w:rPr>
        <w:t xml:space="preserve"> minOccurs</w:t>
      </w:r>
      <w:r w:rsidR="002275C9" w:rsidRPr="007B0978">
        <w:rPr>
          <w:noProof w:val="0"/>
          <w:color w:val="FF8040"/>
          <w:szCs w:val="24"/>
        </w:rPr>
        <w:t>=</w:t>
      </w:r>
      <w:r w:rsidR="002275C9" w:rsidRPr="007B0978">
        <w:rPr>
          <w:noProof w:val="0"/>
          <w:color w:val="993300"/>
          <w:szCs w:val="24"/>
        </w:rPr>
        <w:t>"0"</w:t>
      </w:r>
      <w:r w:rsidRPr="007B0978">
        <w:rPr>
          <w:noProof w:val="0"/>
          <w:color w:val="000096"/>
          <w:szCs w:val="24"/>
        </w:rPr>
        <w:t>/&gt;</w:t>
      </w:r>
    </w:p>
    <w:p w14:paraId="1E190E23" w14:textId="5978EFD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beginningHour</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xs:time</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1CF3AA6" w14:textId="30EBE91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endingHour</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xs:time</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22D7816E" w14:textId="7C27A1F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beginEffectiveDate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xs:date</w:t>
      </w:r>
      <w:proofErr w:type="spellEnd"/>
      <w:proofErr w:type="gramEnd"/>
      <w:r w:rsidRPr="007B0978">
        <w:rPr>
          <w:noProof w:val="0"/>
          <w:color w:val="993300"/>
          <w:szCs w:val="24"/>
        </w:rPr>
        <w:t>"</w:t>
      </w:r>
      <w:r w:rsidRPr="007B0978">
        <w:rPr>
          <w:noProof w:val="0"/>
          <w:color w:val="000096"/>
          <w:szCs w:val="24"/>
        </w:rPr>
        <w:t>/&gt;</w:t>
      </w:r>
    </w:p>
    <w:p w14:paraId="018CCF0C" w14:textId="630B83C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endEffectiveDate</w:t>
      </w:r>
      <w:proofErr w:type="spellEnd"/>
      <w:r w:rsidRPr="007B0978">
        <w:rPr>
          <w:noProof w:val="0"/>
          <w:color w:val="993300"/>
          <w:szCs w:val="24"/>
        </w:rPr>
        <w: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xs:date</w:t>
      </w:r>
      <w:proofErr w:type="spellEnd"/>
      <w:proofErr w:type="gram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p>
    <w:p w14:paraId="11C25C4B" w14:textId="6F8F0748"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29E9BFCE" w14:textId="15D1411C"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003296"/>
          <w:szCs w:val="24"/>
        </w:rPr>
        <w:t>&gt;</w:t>
      </w:r>
    </w:p>
    <w:p w14:paraId="702E1DE3" w14:textId="17B1D9A0" w:rsidR="00BB5B40" w:rsidRPr="007B0978" w:rsidRDefault="00BB5B40" w:rsidP="008D071A">
      <w:pPr>
        <w:pStyle w:val="XMLFragment"/>
        <w:rPr>
          <w:noProof w:val="0"/>
          <w:color w:val="000000"/>
          <w:szCs w:val="24"/>
        </w:rPr>
      </w:pPr>
    </w:p>
    <w:p w14:paraId="6E51F0B9" w14:textId="5C7C9299" w:rsidR="00BB5B40" w:rsidRPr="007B0978" w:rsidRDefault="00FD6280" w:rsidP="008D071A">
      <w:pPr>
        <w:pStyle w:val="XMLFragment"/>
        <w:rPr>
          <w:noProof w:val="0"/>
          <w:color w:val="000000"/>
          <w:szCs w:val="24"/>
        </w:rPr>
      </w:pPr>
      <w:r w:rsidRPr="007B0978">
        <w:rPr>
          <w:noProof w:val="0"/>
          <w:color w:val="000000"/>
          <w:szCs w:val="24"/>
        </w:rPr>
        <w:t xml:space="preserve">  </w:t>
      </w:r>
      <w:proofErr w:type="gramStart"/>
      <w:r w:rsidRPr="007B0978">
        <w:rPr>
          <w:noProof w:val="0"/>
          <w:color w:val="006400"/>
          <w:szCs w:val="24"/>
        </w:rPr>
        <w:t>&lt;!--</w:t>
      </w:r>
      <w:proofErr w:type="gramEnd"/>
      <w:r w:rsidRPr="007B0978">
        <w:rPr>
          <w:noProof w:val="0"/>
          <w:color w:val="006400"/>
          <w:szCs w:val="24"/>
        </w:rPr>
        <w:t xml:space="preserve">informed by HL7-OMG HSD </w:t>
      </w:r>
      <w:proofErr w:type="gramStart"/>
      <w:r w:rsidRPr="007B0978">
        <w:rPr>
          <w:noProof w:val="0"/>
          <w:color w:val="006400"/>
          <w:szCs w:val="24"/>
        </w:rPr>
        <w:t>spec)--</w:t>
      </w:r>
      <w:proofErr w:type="gramEnd"/>
      <w:r w:rsidRPr="007B0978">
        <w:rPr>
          <w:noProof w:val="0"/>
          <w:color w:val="006400"/>
          <w:szCs w:val="24"/>
        </w:rPr>
        <w:t>&gt;</w:t>
      </w:r>
    </w:p>
    <w:p w14:paraId="1E68E549" w14:textId="208E7193"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xs:complexType</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"service"</w:t>
      </w:r>
      <w:r w:rsidRPr="007B0978">
        <w:rPr>
          <w:noProof w:val="0"/>
          <w:color w:val="000096"/>
          <w:szCs w:val="24"/>
        </w:rPr>
        <w:t>&gt;</w:t>
      </w:r>
    </w:p>
    <w:p w14:paraId="5F8FA0A4" w14:textId="0EE9F160"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xs:complexContent</w:t>
      </w:r>
      <w:proofErr w:type="spellEnd"/>
      <w:proofErr w:type="gramEnd"/>
      <w:r w:rsidRPr="007B0978">
        <w:rPr>
          <w:noProof w:val="0"/>
          <w:color w:val="003296"/>
          <w:szCs w:val="24"/>
        </w:rPr>
        <w:t>&gt;</w:t>
      </w:r>
    </w:p>
    <w:p w14:paraId="2545264D" w14:textId="0D99CC21"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xs:extension</w:t>
      </w:r>
      <w:proofErr w:type="spellEnd"/>
      <w:proofErr w:type="gramEnd"/>
      <w:r w:rsidRPr="007B0978">
        <w:rPr>
          <w:noProof w:val="0"/>
          <w:color w:val="F5844C"/>
          <w:szCs w:val="24"/>
        </w:rPr>
        <w:t xml:space="preserve"> base</w:t>
      </w:r>
      <w:r w:rsidRPr="007B0978">
        <w:rPr>
          <w:noProof w:val="0"/>
          <w:color w:val="FF8040"/>
          <w:szCs w:val="24"/>
        </w:rPr>
        <w:t>=</w:t>
      </w:r>
      <w:r w:rsidRPr="007B0978">
        <w:rPr>
          <w:noProof w:val="0"/>
          <w:color w:val="993300"/>
          <w:szCs w:val="24"/>
        </w:rPr>
        <w:t>"</w:t>
      </w:r>
      <w:proofErr w:type="spellStart"/>
      <w:r w:rsidRPr="007B0978">
        <w:rPr>
          <w:noProof w:val="0"/>
          <w:color w:val="993300"/>
          <w:szCs w:val="24"/>
        </w:rPr>
        <w:t>uniqueID</w:t>
      </w:r>
      <w:proofErr w:type="spellEnd"/>
      <w:r w:rsidRPr="007B0978">
        <w:rPr>
          <w:noProof w:val="0"/>
          <w:color w:val="993300"/>
          <w:szCs w:val="24"/>
        </w:rPr>
        <w:t>"</w:t>
      </w:r>
      <w:r w:rsidRPr="007B0978">
        <w:rPr>
          <w:noProof w:val="0"/>
          <w:color w:val="000096"/>
          <w:szCs w:val="24"/>
        </w:rPr>
        <w:t>&gt;</w:t>
      </w:r>
    </w:p>
    <w:p w14:paraId="3F965738" w14:textId="19A77A8A"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xs:sequence</w:t>
      </w:r>
      <w:proofErr w:type="spellEnd"/>
      <w:proofErr w:type="gramEnd"/>
      <w:r w:rsidRPr="007B0978">
        <w:rPr>
          <w:noProof w:val="0"/>
          <w:color w:val="003296"/>
          <w:szCs w:val="24"/>
        </w:rPr>
        <w:t>&gt;</w:t>
      </w:r>
    </w:p>
    <w:p w14:paraId="41D90A94" w14:textId="77777777" w:rsidR="009B00F6" w:rsidRPr="0076459B" w:rsidRDefault="009B00F6" w:rsidP="009B00F6">
      <w:pPr>
        <w:pStyle w:val="XMLFragment"/>
        <w:rPr>
          <w:noProof w:val="0"/>
          <w:color w:val="000096"/>
          <w:szCs w:val="24"/>
        </w:rPr>
      </w:pPr>
      <w:r w:rsidRPr="0076459B">
        <w:rPr>
          <w:noProof w:val="0"/>
          <w:color w:val="000000"/>
          <w:szCs w:val="24"/>
        </w:rPr>
        <w:t xml:space="preserve">          </w:t>
      </w:r>
      <w:r w:rsidRPr="0076459B">
        <w:rPr>
          <w:noProof w:val="0"/>
          <w:color w:val="003296"/>
          <w:szCs w:val="24"/>
        </w:rPr>
        <w:t>&lt;</w:t>
      </w:r>
      <w:proofErr w:type="spellStart"/>
      <w:proofErr w:type="gramStart"/>
      <w:r w:rsidRPr="0076459B">
        <w:rPr>
          <w:noProof w:val="0"/>
          <w:color w:val="003296"/>
          <w:szCs w:val="24"/>
        </w:rPr>
        <w:t>xs:element</w:t>
      </w:r>
      <w:proofErr w:type="spellEnd"/>
      <w:proofErr w:type="gramEnd"/>
      <w:r w:rsidRPr="0076459B">
        <w:rPr>
          <w:noProof w:val="0"/>
          <w:color w:val="F5844C"/>
          <w:szCs w:val="24"/>
        </w:rPr>
        <w:t xml:space="preserve"> name</w:t>
      </w:r>
      <w:r w:rsidRPr="0076459B">
        <w:rPr>
          <w:noProof w:val="0"/>
          <w:color w:val="FF8040"/>
          <w:szCs w:val="24"/>
        </w:rPr>
        <w:t>=</w:t>
      </w:r>
      <w:r w:rsidRPr="0076459B">
        <w:rPr>
          <w:noProof w:val="0"/>
          <w:color w:val="993300"/>
          <w:szCs w:val="24"/>
        </w:rPr>
        <w:t>"</w:t>
      </w:r>
      <w:proofErr w:type="spellStart"/>
      <w:r w:rsidRPr="0076459B">
        <w:rPr>
          <w:noProof w:val="0"/>
          <w:color w:val="993300"/>
          <w:szCs w:val="24"/>
        </w:rPr>
        <w:t>otherID</w:t>
      </w:r>
      <w:proofErr w:type="spellEnd"/>
      <w:r w:rsidRPr="0076459B">
        <w:rPr>
          <w:noProof w:val="0"/>
          <w:color w:val="993300"/>
          <w:szCs w:val="24"/>
        </w:rPr>
        <w:t>"</w:t>
      </w:r>
      <w:r w:rsidRPr="0076459B">
        <w:rPr>
          <w:noProof w:val="0"/>
          <w:color w:val="F5844C"/>
          <w:szCs w:val="24"/>
        </w:rPr>
        <w:t xml:space="preserve"> type</w:t>
      </w:r>
      <w:r w:rsidRPr="0076459B">
        <w:rPr>
          <w:noProof w:val="0"/>
          <w:color w:val="FF8040"/>
          <w:szCs w:val="24"/>
        </w:rPr>
        <w:t>=</w:t>
      </w:r>
      <w:r w:rsidRPr="0076459B">
        <w:rPr>
          <w:noProof w:val="0"/>
          <w:color w:val="993300"/>
          <w:szCs w:val="24"/>
        </w:rPr>
        <w:t>"</w:t>
      </w:r>
      <w:proofErr w:type="spellStart"/>
      <w:r w:rsidRPr="0076459B">
        <w:rPr>
          <w:noProof w:val="0"/>
          <w:color w:val="993300"/>
          <w:szCs w:val="24"/>
        </w:rPr>
        <w:t>otherID</w:t>
      </w:r>
      <w:proofErr w:type="spellEnd"/>
      <w:r w:rsidRPr="0076459B">
        <w:rPr>
          <w:noProof w:val="0"/>
          <w:color w:val="993300"/>
          <w:szCs w:val="24"/>
        </w:rPr>
        <w:t>"</w:t>
      </w:r>
      <w:r w:rsidRPr="0076459B">
        <w:rPr>
          <w:noProof w:val="0"/>
          <w:color w:val="F5844C"/>
          <w:szCs w:val="24"/>
        </w:rPr>
        <w:t xml:space="preserve"> minOccurs</w:t>
      </w:r>
      <w:r w:rsidRPr="0076459B">
        <w:rPr>
          <w:noProof w:val="0"/>
          <w:color w:val="FF8040"/>
          <w:szCs w:val="24"/>
        </w:rPr>
        <w:t>=</w:t>
      </w:r>
      <w:r w:rsidRPr="0076459B">
        <w:rPr>
          <w:noProof w:val="0"/>
          <w:color w:val="993300"/>
          <w:szCs w:val="24"/>
        </w:rPr>
        <w:t>"0"</w:t>
      </w:r>
      <w:r w:rsidRPr="0076459B">
        <w:rPr>
          <w:noProof w:val="0"/>
          <w:color w:val="F5844C"/>
          <w:szCs w:val="24"/>
        </w:rPr>
        <w:t xml:space="preserve"> </w:t>
      </w:r>
      <w:proofErr w:type="spellStart"/>
      <w:r w:rsidRPr="0076459B">
        <w:rPr>
          <w:noProof w:val="0"/>
          <w:color w:val="F5844C"/>
          <w:szCs w:val="24"/>
        </w:rPr>
        <w:t>maxOccurs</w:t>
      </w:r>
      <w:proofErr w:type="spellEnd"/>
      <w:r w:rsidRPr="0076459B">
        <w:rPr>
          <w:noProof w:val="0"/>
          <w:color w:val="FF8040"/>
          <w:szCs w:val="24"/>
        </w:rPr>
        <w:t>=</w:t>
      </w:r>
      <w:r w:rsidRPr="0076459B">
        <w:rPr>
          <w:noProof w:val="0"/>
          <w:color w:val="993300"/>
          <w:szCs w:val="24"/>
        </w:rPr>
        <w:t>"unbounded"</w:t>
      </w:r>
      <w:r w:rsidRPr="0076459B">
        <w:rPr>
          <w:noProof w:val="0"/>
          <w:color w:val="000096"/>
          <w:szCs w:val="24"/>
        </w:rPr>
        <w:t>/&gt;</w:t>
      </w:r>
    </w:p>
    <w:p w14:paraId="3E77AFD3" w14:textId="77777777" w:rsidR="009B00F6" w:rsidRPr="0076459B" w:rsidRDefault="009B00F6" w:rsidP="009B00F6">
      <w:pPr>
        <w:pStyle w:val="XMLFragment"/>
        <w:rPr>
          <w:noProof w:val="0"/>
          <w:color w:val="000000"/>
          <w:szCs w:val="24"/>
        </w:rPr>
      </w:pPr>
      <w:r w:rsidRPr="0076459B">
        <w:rPr>
          <w:noProof w:val="0"/>
          <w:color w:val="000000"/>
          <w:szCs w:val="24"/>
        </w:rPr>
        <w:t xml:space="preserve">          </w:t>
      </w:r>
      <w:r w:rsidRPr="0076459B">
        <w:rPr>
          <w:noProof w:val="0"/>
          <w:color w:val="003296"/>
          <w:szCs w:val="24"/>
        </w:rPr>
        <w:t>&lt;</w:t>
      </w:r>
      <w:proofErr w:type="spellStart"/>
      <w:proofErr w:type="gramStart"/>
      <w:r w:rsidRPr="0076459B">
        <w:rPr>
          <w:noProof w:val="0"/>
          <w:color w:val="003296"/>
          <w:szCs w:val="24"/>
        </w:rPr>
        <w:t>xs:element</w:t>
      </w:r>
      <w:proofErr w:type="spellEnd"/>
      <w:proofErr w:type="gramEnd"/>
      <w:r w:rsidRPr="0076459B">
        <w:rPr>
          <w:noProof w:val="0"/>
          <w:color w:val="F5844C"/>
          <w:szCs w:val="24"/>
        </w:rPr>
        <w:t xml:space="preserve"> name</w:t>
      </w:r>
      <w:r w:rsidRPr="0076459B">
        <w:rPr>
          <w:noProof w:val="0"/>
          <w:color w:val="FF8040"/>
          <w:szCs w:val="24"/>
        </w:rPr>
        <w:t>=</w:t>
      </w:r>
      <w:r w:rsidRPr="0076459B">
        <w:rPr>
          <w:noProof w:val="0"/>
          <w:color w:val="993300"/>
          <w:szCs w:val="24"/>
        </w:rPr>
        <w:t>"</w:t>
      </w:r>
      <w:proofErr w:type="spellStart"/>
      <w:r w:rsidRPr="0076459B">
        <w:rPr>
          <w:noProof w:val="0"/>
          <w:color w:val="993300"/>
          <w:szCs w:val="24"/>
        </w:rPr>
        <w:t>codedType</w:t>
      </w:r>
      <w:proofErr w:type="spellEnd"/>
      <w:r w:rsidRPr="0076459B">
        <w:rPr>
          <w:noProof w:val="0"/>
          <w:color w:val="993300"/>
          <w:szCs w:val="24"/>
        </w:rPr>
        <w:t>"</w:t>
      </w:r>
      <w:r w:rsidRPr="0076459B">
        <w:rPr>
          <w:noProof w:val="0"/>
          <w:color w:val="F5844C"/>
          <w:szCs w:val="24"/>
        </w:rPr>
        <w:t xml:space="preserve"> type</w:t>
      </w:r>
      <w:r w:rsidRPr="0076459B">
        <w:rPr>
          <w:noProof w:val="0"/>
          <w:color w:val="FF8040"/>
          <w:szCs w:val="24"/>
        </w:rPr>
        <w:t>=</w:t>
      </w:r>
      <w:r w:rsidRPr="0076459B">
        <w:rPr>
          <w:noProof w:val="0"/>
          <w:color w:val="993300"/>
          <w:szCs w:val="24"/>
        </w:rPr>
        <w:t>"</w:t>
      </w:r>
      <w:proofErr w:type="spellStart"/>
      <w:r w:rsidRPr="0076459B">
        <w:rPr>
          <w:noProof w:val="0"/>
          <w:color w:val="993300"/>
          <w:szCs w:val="24"/>
        </w:rPr>
        <w:t>codedtype</w:t>
      </w:r>
      <w:proofErr w:type="spellEnd"/>
      <w:r w:rsidRPr="0076459B">
        <w:rPr>
          <w:noProof w:val="0"/>
          <w:color w:val="993300"/>
          <w:szCs w:val="24"/>
        </w:rPr>
        <w:t>"</w:t>
      </w:r>
      <w:r w:rsidRPr="0076459B">
        <w:rPr>
          <w:noProof w:val="0"/>
          <w:color w:val="F5844C"/>
          <w:szCs w:val="24"/>
        </w:rPr>
        <w:t xml:space="preserve"> </w:t>
      </w:r>
      <w:proofErr w:type="spellStart"/>
      <w:r w:rsidRPr="0076459B">
        <w:rPr>
          <w:noProof w:val="0"/>
          <w:color w:val="F5844C"/>
          <w:szCs w:val="24"/>
        </w:rPr>
        <w:t>maxOccurs</w:t>
      </w:r>
      <w:proofErr w:type="spellEnd"/>
      <w:r w:rsidRPr="0076459B">
        <w:rPr>
          <w:noProof w:val="0"/>
          <w:color w:val="FF8040"/>
          <w:szCs w:val="24"/>
        </w:rPr>
        <w:t>=</w:t>
      </w:r>
      <w:r w:rsidRPr="0076459B">
        <w:rPr>
          <w:noProof w:val="0"/>
          <w:color w:val="993300"/>
          <w:szCs w:val="24"/>
        </w:rPr>
        <w:t>"unbounded"</w:t>
      </w:r>
      <w:r w:rsidRPr="0076459B">
        <w:rPr>
          <w:noProof w:val="0"/>
          <w:color w:val="000096"/>
          <w:szCs w:val="24"/>
        </w:rPr>
        <w:t>/&gt;</w:t>
      </w:r>
    </w:p>
    <w:p w14:paraId="116E2D96" w14:textId="47CCC56E"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p>
    <w:p w14:paraId="0375A069" w14:textId="21AC3842" w:rsidR="00BB5B40" w:rsidRPr="007B0978" w:rsidRDefault="00FD6280" w:rsidP="008D071A">
      <w:pPr>
        <w:pStyle w:val="XMLFragment"/>
        <w:rPr>
          <w:noProof w:val="0"/>
          <w:color w:val="000000"/>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"record"</w:t>
      </w:r>
      <w:r w:rsidRPr="007B0978">
        <w:rPr>
          <w:noProof w:val="0"/>
          <w:color w:val="F5844C"/>
          <w:szCs w:val="24"/>
        </w:rPr>
        <w:t xml:space="preserve"> type</w:t>
      </w:r>
      <w:r w:rsidRPr="007B0978">
        <w:rPr>
          <w:noProof w:val="0"/>
          <w:color w:val="FF8040"/>
          <w:szCs w:val="24"/>
        </w:rPr>
        <w:t>=</w:t>
      </w:r>
      <w:r w:rsidRPr="007B0978">
        <w:rPr>
          <w:noProof w:val="0"/>
          <w:color w:val="993300"/>
          <w:szCs w:val="24"/>
        </w:rPr>
        <w:t>"record"</w:t>
      </w:r>
      <w:r w:rsidRPr="007B0978">
        <w:rPr>
          <w:noProof w:val="0"/>
          <w:color w:val="000096"/>
          <w:szCs w:val="24"/>
        </w:rPr>
        <w:t>/&gt;</w:t>
      </w:r>
    </w:p>
    <w:p w14:paraId="1C22B04A" w14:textId="47CAA6AD" w:rsidR="00BB5B40" w:rsidRPr="00E147BD" w:rsidRDefault="00FD6280" w:rsidP="008D071A">
      <w:pPr>
        <w:pStyle w:val="XMLFragment"/>
        <w:rPr>
          <w:noProof w:val="0"/>
          <w:color w:val="000000"/>
          <w:szCs w:val="24"/>
          <w:lang w:val="fr-CA"/>
        </w:rPr>
      </w:pPr>
      <w:r w:rsidRPr="007B0978">
        <w:rPr>
          <w:noProof w:val="0"/>
          <w:color w:val="000000"/>
          <w:szCs w:val="24"/>
        </w:rPr>
        <w:t xml:space="preserve">        </w:t>
      </w:r>
      <w:r w:rsidRPr="00E147BD">
        <w:rPr>
          <w:noProof w:val="0"/>
          <w:color w:val="003296"/>
          <w:szCs w:val="24"/>
          <w:lang w:val="fr-CA"/>
        </w:rPr>
        <w:t>&lt;/</w:t>
      </w:r>
      <w:proofErr w:type="spellStart"/>
      <w:proofErr w:type="gramStart"/>
      <w:r w:rsidRPr="00E147BD">
        <w:rPr>
          <w:noProof w:val="0"/>
          <w:color w:val="003296"/>
          <w:szCs w:val="24"/>
          <w:lang w:val="fr-CA"/>
        </w:rPr>
        <w:t>xs:sequence</w:t>
      </w:r>
      <w:proofErr w:type="spellEnd"/>
      <w:proofErr w:type="gramEnd"/>
      <w:r w:rsidRPr="00E147BD">
        <w:rPr>
          <w:noProof w:val="0"/>
          <w:color w:val="003296"/>
          <w:szCs w:val="24"/>
          <w:lang w:val="fr-CA"/>
        </w:rPr>
        <w:t>&gt;</w:t>
      </w:r>
    </w:p>
    <w:p w14:paraId="4828FD31" w14:textId="3BCA073F"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xs:extension</w:t>
      </w:r>
      <w:proofErr w:type="spellEnd"/>
      <w:proofErr w:type="gramEnd"/>
      <w:r w:rsidRPr="00E147BD">
        <w:rPr>
          <w:noProof w:val="0"/>
          <w:color w:val="003296"/>
          <w:szCs w:val="24"/>
          <w:lang w:val="fr-CA"/>
        </w:rPr>
        <w:t>&gt;</w:t>
      </w:r>
    </w:p>
    <w:p w14:paraId="678614F1" w14:textId="44D1BB7A"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xs:complexContent</w:t>
      </w:r>
      <w:proofErr w:type="spellEnd"/>
      <w:proofErr w:type="gramEnd"/>
      <w:r w:rsidRPr="00E147BD">
        <w:rPr>
          <w:noProof w:val="0"/>
          <w:color w:val="003296"/>
          <w:szCs w:val="24"/>
          <w:lang w:val="fr-CA"/>
        </w:rPr>
        <w:t>&gt;</w:t>
      </w:r>
    </w:p>
    <w:p w14:paraId="4B201165" w14:textId="77777777" w:rsidR="00BB5B40" w:rsidRPr="00E147BD" w:rsidRDefault="00FD6280" w:rsidP="008D071A">
      <w:pPr>
        <w:pStyle w:val="XMLFragment"/>
        <w:rPr>
          <w:noProof w:val="0"/>
          <w:color w:val="000000"/>
          <w:szCs w:val="24"/>
          <w:lang w:val="fr-CA"/>
        </w:rPr>
      </w:pPr>
      <w:r w:rsidRPr="00E147BD">
        <w:rPr>
          <w:noProof w:val="0"/>
          <w:color w:val="000000"/>
          <w:szCs w:val="24"/>
          <w:lang w:val="fr-CA"/>
        </w:rPr>
        <w:t xml:space="preserve">  </w:t>
      </w:r>
      <w:r w:rsidRPr="00E147BD">
        <w:rPr>
          <w:noProof w:val="0"/>
          <w:color w:val="003296"/>
          <w:szCs w:val="24"/>
          <w:lang w:val="fr-CA"/>
        </w:rPr>
        <w:t>&lt;/</w:t>
      </w:r>
      <w:proofErr w:type="spellStart"/>
      <w:proofErr w:type="gramStart"/>
      <w:r w:rsidRPr="00E147BD">
        <w:rPr>
          <w:noProof w:val="0"/>
          <w:color w:val="003296"/>
          <w:szCs w:val="24"/>
          <w:lang w:val="fr-CA"/>
        </w:rPr>
        <w:t>xs:complexType</w:t>
      </w:r>
      <w:proofErr w:type="spellEnd"/>
      <w:proofErr w:type="gramEnd"/>
      <w:r w:rsidRPr="00E147BD">
        <w:rPr>
          <w:noProof w:val="0"/>
          <w:color w:val="003296"/>
          <w:szCs w:val="24"/>
          <w:lang w:val="fr-CA"/>
        </w:rPr>
        <w:t>&gt;</w:t>
      </w:r>
      <w:r w:rsidRPr="00E147BD">
        <w:rPr>
          <w:noProof w:val="0"/>
          <w:color w:val="000000"/>
          <w:szCs w:val="24"/>
          <w:lang w:val="fr-CA"/>
        </w:rPr>
        <w:br/>
      </w:r>
    </w:p>
    <w:p w14:paraId="5494EAEF" w14:textId="518C631A" w:rsidR="00FB39CC" w:rsidRDefault="00FD6280" w:rsidP="008D071A">
      <w:pPr>
        <w:pStyle w:val="XMLFragment"/>
        <w:rPr>
          <w:noProof w:val="0"/>
          <w:color w:val="003296"/>
          <w:szCs w:val="24"/>
        </w:rPr>
      </w:pPr>
      <w:r w:rsidRPr="00E147BD">
        <w:rPr>
          <w:noProof w:val="0"/>
          <w:color w:val="000000"/>
          <w:szCs w:val="24"/>
          <w:lang w:val="fr-CA"/>
        </w:rPr>
        <w:lastRenderedPageBreak/>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"CSD"</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organizationDirectory</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organization</w:t>
      </w:r>
      <w:proofErr w:type="spellEnd"/>
      <w:r w:rsidRPr="00E147BD">
        <w:rPr>
          <w:noProof w:val="0"/>
          <w:color w:val="993300"/>
          <w:szCs w:val="24"/>
          <w:lang w:val="fr-CA"/>
        </w:rPr>
        <w:t>"</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organization</w:t>
      </w:r>
      <w:proofErr w:type="spellEnd"/>
      <w:r w:rsidRPr="00E147BD">
        <w:rPr>
          <w:noProof w:val="0"/>
          <w:color w:val="993300"/>
          <w:szCs w:val="24"/>
          <w:lang w:val="fr-CA"/>
        </w:rPr>
        <w:t>"</w:t>
      </w:r>
      <w:r w:rsidRPr="00E147BD">
        <w:rPr>
          <w:noProof w:val="0"/>
          <w:color w:val="F5844C"/>
          <w:szCs w:val="24"/>
          <w:lang w:val="fr-CA"/>
        </w:rPr>
        <w:t xml:space="preserve"> </w:t>
      </w:r>
      <w:proofErr w:type="spellStart"/>
      <w:r w:rsidRPr="00E147BD">
        <w:rPr>
          <w:noProof w:val="0"/>
          <w:color w:val="F5844C"/>
          <w:szCs w:val="24"/>
          <w:lang w:val="fr-CA"/>
        </w:rPr>
        <w:t>minOccurs</w:t>
      </w:r>
      <w:proofErr w:type="spellEnd"/>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w:t>
      </w:r>
      <w:proofErr w:type="spellStart"/>
      <w:r w:rsidRPr="00E147BD">
        <w:rPr>
          <w:noProof w:val="0"/>
          <w:color w:val="F5844C"/>
          <w:szCs w:val="24"/>
          <w:lang w:val="fr-CA"/>
        </w:rPr>
        <w:t>maxOccurs</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unbounded</w:t>
      </w:r>
      <w:proofErr w:type="spellEnd"/>
      <w:r w:rsidRPr="00E147BD">
        <w:rPr>
          <w:noProof w:val="0"/>
          <w:color w:val="993300"/>
          <w:szCs w:val="24"/>
          <w:lang w:val="fr-CA"/>
        </w:rPr>
        <w:t>"</w:t>
      </w:r>
      <w:r w:rsidRPr="00E147BD">
        <w:rPr>
          <w:noProof w:val="0"/>
          <w:color w:val="000000"/>
          <w:szCs w:val="24"/>
          <w:lang w:val="fr-CA"/>
        </w:rPr>
        <w:br/>
      </w:r>
      <w:r w:rsidRPr="00E147BD">
        <w:rPr>
          <w:noProof w:val="0"/>
          <w:color w:val="F5844C"/>
          <w:szCs w:val="24"/>
          <w:lang w:val="fr-CA"/>
        </w:rPr>
        <w:t xml:space="preserve">            </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serviceDirectory</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"service"</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"service"</w:t>
      </w:r>
      <w:r w:rsidRPr="00E147BD">
        <w:rPr>
          <w:noProof w:val="0"/>
          <w:color w:val="F5844C"/>
          <w:szCs w:val="24"/>
          <w:lang w:val="fr-CA"/>
        </w:rPr>
        <w:t xml:space="preserve"> </w:t>
      </w:r>
      <w:proofErr w:type="spellStart"/>
      <w:r w:rsidRPr="00E147BD">
        <w:rPr>
          <w:noProof w:val="0"/>
          <w:color w:val="F5844C"/>
          <w:szCs w:val="24"/>
          <w:lang w:val="fr-CA"/>
        </w:rPr>
        <w:t>minOccurs</w:t>
      </w:r>
      <w:proofErr w:type="spellEnd"/>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w:t>
      </w:r>
      <w:proofErr w:type="spellStart"/>
      <w:r w:rsidRPr="00E147BD">
        <w:rPr>
          <w:noProof w:val="0"/>
          <w:color w:val="F5844C"/>
          <w:szCs w:val="24"/>
          <w:lang w:val="fr-CA"/>
        </w:rPr>
        <w:t>maxOccurs</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unbounded</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facilityDirectory</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facility</w:t>
      </w:r>
      <w:proofErr w:type="spellEnd"/>
      <w:r w:rsidRPr="00E147BD">
        <w:rPr>
          <w:noProof w:val="0"/>
          <w:color w:val="993300"/>
          <w:szCs w:val="24"/>
          <w:lang w:val="fr-CA"/>
        </w:rPr>
        <w:t>"</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facility</w:t>
      </w:r>
      <w:proofErr w:type="spellEnd"/>
      <w:r w:rsidRPr="00E147BD">
        <w:rPr>
          <w:noProof w:val="0"/>
          <w:color w:val="993300"/>
          <w:szCs w:val="24"/>
          <w:lang w:val="fr-CA"/>
        </w:rPr>
        <w:t>"</w:t>
      </w:r>
      <w:r w:rsidRPr="00E147BD">
        <w:rPr>
          <w:noProof w:val="0"/>
          <w:color w:val="F5844C"/>
          <w:szCs w:val="24"/>
          <w:lang w:val="fr-CA"/>
        </w:rPr>
        <w:t xml:space="preserve"> </w:t>
      </w:r>
      <w:proofErr w:type="spellStart"/>
      <w:r w:rsidRPr="00E147BD">
        <w:rPr>
          <w:noProof w:val="0"/>
          <w:color w:val="F5844C"/>
          <w:szCs w:val="24"/>
          <w:lang w:val="fr-CA"/>
        </w:rPr>
        <w:t>minOccurs</w:t>
      </w:r>
      <w:proofErr w:type="spellEnd"/>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w:t>
      </w:r>
      <w:proofErr w:type="spellStart"/>
      <w:r w:rsidRPr="00E147BD">
        <w:rPr>
          <w:noProof w:val="0"/>
          <w:color w:val="F5844C"/>
          <w:szCs w:val="24"/>
          <w:lang w:val="fr-CA"/>
        </w:rPr>
        <w:t>maxOccurs</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unbounded</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providerDirectory</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"provider"</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"provider"</w:t>
      </w:r>
      <w:r w:rsidRPr="00E147BD">
        <w:rPr>
          <w:noProof w:val="0"/>
          <w:color w:val="F5844C"/>
          <w:szCs w:val="24"/>
          <w:lang w:val="fr-CA"/>
        </w:rPr>
        <w:t xml:space="preserve"> </w:t>
      </w:r>
      <w:proofErr w:type="spellStart"/>
      <w:r w:rsidRPr="00E147BD">
        <w:rPr>
          <w:noProof w:val="0"/>
          <w:color w:val="F5844C"/>
          <w:szCs w:val="24"/>
          <w:lang w:val="fr-CA"/>
        </w:rPr>
        <w:t>minOccurs</w:t>
      </w:r>
      <w:proofErr w:type="spellEnd"/>
      <w:r w:rsidRPr="00E147BD">
        <w:rPr>
          <w:noProof w:val="0"/>
          <w:color w:val="FF8040"/>
          <w:szCs w:val="24"/>
          <w:lang w:val="fr-CA"/>
        </w:rPr>
        <w:t>=</w:t>
      </w:r>
      <w:r w:rsidRPr="00E147BD">
        <w:rPr>
          <w:noProof w:val="0"/>
          <w:color w:val="993300"/>
          <w:szCs w:val="24"/>
          <w:lang w:val="fr-CA"/>
        </w:rPr>
        <w:t>"0"</w:t>
      </w:r>
      <w:r w:rsidRPr="00E147BD">
        <w:rPr>
          <w:noProof w:val="0"/>
          <w:color w:val="F5844C"/>
          <w:szCs w:val="24"/>
          <w:lang w:val="fr-CA"/>
        </w:rPr>
        <w:t xml:space="preserve"> </w:t>
      </w:r>
      <w:proofErr w:type="spellStart"/>
      <w:r w:rsidRPr="00E147BD">
        <w:rPr>
          <w:noProof w:val="0"/>
          <w:color w:val="F5844C"/>
          <w:szCs w:val="24"/>
          <w:lang w:val="fr-CA"/>
        </w:rPr>
        <w:t>maxOccurs</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unbounded</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xs:sequence</w:t>
      </w:r>
      <w:proofErr w:type="spellEnd"/>
      <w:r w:rsidRPr="00E147BD">
        <w:rPr>
          <w:noProof w:val="0"/>
          <w:color w:val="0032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"CSD"</w:t>
      </w:r>
      <w:r w:rsidRPr="00E147BD">
        <w:rPr>
          <w:noProof w:val="0"/>
          <w:color w:val="F5844C"/>
          <w:szCs w:val="24"/>
          <w:lang w:val="fr-CA"/>
        </w:rPr>
        <w:t xml:space="preserve"> type</w:t>
      </w:r>
      <w:r w:rsidRPr="00E147BD">
        <w:rPr>
          <w:noProof w:val="0"/>
          <w:color w:val="FF8040"/>
          <w:szCs w:val="24"/>
          <w:lang w:val="fr-CA"/>
        </w:rPr>
        <w:t>=</w:t>
      </w:r>
      <w:r w:rsidRPr="00E147BD">
        <w:rPr>
          <w:noProof w:val="0"/>
          <w:color w:val="993300"/>
          <w:szCs w:val="24"/>
          <w:lang w:val="fr-CA"/>
        </w:rPr>
        <w:t>"CSD"</w:t>
      </w:r>
      <w:r w:rsidRPr="00E147BD">
        <w:rPr>
          <w:noProof w:val="0"/>
          <w:color w:val="000096"/>
          <w:szCs w:val="24"/>
          <w:lang w:val="fr-CA"/>
        </w:rPr>
        <w:t>/&gt;</w:t>
      </w:r>
      <w:r w:rsidRPr="00E147BD">
        <w:rPr>
          <w:noProof w:val="0"/>
          <w:color w:val="000000"/>
          <w:szCs w:val="24"/>
          <w:lang w:val="fr-CA"/>
        </w:rPr>
        <w:br/>
      </w:r>
      <w:r w:rsidRPr="00E147BD">
        <w:rPr>
          <w:noProof w:val="0"/>
          <w:color w:val="000000"/>
          <w:szCs w:val="24"/>
          <w:lang w:val="fr-CA"/>
        </w:rPr>
        <w:br/>
      </w:r>
      <w:r w:rsidRPr="00E147BD">
        <w:rPr>
          <w:noProof w:val="0"/>
          <w:color w:val="000000"/>
          <w:szCs w:val="24"/>
          <w:lang w:val="fr-CA"/>
        </w:rPr>
        <w:br/>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xs:element</w:t>
      </w:r>
      <w:proofErr w:type="spellEnd"/>
      <w:r w:rsidRPr="00E147BD">
        <w:rPr>
          <w:noProof w:val="0"/>
          <w:color w:val="F5844C"/>
          <w:szCs w:val="24"/>
          <w:lang w:val="fr-CA"/>
        </w:rPr>
        <w:t xml:space="preserve"> </w:t>
      </w:r>
      <w:proofErr w:type="spellStart"/>
      <w:r w:rsidRPr="00E147BD">
        <w:rPr>
          <w:noProof w:val="0"/>
          <w:color w:val="F5844C"/>
          <w:szCs w:val="24"/>
          <w:lang w:val="fr-CA"/>
        </w:rPr>
        <w:t>name</w:t>
      </w:r>
      <w:proofErr w:type="spellEnd"/>
      <w:r w:rsidRPr="00E147BD">
        <w:rPr>
          <w:noProof w:val="0"/>
          <w:color w:val="FF8040"/>
          <w:szCs w:val="24"/>
          <w:lang w:val="fr-CA"/>
        </w:rPr>
        <w:t>=</w:t>
      </w:r>
      <w:r w:rsidRPr="00E147BD">
        <w:rPr>
          <w:noProof w:val="0"/>
          <w:color w:val="993300"/>
          <w:szCs w:val="24"/>
          <w:lang w:val="fr-CA"/>
        </w:rPr>
        <w:t>"</w:t>
      </w:r>
      <w:proofErr w:type="spellStart"/>
      <w:r w:rsidRPr="00E147BD">
        <w:rPr>
          <w:noProof w:val="0"/>
          <w:color w:val="993300"/>
          <w:szCs w:val="24"/>
          <w:lang w:val="fr-CA"/>
        </w:rPr>
        <w:t>careServicesRequest</w:t>
      </w:r>
      <w:proofErr w:type="spellEnd"/>
      <w:r w:rsidRPr="00E147BD">
        <w:rPr>
          <w:noProof w:val="0"/>
          <w:color w:val="993300"/>
          <w:szCs w:val="24"/>
          <w:lang w:val="fr-CA"/>
        </w:rPr>
        <w:t>"</w:t>
      </w:r>
      <w:r w:rsidRPr="00E147BD">
        <w:rPr>
          <w:noProof w:val="0"/>
          <w:color w:val="000096"/>
          <w:szCs w:val="24"/>
          <w:lang w:val="fr-CA"/>
        </w:rPr>
        <w:t>&gt;</w:t>
      </w:r>
      <w:r w:rsidRPr="00E147BD">
        <w:rPr>
          <w:noProof w:val="0"/>
          <w:color w:val="000000"/>
          <w:szCs w:val="24"/>
          <w:lang w:val="fr-CA"/>
        </w:rPr>
        <w:br/>
        <w:t xml:space="preserve">    </w:t>
      </w:r>
      <w:r w:rsidRPr="00E147BD">
        <w:rPr>
          <w:noProof w:val="0"/>
          <w:color w:val="003296"/>
          <w:szCs w:val="24"/>
          <w:lang w:val="fr-CA"/>
        </w:rPr>
        <w:t>&lt;</w:t>
      </w:r>
      <w:proofErr w:type="spellStart"/>
      <w:r w:rsidRPr="00E147BD">
        <w:rPr>
          <w:noProof w:val="0"/>
          <w:color w:val="003296"/>
          <w:szCs w:val="24"/>
          <w:lang w:val="fr-CA"/>
        </w:rPr>
        <w:t>xs:complexType</w:t>
      </w:r>
      <w:proofErr w:type="spellEnd"/>
      <w:r w:rsidRPr="00E147BD">
        <w:rPr>
          <w:noProof w:val="0"/>
          <w:color w:val="003296"/>
          <w:szCs w:val="24"/>
          <w:lang w:val="fr-CA"/>
        </w:rPr>
        <w:t>&gt;</w:t>
      </w:r>
      <w:r w:rsidRPr="00E147BD">
        <w:rPr>
          <w:noProof w:val="0"/>
          <w:color w:val="000000"/>
          <w:szCs w:val="24"/>
          <w:lang w:val="fr-CA"/>
        </w:rPr>
        <w:br/>
      </w:r>
      <w:r w:rsidRPr="007B0978">
        <w:rPr>
          <w:noProof w:val="0"/>
          <w:color w:val="000000"/>
          <w:szCs w:val="24"/>
        </w:rP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xs:any</w:t>
      </w:r>
      <w:proofErr w:type="spellEnd"/>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namespace</w:t>
      </w:r>
      <w:r w:rsidRPr="007B0978">
        <w:rPr>
          <w:noProof w:val="0"/>
          <w:color w:val="FF8040"/>
          <w:szCs w:val="24"/>
        </w:rPr>
        <w:t>=</w:t>
      </w:r>
      <w:r w:rsidRPr="007B0978">
        <w:rPr>
          <w:noProof w:val="0"/>
          <w:color w:val="993300"/>
          <w:szCs w:val="24"/>
        </w:rPr>
        <w:t>"##any"</w:t>
      </w:r>
      <w:r w:rsidRPr="007B0978">
        <w:rPr>
          <w:noProof w:val="0"/>
          <w:color w:val="F5844C"/>
          <w:szCs w:val="24"/>
        </w:rPr>
        <w:t xml:space="preserve"> </w:t>
      </w:r>
      <w:proofErr w:type="spellStart"/>
      <w:r w:rsidRPr="007B0978">
        <w:rPr>
          <w:noProof w:val="0"/>
          <w:color w:val="F5844C"/>
          <w:szCs w:val="24"/>
        </w:rPr>
        <w:t>processContents</w:t>
      </w:r>
      <w:proofErr w:type="spellEnd"/>
      <w:r w:rsidRPr="007B0978">
        <w:rPr>
          <w:noProof w:val="0"/>
          <w:color w:val="FF8040"/>
          <w:szCs w:val="24"/>
        </w:rPr>
        <w:t>=</w:t>
      </w:r>
      <w:r w:rsidRPr="007B0978">
        <w:rPr>
          <w:noProof w:val="0"/>
          <w:color w:val="993300"/>
          <w:szCs w:val="24"/>
        </w:rPr>
        <w:t>"skip"</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p>
    <w:p w14:paraId="09007F29" w14:textId="6FF84176" w:rsidR="005810A0" w:rsidRDefault="00FB39CC" w:rsidP="008D071A">
      <w:pPr>
        <w:pStyle w:val="XMLFragment"/>
        <w:rPr>
          <w:b/>
          <w:noProof w:val="0"/>
          <w:color w:val="003296"/>
          <w:szCs w:val="24"/>
          <w:u w:val="single"/>
        </w:rPr>
      </w:pPr>
      <w:r w:rsidRPr="0076459B">
        <w:rPr>
          <w:b/>
          <w:noProof w:val="0"/>
          <w:color w:val="003296"/>
          <w:szCs w:val="24"/>
        </w:rPr>
        <w:t xml:space="preserve">         </w:t>
      </w:r>
      <w:r w:rsidRPr="0076459B">
        <w:rPr>
          <w:noProof w:val="0"/>
          <w:color w:val="003296"/>
          <w:szCs w:val="24"/>
        </w:rPr>
        <w:t xml:space="preserve">   &lt;</w:t>
      </w:r>
      <w:proofErr w:type="spellStart"/>
      <w:proofErr w:type="gramStart"/>
      <w:r w:rsidRPr="0076459B">
        <w:rPr>
          <w:noProof w:val="0"/>
          <w:color w:val="003296"/>
          <w:szCs w:val="24"/>
        </w:rPr>
        <w:t>xs:attribute</w:t>
      </w:r>
      <w:proofErr w:type="spellEnd"/>
      <w:proofErr w:type="gramEnd"/>
      <w:r w:rsidRPr="0076459B">
        <w:rPr>
          <w:noProof w:val="0"/>
          <w:color w:val="F5844C"/>
          <w:szCs w:val="24"/>
        </w:rPr>
        <w:t xml:space="preserve"> name</w:t>
      </w:r>
      <w:r w:rsidRPr="0076459B">
        <w:rPr>
          <w:noProof w:val="0"/>
          <w:color w:val="FF8040"/>
          <w:szCs w:val="24"/>
        </w:rPr>
        <w:t>=</w:t>
      </w:r>
      <w:r w:rsidRPr="0076459B">
        <w:rPr>
          <w:noProof w:val="0"/>
          <w:color w:val="993300"/>
          <w:szCs w:val="24"/>
        </w:rPr>
        <w:t>"id"</w:t>
      </w:r>
      <w:r w:rsidRPr="0076459B">
        <w:rPr>
          <w:noProof w:val="0"/>
          <w:color w:val="F5844C"/>
          <w:szCs w:val="24"/>
        </w:rPr>
        <w:t xml:space="preserve"> </w:t>
      </w:r>
      <w:r w:rsidRPr="0076459B">
        <w:rPr>
          <w:noProof w:val="0"/>
          <w:color w:val="993300"/>
          <w:szCs w:val="24"/>
        </w:rPr>
        <w:t>/</w:t>
      </w:r>
      <w:r w:rsidRPr="0076459B">
        <w:rPr>
          <w:noProof w:val="0"/>
          <w:color w:val="000096"/>
          <w:szCs w:val="24"/>
        </w:rPr>
        <w:t>&gt;</w:t>
      </w:r>
      <w:r w:rsidR="00FD6280" w:rsidRPr="007B0978">
        <w:rPr>
          <w:noProof w:val="0"/>
          <w:color w:val="000000"/>
          <w:szCs w:val="24"/>
        </w:rPr>
        <w:br/>
      </w:r>
      <w:r w:rsidR="00FD6280" w:rsidRPr="0076459B">
        <w:rPr>
          <w:noProof w:val="0"/>
          <w:color w:val="000000"/>
          <w:szCs w:val="24"/>
        </w:rPr>
        <w:t xml:space="preserve">         </w:t>
      </w:r>
      <w:r w:rsidR="00FD6280" w:rsidRPr="007B0978">
        <w:rPr>
          <w:noProof w:val="0"/>
          <w:color w:val="000000"/>
          <w:szCs w:val="24"/>
        </w:rPr>
        <w:t xml:space="preserve">   </w:t>
      </w:r>
      <w:r w:rsidR="00FD6280" w:rsidRPr="007B0978">
        <w:rPr>
          <w:noProof w:val="0"/>
          <w:color w:val="003296"/>
          <w:szCs w:val="24"/>
        </w:rPr>
        <w:t>&lt;</w:t>
      </w:r>
      <w:proofErr w:type="spellStart"/>
      <w:proofErr w:type="gramStart"/>
      <w:r w:rsidR="00FD6280" w:rsidRPr="007B0978">
        <w:rPr>
          <w:noProof w:val="0"/>
          <w:color w:val="003296"/>
          <w:szCs w:val="24"/>
        </w:rPr>
        <w:t>xs:attribute</w:t>
      </w:r>
      <w:proofErr w:type="spellEnd"/>
      <w:proofErr w:type="gram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uuid</w:t>
      </w:r>
      <w:proofErr w:type="spellEnd"/>
      <w:r w:rsidR="00FD6280" w:rsidRPr="007B0978">
        <w:rPr>
          <w:noProof w:val="0"/>
          <w:color w:val="993300"/>
          <w:szCs w:val="24"/>
        </w:rPr>
        <w:t>"</w:t>
      </w:r>
      <w:r w:rsidR="00FD6280" w:rsidRPr="007B0978">
        <w:rPr>
          <w:noProof w:val="0"/>
          <w:color w:val="F5844C"/>
          <w:szCs w:val="24"/>
        </w:rPr>
        <w:t xml:space="preserve"> use</w:t>
      </w:r>
      <w:r w:rsidR="00FD6280" w:rsidRPr="007B0978">
        <w:rPr>
          <w:noProof w:val="0"/>
          <w:color w:val="FF8040"/>
          <w:szCs w:val="24"/>
        </w:rPr>
        <w:t>=</w:t>
      </w:r>
      <w:r w:rsidR="00FD6280" w:rsidRPr="007B0978">
        <w:rPr>
          <w:noProof w:val="0"/>
          <w:color w:val="993300"/>
          <w:szCs w:val="24"/>
        </w:rPr>
        <w:t>"required"</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uuid</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proofErr w:type="gramStart"/>
      <w:r w:rsidR="00FD6280" w:rsidRPr="007B0978">
        <w:rPr>
          <w:noProof w:val="0"/>
          <w:color w:val="003296"/>
          <w:szCs w:val="24"/>
        </w:rPr>
        <w:t>xs:annotation</w:t>
      </w:r>
      <w:proofErr w:type="spellEnd"/>
      <w:proofErr w:type="gram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proofErr w:type="gramStart"/>
      <w:r w:rsidR="00FD6280" w:rsidRPr="007B0978">
        <w:rPr>
          <w:noProof w:val="0"/>
          <w:color w:val="003296"/>
          <w:szCs w:val="24"/>
        </w:rPr>
        <w:t>xs:documentation</w:t>
      </w:r>
      <w:proofErr w:type="spellEnd"/>
      <w:proofErr w:type="gramEnd"/>
      <w:r w:rsidR="00FD6280" w:rsidRPr="007B0978">
        <w:rPr>
          <w:noProof w:val="0"/>
          <w:color w:val="003296"/>
          <w:szCs w:val="24"/>
        </w:rPr>
        <w:t>&gt;</w:t>
      </w:r>
      <w:r w:rsidR="00FD6280" w:rsidRPr="007B0978">
        <w:rPr>
          <w:noProof w:val="0"/>
          <w:color w:val="000000"/>
          <w:szCs w:val="24"/>
        </w:rPr>
        <w:t xml:space="preserve">Refers to a UUID identifying a </w:t>
      </w:r>
      <w:r w:rsidR="00FD6280" w:rsidRPr="007B0978">
        <w:rPr>
          <w:noProof w:val="0"/>
          <w:color w:val="969600"/>
          <w:szCs w:val="24"/>
        </w:rPr>
        <w:t>&amp;</w:t>
      </w:r>
      <w:proofErr w:type="spellStart"/>
      <w:proofErr w:type="gramStart"/>
      <w:r w:rsidR="00FD6280" w:rsidRPr="007B0978">
        <w:rPr>
          <w:noProof w:val="0"/>
          <w:color w:val="969600"/>
          <w:szCs w:val="24"/>
        </w:rPr>
        <w:t>lt;</w:t>
      </w:r>
      <w:r w:rsidR="00FD6280" w:rsidRPr="007B0978">
        <w:rPr>
          <w:noProof w:val="0"/>
          <w:color w:val="000000"/>
          <w:szCs w:val="24"/>
        </w:rPr>
        <w:t>careServicesFunction</w:t>
      </w:r>
      <w:proofErr w:type="spellEnd"/>
      <w:proofErr w:type="gramEnd"/>
      <w:r w:rsidR="00FD6280" w:rsidRPr="007B0978">
        <w:rPr>
          <w:noProof w:val="0"/>
          <w:color w:val="000000"/>
          <w:szCs w:val="24"/>
        </w:rPr>
        <w:t>/</w:t>
      </w:r>
      <w:r w:rsidR="00FD6280" w:rsidRPr="007B0978">
        <w:rPr>
          <w:noProof w:val="0"/>
          <w:color w:val="969600"/>
          <w:szCs w:val="24"/>
        </w:rPr>
        <w:t>&amp;</w:t>
      </w:r>
      <w:proofErr w:type="spellStart"/>
      <w:r w:rsidR="00FD6280" w:rsidRPr="007B0978">
        <w:rPr>
          <w:noProof w:val="0"/>
          <w:color w:val="969600"/>
          <w:szCs w:val="24"/>
        </w:rPr>
        <w:t>gt</w:t>
      </w:r>
      <w:proofErr w:type="spellEnd"/>
      <w:r w:rsidR="00FD6280" w:rsidRPr="007B0978">
        <w:rPr>
          <w:noProof w:val="0"/>
          <w:color w:val="969600"/>
          <w:szCs w:val="24"/>
        </w:rPr>
        <w:t>;</w:t>
      </w:r>
      <w:r w:rsidR="00FD6280" w:rsidRPr="007B0978">
        <w:rPr>
          <w:noProof w:val="0"/>
          <w:color w:val="000000"/>
          <w:szCs w:val="24"/>
        </w:rPr>
        <w:t xml:space="preserve"> to be processed by the Care Services </w:t>
      </w:r>
      <w:proofErr w:type="spellStart"/>
      <w:r w:rsidR="00FD6280" w:rsidRPr="007B0978">
        <w:rPr>
          <w:noProof w:val="0"/>
          <w:color w:val="000000"/>
          <w:szCs w:val="24"/>
        </w:rPr>
        <w:t>InfoManager</w:t>
      </w:r>
      <w:proofErr w:type="spellEnd"/>
      <w:r w:rsidR="008B268F" w:rsidRPr="007B0978">
        <w:rPr>
          <w:noProof w:val="0"/>
          <w:color w:val="000000"/>
          <w:szCs w:val="24"/>
        </w:rPr>
        <w:t xml:space="preserve">. </w:t>
      </w:r>
      <w:r w:rsidR="00FD6280" w:rsidRPr="007B0978">
        <w:rPr>
          <w:noProof w:val="0"/>
          <w:color w:val="000000"/>
          <w:szCs w:val="24"/>
        </w:rPr>
        <w:t xml:space="preserve">These stored queries must be defined in a </w:t>
      </w:r>
      <w:r w:rsidR="00FD6280" w:rsidRPr="007B0978">
        <w:rPr>
          <w:noProof w:val="0"/>
          <w:color w:val="969600"/>
          <w:szCs w:val="24"/>
        </w:rPr>
        <w:t>&amp;</w:t>
      </w:r>
      <w:proofErr w:type="spellStart"/>
      <w:r w:rsidR="00FD6280" w:rsidRPr="007B0978">
        <w:rPr>
          <w:noProof w:val="0"/>
          <w:color w:val="969600"/>
          <w:szCs w:val="24"/>
        </w:rPr>
        <w:t>lt;</w:t>
      </w:r>
      <w:r w:rsidR="00FD6280" w:rsidRPr="007B0978">
        <w:rPr>
          <w:noProof w:val="0"/>
          <w:color w:val="000000"/>
          <w:szCs w:val="24"/>
        </w:rPr>
        <w:t>careServicesFunction</w:t>
      </w:r>
      <w:proofErr w:type="spellEnd"/>
      <w:r w:rsidR="00FD6280" w:rsidRPr="007B0978">
        <w:rPr>
          <w:noProof w:val="0"/>
          <w:color w:val="000000"/>
          <w:szCs w:val="24"/>
        </w:rPr>
        <w:t>/</w:t>
      </w:r>
      <w:r w:rsidR="00FD6280" w:rsidRPr="007B0978">
        <w:rPr>
          <w:noProof w:val="0"/>
          <w:color w:val="969600"/>
          <w:szCs w:val="24"/>
        </w:rPr>
        <w:t>&amp;</w:t>
      </w:r>
      <w:proofErr w:type="spellStart"/>
      <w:r w:rsidR="00FD6280" w:rsidRPr="007B0978">
        <w:rPr>
          <w:noProof w:val="0"/>
          <w:color w:val="969600"/>
          <w:szCs w:val="24"/>
        </w:rPr>
        <w:t>gt</w:t>
      </w:r>
      <w:proofErr w:type="spellEnd"/>
      <w:r w:rsidR="00FD6280" w:rsidRPr="007B0978">
        <w:rPr>
          <w:noProof w:val="0"/>
          <w:color w:val="969600"/>
          <w:szCs w:val="24"/>
        </w:rPr>
        <w:t>;</w:t>
      </w:r>
      <w:r w:rsidR="00FD6280" w:rsidRPr="007B0978">
        <w:rPr>
          <w:noProof w:val="0"/>
          <w:color w:val="000000"/>
          <w:szCs w:val="24"/>
        </w:rPr>
        <w:t>.</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t>Extension point for implementation specific attributes</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careServicesResponse</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r>
      <w:r w:rsidR="00FD6280" w:rsidRPr="005810A0">
        <w:rPr>
          <w:noProof w:val="0"/>
          <w:color w:val="000000"/>
          <w:szCs w:val="24"/>
        </w:rPr>
        <w:t xml:space="preserve">      </w:t>
      </w:r>
      <w:r w:rsidR="005810A0" w:rsidRPr="0076459B">
        <w:rPr>
          <w:noProof w:val="0"/>
          <w:color w:val="003296"/>
          <w:szCs w:val="24"/>
        </w:rPr>
        <w:t>&lt;</w:t>
      </w:r>
      <w:proofErr w:type="spellStart"/>
      <w:r w:rsidR="005810A0" w:rsidRPr="0076459B">
        <w:rPr>
          <w:noProof w:val="0"/>
          <w:color w:val="003296"/>
          <w:szCs w:val="24"/>
        </w:rPr>
        <w:t>xs:sequence</w:t>
      </w:r>
      <w:proofErr w:type="spellEnd"/>
      <w:r w:rsidR="005810A0" w:rsidRPr="0076459B">
        <w:rPr>
          <w:noProof w:val="0"/>
          <w:color w:val="003296"/>
          <w:szCs w:val="24"/>
        </w:rPr>
        <w:t>&gt;</w:t>
      </w:r>
    </w:p>
    <w:p w14:paraId="45982C9B" w14:textId="2986798F" w:rsidR="00661E07" w:rsidRDefault="00FD6280" w:rsidP="008D071A">
      <w:pPr>
        <w:pStyle w:val="XMLFragment"/>
        <w:rPr>
          <w:noProof w:val="0"/>
          <w:color w:val="003296"/>
          <w:szCs w:val="24"/>
        </w:rPr>
      </w:pPr>
      <w:r w:rsidRPr="007B0978">
        <w:rPr>
          <w:noProof w:val="0"/>
          <w:color w:val="000000"/>
          <w:szCs w:val="24"/>
        </w:rPr>
        <w:lastRenderedPageBreak/>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"result"</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xs:anyType</w:t>
      </w:r>
      <w:proofErr w:type="spellEnd"/>
      <w:proofErr w:type="gram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w:t>
      </w:r>
      <w:r w:rsidR="005810A0">
        <w:rPr>
          <w:noProof w:val="0"/>
          <w:color w:val="003296"/>
          <w:szCs w:val="24"/>
        </w:rPr>
        <w:t>sequence</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xs:attribute</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"content-type"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xs:annotation</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xs:documentation</w:t>
      </w:r>
      <w:proofErr w:type="spellEnd"/>
      <w:proofErr w:type="gramEnd"/>
      <w:r w:rsidRPr="007B0978">
        <w:rPr>
          <w:noProof w:val="0"/>
          <w:color w:val="003296"/>
          <w:szCs w:val="24"/>
        </w:rPr>
        <w:t>&gt;</w:t>
      </w:r>
      <w:r w:rsidRPr="007B0978">
        <w:rPr>
          <w:noProof w:val="0"/>
          <w:color w:val="000000"/>
          <w:szCs w:val="24"/>
        </w:rPr>
        <w:t xml:space="preserve">The content or mime-type of the query result. </w:t>
      </w:r>
      <w:r w:rsidRPr="007B0978">
        <w:rPr>
          <w:noProof w:val="0"/>
          <w:color w:val="000000"/>
          <w:szCs w:val="24"/>
        </w:rPr>
        <w:br/>
      </w:r>
      <w:r w:rsidRPr="007B0978">
        <w:rPr>
          <w:noProof w:val="0"/>
          <w:color w:val="000000"/>
          <w:szCs w:val="24"/>
        </w:rPr>
        <w:br/>
        <w:t>Values must be conformant to</w:t>
      </w:r>
      <w:r w:rsidRPr="007B0978">
        <w:rPr>
          <w:noProof w:val="0"/>
          <w:color w:val="000000"/>
          <w:szCs w:val="24"/>
        </w:rPr>
        <w:br/>
        <w:t xml:space="preserve"> http://tools.ietf.org/html/rfc2045</w:t>
      </w:r>
      <w:r w:rsidRPr="007B0978">
        <w:rPr>
          <w:noProof w:val="0"/>
          <w:color w:val="000000"/>
          <w:szCs w:val="24"/>
        </w:rPr>
        <w:br/>
        <w:t xml:space="preserve"> http://tools.ietf.org/html/rfc2046</w:t>
      </w:r>
      <w:r w:rsidRPr="007B0978">
        <w:rPr>
          <w:noProof w:val="0"/>
          <w:color w:val="003296"/>
          <w:szCs w:val="24"/>
        </w:rPr>
        <w:t>&lt;/</w:t>
      </w:r>
      <w:proofErr w:type="gramStart"/>
      <w:r w:rsidRPr="007B0978">
        <w:rPr>
          <w:noProof w:val="0"/>
          <w:color w:val="003296"/>
          <w:szCs w:val="24"/>
        </w:rPr>
        <w:t>xs:documentation</w:t>
      </w:r>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xs:annotation</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xs:attribute</w:t>
      </w:r>
      <w:proofErr w:type="spellEnd"/>
      <w:proofErr w:type="gramEnd"/>
      <w:r w:rsidRPr="007B0978">
        <w:rPr>
          <w:noProof w:val="0"/>
          <w:color w:val="003296"/>
          <w:szCs w:val="24"/>
        </w:rPr>
        <w:t>&gt;</w:t>
      </w:r>
    </w:p>
    <w:p w14:paraId="1BCF4F56" w14:textId="77777777" w:rsidR="00661E07" w:rsidRPr="0076459B" w:rsidRDefault="00661E07" w:rsidP="00661E07">
      <w:pPr>
        <w:pStyle w:val="XMLFragment"/>
        <w:rPr>
          <w:noProof w:val="0"/>
          <w:color w:val="000096"/>
          <w:szCs w:val="24"/>
        </w:rPr>
      </w:pPr>
      <w:r w:rsidRPr="0076459B">
        <w:rPr>
          <w:noProof w:val="0"/>
          <w:color w:val="003296"/>
          <w:szCs w:val="24"/>
        </w:rPr>
        <w:t xml:space="preserve">      &lt;</w:t>
      </w:r>
      <w:proofErr w:type="spellStart"/>
      <w:proofErr w:type="gramStart"/>
      <w:r w:rsidRPr="0076459B">
        <w:rPr>
          <w:noProof w:val="0"/>
          <w:color w:val="003296"/>
          <w:szCs w:val="24"/>
        </w:rPr>
        <w:t>xs:attribute</w:t>
      </w:r>
      <w:proofErr w:type="spellEnd"/>
      <w:proofErr w:type="gramEnd"/>
      <w:r w:rsidRPr="0076459B">
        <w:rPr>
          <w:noProof w:val="0"/>
          <w:color w:val="F5844C"/>
          <w:szCs w:val="24"/>
        </w:rPr>
        <w:t xml:space="preserve"> name</w:t>
      </w:r>
      <w:r w:rsidRPr="0076459B">
        <w:rPr>
          <w:noProof w:val="0"/>
          <w:color w:val="FF8040"/>
          <w:szCs w:val="24"/>
        </w:rPr>
        <w:t>=</w:t>
      </w:r>
      <w:r w:rsidRPr="0076459B">
        <w:rPr>
          <w:noProof w:val="0"/>
          <w:color w:val="993300"/>
          <w:szCs w:val="24"/>
        </w:rPr>
        <w:t>"code"</w:t>
      </w:r>
      <w:r w:rsidRPr="0076459B">
        <w:rPr>
          <w:noProof w:val="0"/>
          <w:color w:val="F5844C"/>
          <w:szCs w:val="24"/>
        </w:rPr>
        <w:t xml:space="preserve"> type</w:t>
      </w:r>
      <w:r w:rsidRPr="0076459B">
        <w:rPr>
          <w:noProof w:val="0"/>
          <w:color w:val="FF8040"/>
          <w:szCs w:val="24"/>
        </w:rPr>
        <w:t>=</w:t>
      </w:r>
      <w:r w:rsidRPr="0076459B">
        <w:rPr>
          <w:noProof w:val="0"/>
          <w:color w:val="993300"/>
          <w:szCs w:val="24"/>
        </w:rPr>
        <w:t>"</w:t>
      </w:r>
      <w:proofErr w:type="spellStart"/>
      <w:proofErr w:type="gramStart"/>
      <w:r w:rsidRPr="0076459B">
        <w:rPr>
          <w:noProof w:val="0"/>
          <w:color w:val="993300"/>
          <w:szCs w:val="24"/>
        </w:rPr>
        <w:t>xs:integer</w:t>
      </w:r>
      <w:proofErr w:type="spellEnd"/>
      <w:proofErr w:type="gramEnd"/>
      <w:r w:rsidRPr="0076459B">
        <w:rPr>
          <w:noProof w:val="0"/>
          <w:color w:val="993300"/>
          <w:szCs w:val="24"/>
        </w:rPr>
        <w:t>"</w:t>
      </w:r>
      <w:r w:rsidRPr="0076459B">
        <w:rPr>
          <w:noProof w:val="0"/>
          <w:color w:val="000096"/>
          <w:szCs w:val="24"/>
        </w:rPr>
        <w:t>/&gt;</w:t>
      </w:r>
    </w:p>
    <w:p w14:paraId="3BB68440" w14:textId="7B234DD6" w:rsidR="00EB4DB8" w:rsidRPr="007B0978" w:rsidRDefault="00661E07" w:rsidP="00661E07">
      <w:pPr>
        <w:pStyle w:val="XMLFragment"/>
        <w:rPr>
          <w:b/>
          <w:noProof w:val="0"/>
          <w:color w:val="000096"/>
          <w:szCs w:val="24"/>
          <w:u w:val="single"/>
        </w:rPr>
      </w:pPr>
      <w:r w:rsidRPr="0076459B">
        <w:rPr>
          <w:noProof w:val="0"/>
          <w:color w:val="003296"/>
          <w:szCs w:val="24"/>
        </w:rPr>
        <w:t xml:space="preserve">      &lt;</w:t>
      </w:r>
      <w:proofErr w:type="spellStart"/>
      <w:r w:rsidRPr="0076459B">
        <w:rPr>
          <w:noProof w:val="0"/>
          <w:color w:val="003296"/>
          <w:szCs w:val="24"/>
        </w:rPr>
        <w:t>xs:attribute</w:t>
      </w:r>
      <w:proofErr w:type="spellEnd"/>
      <w:r w:rsidRPr="0076459B">
        <w:rPr>
          <w:noProof w:val="0"/>
          <w:color w:val="F5844C"/>
          <w:szCs w:val="24"/>
        </w:rPr>
        <w:t xml:space="preserve"> name</w:t>
      </w:r>
      <w:r w:rsidRPr="0076459B">
        <w:rPr>
          <w:noProof w:val="0"/>
          <w:color w:val="FF8040"/>
          <w:szCs w:val="24"/>
        </w:rPr>
        <w:t>=</w:t>
      </w:r>
      <w:r w:rsidRPr="0076459B">
        <w:rPr>
          <w:noProof w:val="0"/>
          <w:color w:val="993300"/>
          <w:szCs w:val="24"/>
        </w:rPr>
        <w:t>"id"</w:t>
      </w:r>
      <w:r w:rsidRPr="0076459B">
        <w:rPr>
          <w:noProof w:val="0"/>
          <w:color w:val="F5844C"/>
          <w:szCs w:val="24"/>
        </w:rPr>
        <w:t xml:space="preserve"> type</w:t>
      </w:r>
      <w:r w:rsidRPr="0076459B">
        <w:rPr>
          <w:noProof w:val="0"/>
          <w:color w:val="FF8040"/>
          <w:szCs w:val="24"/>
        </w:rPr>
        <w:t>=</w:t>
      </w:r>
      <w:r w:rsidRPr="0076459B">
        <w:rPr>
          <w:noProof w:val="0"/>
          <w:color w:val="993300"/>
          <w:szCs w:val="24"/>
        </w:rPr>
        <w:t>"</w:t>
      </w:r>
      <w:proofErr w:type="spellStart"/>
      <w:r w:rsidRPr="0076459B">
        <w:rPr>
          <w:noProof w:val="0"/>
          <w:color w:val="993300"/>
          <w:szCs w:val="24"/>
        </w:rPr>
        <w:t>xs:string</w:t>
      </w:r>
      <w:proofErr w:type="spellEnd"/>
      <w:r w:rsidRPr="0076459B">
        <w:rPr>
          <w:noProof w:val="0"/>
          <w:color w:val="993300"/>
          <w:szCs w:val="24"/>
        </w:rPr>
        <w:t>"</w:t>
      </w:r>
      <w:r w:rsidRPr="0076459B">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t>Extension point for implementation specific attributes</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xs:anyAttribute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careServicesFunction</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xs:complexType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xs:sequence</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F5844C"/>
          <w:szCs w:val="24"/>
        </w:rPr>
        <w:t xml:space="preserve"> name</w:t>
      </w:r>
      <w:r w:rsidR="00FD6280" w:rsidRPr="007B0978">
        <w:rPr>
          <w:noProof w:val="0"/>
          <w:color w:val="FF8040"/>
          <w:szCs w:val="24"/>
        </w:rPr>
        <w:t>=</w:t>
      </w:r>
      <w:r w:rsidR="00FD6280" w:rsidRPr="007B0978">
        <w:rPr>
          <w:noProof w:val="0"/>
          <w:color w:val="993300"/>
          <w:szCs w:val="24"/>
        </w:rPr>
        <w:t>"description"</w:t>
      </w:r>
      <w:r w:rsidR="00FD6280" w:rsidRPr="007B0978">
        <w:rPr>
          <w:noProof w:val="0"/>
          <w:color w:val="F5844C"/>
          <w:szCs w:val="24"/>
        </w:rPr>
        <w:t xml:space="preserve"> minOccurs</w:t>
      </w:r>
      <w:r w:rsidR="00FD6280" w:rsidRPr="007B0978">
        <w:rPr>
          <w:noProof w:val="0"/>
          <w:color w:val="FF8040"/>
          <w:szCs w:val="24"/>
        </w:rPr>
        <w:t>=</w:t>
      </w:r>
      <w:r w:rsidR="00FD6280" w:rsidRPr="007B0978">
        <w:rPr>
          <w:noProof w:val="0"/>
          <w:color w:val="993300"/>
          <w:szCs w:val="24"/>
        </w:rPr>
        <w:t>"0"</w:t>
      </w:r>
      <w:r w:rsidR="00FD6280" w:rsidRPr="007B0978">
        <w:rPr>
          <w:noProof w:val="0"/>
          <w:color w:val="F5844C"/>
          <w:szCs w:val="24"/>
        </w:rPr>
        <w:t xml:space="preserve"> type</w:t>
      </w:r>
      <w:r w:rsidR="00FD6280" w:rsidRPr="007B0978">
        <w:rPr>
          <w:noProof w:val="0"/>
          <w:color w:val="FF8040"/>
          <w:szCs w:val="24"/>
        </w:rPr>
        <w:t>=</w:t>
      </w:r>
      <w:r w:rsidR="00FD6280" w:rsidRPr="007B0978">
        <w:rPr>
          <w:noProof w:val="0"/>
          <w:color w:val="993300"/>
          <w:szCs w:val="24"/>
        </w:rPr>
        <w:t>"</w:t>
      </w:r>
      <w:proofErr w:type="spellStart"/>
      <w:r w:rsidR="00FD6280" w:rsidRPr="007B0978">
        <w:rPr>
          <w:noProof w:val="0"/>
          <w:color w:val="993300"/>
          <w:szCs w:val="24"/>
        </w:rPr>
        <w:t>xs:anyType</w:t>
      </w:r>
      <w:proofErr w:type="spellEnd"/>
      <w:r w:rsidR="00FD6280" w:rsidRPr="007B0978">
        <w:rPr>
          <w:noProof w:val="0"/>
          <w:color w:val="993300"/>
          <w:szCs w:val="24"/>
        </w:rPr>
        <w:t>"</w:t>
      </w:r>
      <w:r w:rsidR="00FD6280" w:rsidRPr="007B0978">
        <w:rPr>
          <w:noProof w:val="0"/>
          <w:color w:val="0000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t>An optional description of what this query performs</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xs:documentation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xs:annotation</w:t>
      </w:r>
      <w:proofErr w:type="spellEnd"/>
      <w:r w:rsidR="00FD6280" w:rsidRPr="007B0978">
        <w:rPr>
          <w:noProof w:val="0"/>
          <w:color w:val="003296"/>
          <w:szCs w:val="24"/>
        </w:rPr>
        <w:t>&gt;</w:t>
      </w:r>
      <w:r w:rsidR="00FD6280" w:rsidRPr="007B0978">
        <w:rPr>
          <w:noProof w:val="0"/>
          <w:color w:val="000000"/>
          <w:szCs w:val="24"/>
        </w:rPr>
        <w:br/>
        <w:t xml:space="preserve">        </w:t>
      </w:r>
      <w:r w:rsidR="00FD6280" w:rsidRPr="007B0978">
        <w:rPr>
          <w:noProof w:val="0"/>
          <w:color w:val="003296"/>
          <w:szCs w:val="24"/>
        </w:rPr>
        <w:t>&lt;/</w:t>
      </w:r>
      <w:proofErr w:type="spellStart"/>
      <w:r w:rsidR="00FD6280" w:rsidRPr="007B0978">
        <w:rPr>
          <w:noProof w:val="0"/>
          <w:color w:val="003296"/>
          <w:szCs w:val="24"/>
        </w:rPr>
        <w:t>xs:element</w:t>
      </w:r>
      <w:proofErr w:type="spellEnd"/>
      <w:r w:rsidR="00FD6280" w:rsidRPr="007B0978">
        <w:rPr>
          <w:noProof w:val="0"/>
          <w:color w:val="003296"/>
          <w:szCs w:val="24"/>
        </w:rPr>
        <w:t>&gt;</w:t>
      </w:r>
    </w:p>
    <w:p w14:paraId="7E3ED25D" w14:textId="63AEE798" w:rsidR="00FA6FFE" w:rsidRPr="007B0978" w:rsidRDefault="00EB4DB8" w:rsidP="008D071A">
      <w:pPr>
        <w:pStyle w:val="XMLFragment"/>
        <w:rPr>
          <w:noProof w:val="0"/>
          <w:color w:val="000096"/>
          <w:szCs w:val="24"/>
        </w:rPr>
      </w:pPr>
      <w:r w:rsidRPr="007B0978">
        <w:rPr>
          <w:noProof w:val="0"/>
          <w:color w:val="000000"/>
          <w:szCs w:val="24"/>
        </w:rP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F5844C"/>
          <w:szCs w:val="24"/>
        </w:rPr>
        <w:t xml:space="preserve"> name</w:t>
      </w:r>
      <w:r w:rsidRPr="007B0978">
        <w:rPr>
          <w:noProof w:val="0"/>
          <w:color w:val="FF8040"/>
          <w:szCs w:val="24"/>
        </w:rPr>
        <w:t>=</w:t>
      </w:r>
      <w:r w:rsidRPr="007B0978">
        <w:rPr>
          <w:noProof w:val="0"/>
          <w:color w:val="993300"/>
          <w:szCs w:val="24"/>
        </w:rPr>
        <w:t>"definition"</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proofErr w:type="gramStart"/>
      <w:r w:rsidRPr="007B0978">
        <w:rPr>
          <w:noProof w:val="0"/>
          <w:color w:val="993300"/>
          <w:szCs w:val="24"/>
        </w:rPr>
        <w:t>xs:string</w:t>
      </w:r>
      <w:proofErr w:type="spellEnd"/>
      <w:proofErr w:type="gram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xs:annotation</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xs:documentation</w:t>
      </w:r>
      <w:proofErr w:type="spellEnd"/>
      <w:proofErr w:type="gramEnd"/>
      <w:r w:rsidRPr="007B0978">
        <w:rPr>
          <w:noProof w:val="0"/>
          <w:color w:val="003296"/>
          <w:szCs w:val="24"/>
        </w:rPr>
        <w:t>&gt;</w:t>
      </w:r>
      <w:r w:rsidRPr="007B0978">
        <w:rPr>
          <w:noProof w:val="0"/>
          <w:color w:val="000000"/>
          <w:szCs w:val="24"/>
        </w:rPr>
        <w:t xml:space="preserve">The </w:t>
      </w:r>
      <w:proofErr w:type="spellStart"/>
      <w:r w:rsidRPr="007B0978">
        <w:rPr>
          <w:noProof w:val="0"/>
          <w:color w:val="000000"/>
          <w:szCs w:val="24"/>
        </w:rPr>
        <w:t>xquery</w:t>
      </w:r>
      <w:proofErr w:type="spellEnd"/>
      <w:r w:rsidRPr="007B0978">
        <w:rPr>
          <w:noProof w:val="0"/>
          <w:color w:val="000000"/>
          <w:szCs w:val="24"/>
        </w:rPr>
        <w:t xml:space="preserve"> which defines the result that the Care Services </w:t>
      </w:r>
    </w:p>
    <w:p w14:paraId="79816F04" w14:textId="6C5EB15D" w:rsidR="00FA6FFE" w:rsidRPr="007B0978" w:rsidRDefault="00EB4DB8" w:rsidP="008D071A">
      <w:pPr>
        <w:pStyle w:val="XMLFragment"/>
        <w:rPr>
          <w:noProof w:val="0"/>
          <w:color w:val="000000"/>
          <w:szCs w:val="24"/>
        </w:rPr>
      </w:pPr>
      <w:proofErr w:type="spellStart"/>
      <w:proofErr w:type="gramStart"/>
      <w:r w:rsidRPr="007B0978">
        <w:rPr>
          <w:noProof w:val="0"/>
          <w:color w:val="000000"/>
          <w:szCs w:val="24"/>
        </w:rPr>
        <w:t>InfoManager</w:t>
      </w:r>
      <w:proofErr w:type="spellEnd"/>
      <w:proofErr w:type="gramEnd"/>
      <w:r w:rsidRPr="007B0978">
        <w:rPr>
          <w:noProof w:val="0"/>
          <w:color w:val="000000"/>
          <w:szCs w:val="24"/>
        </w:rPr>
        <w:t xml:space="preserve"> will return </w:t>
      </w:r>
      <w:proofErr w:type="gramStart"/>
      <w:r w:rsidRPr="007B0978">
        <w:rPr>
          <w:noProof w:val="0"/>
          <w:color w:val="000000"/>
          <w:szCs w:val="24"/>
        </w:rPr>
        <w:t>upon request by</w:t>
      </w:r>
      <w:proofErr w:type="gramEnd"/>
      <w:r w:rsidRPr="007B0978">
        <w:rPr>
          <w:noProof w:val="0"/>
          <w:color w:val="000000"/>
          <w:szCs w:val="24"/>
        </w:rPr>
        <w:t xml:space="preserve"> the Service Finder to execute the query.</w:t>
      </w:r>
    </w:p>
    <w:p w14:paraId="0963B573" w14:textId="77777777" w:rsidR="00FA6FFE" w:rsidRPr="007B0978" w:rsidRDefault="00EB4DB8" w:rsidP="008D071A">
      <w:pPr>
        <w:pStyle w:val="XMLFragment"/>
        <w:rPr>
          <w:noProof w:val="0"/>
          <w:color w:val="000000"/>
          <w:szCs w:val="24"/>
        </w:rPr>
      </w:pPr>
      <w:r w:rsidRPr="007B0978">
        <w:rPr>
          <w:noProof w:val="0"/>
          <w:color w:val="000000"/>
          <w:szCs w:val="24"/>
        </w:rPr>
        <w:t xml:space="preserve">                </w:t>
      </w:r>
      <w:r w:rsidRPr="007B0978">
        <w:rPr>
          <w:noProof w:val="0"/>
          <w:color w:val="000000"/>
          <w:szCs w:val="24"/>
        </w:rPr>
        <w:br/>
        <w:t>The function shall be executed against the root node of the CSD document managed by the Care</w:t>
      </w:r>
    </w:p>
    <w:p w14:paraId="1C143F87" w14:textId="1E5B8995" w:rsidR="00FA6FFE" w:rsidRPr="007B0978" w:rsidRDefault="00EB4DB8" w:rsidP="008D071A">
      <w:pPr>
        <w:pStyle w:val="XMLFragment"/>
        <w:rPr>
          <w:noProof w:val="0"/>
          <w:color w:val="000000"/>
          <w:szCs w:val="24"/>
        </w:rPr>
      </w:pPr>
      <w:r w:rsidRPr="007B0978">
        <w:rPr>
          <w:noProof w:val="0"/>
          <w:color w:val="000000"/>
          <w:szCs w:val="24"/>
        </w:rPr>
        <w:t xml:space="preserve"> Services </w:t>
      </w:r>
      <w:proofErr w:type="spellStart"/>
      <w:r w:rsidRPr="007B0978">
        <w:rPr>
          <w:noProof w:val="0"/>
          <w:color w:val="000000"/>
          <w:szCs w:val="24"/>
        </w:rPr>
        <w:t>InfoManager</w:t>
      </w:r>
      <w:proofErr w:type="spellEnd"/>
      <w:r w:rsidR="005E006B" w:rsidRPr="007B0978">
        <w:rPr>
          <w:noProof w:val="0"/>
          <w:color w:val="000000"/>
          <w:szCs w:val="24"/>
        </w:rPr>
        <w:t xml:space="preserve">. </w:t>
      </w:r>
      <w:r w:rsidRPr="007B0978">
        <w:rPr>
          <w:noProof w:val="0"/>
          <w:color w:val="000000"/>
          <w:szCs w:val="24"/>
        </w:rPr>
        <w:t>Any parameters passed to the function are accessible in the dynamic</w:t>
      </w:r>
    </w:p>
    <w:p w14:paraId="6AE75FE1" w14:textId="4E4ABBBF" w:rsidR="00FA6FFE" w:rsidRPr="007B0978" w:rsidRDefault="00EB4DB8" w:rsidP="008D071A">
      <w:pPr>
        <w:pStyle w:val="XMLFragment"/>
        <w:rPr>
          <w:noProof w:val="0"/>
          <w:color w:val="000000"/>
          <w:szCs w:val="24"/>
        </w:rPr>
      </w:pPr>
      <w:r w:rsidRPr="007B0978">
        <w:rPr>
          <w:noProof w:val="0"/>
          <w:color w:val="000000"/>
          <w:szCs w:val="24"/>
        </w:rPr>
        <w:t xml:space="preserve"> context of the function under the variable $</w:t>
      </w:r>
      <w:proofErr w:type="spellStart"/>
      <w:r w:rsidRPr="007B0978">
        <w:rPr>
          <w:noProof w:val="0"/>
          <w:color w:val="000000"/>
          <w:szCs w:val="24"/>
        </w:rPr>
        <w:t>careServicesRequest</w:t>
      </w:r>
      <w:proofErr w:type="spellEnd"/>
      <w:r w:rsidRPr="007B0978">
        <w:rPr>
          <w:noProof w:val="0"/>
          <w:color w:val="000000"/>
          <w:szCs w:val="24"/>
        </w:rPr>
        <w: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xs:documentation</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xs:annotation</w:t>
      </w:r>
      <w:proofErr w:type="spellEnd"/>
      <w:proofErr w:type="gram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proofErr w:type="gramStart"/>
      <w:r w:rsidRPr="007B0978">
        <w:rPr>
          <w:noProof w:val="0"/>
          <w:color w:val="003296"/>
          <w:szCs w:val="24"/>
        </w:rPr>
        <w:t>xs:element</w:t>
      </w:r>
      <w:proofErr w:type="spellEnd"/>
      <w:proofErr w:type="gramEnd"/>
      <w:r w:rsidRPr="007B0978">
        <w:rPr>
          <w:noProof w:val="0"/>
          <w:color w:val="003296"/>
          <w:szCs w:val="24"/>
        </w:rPr>
        <w:t>&gt;</w:t>
      </w:r>
    </w:p>
    <w:p w14:paraId="59A00E91" w14:textId="4310B274" w:rsidR="00FD6280" w:rsidRPr="007B0978" w:rsidRDefault="00FD6280" w:rsidP="00A25E2D">
      <w:pPr>
        <w:pStyle w:val="XMLFragment"/>
        <w:rPr>
          <w:noProof w:val="0"/>
          <w:color w:val="003296"/>
          <w:szCs w:val="24"/>
        </w:rPr>
      </w:pPr>
      <w:r w:rsidRPr="007B0978">
        <w:rPr>
          <w:noProof w:val="0"/>
          <w:color w:val="000000"/>
          <w:szCs w:val="24"/>
        </w:rPr>
        <w:lastRenderedPageBreak/>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ref</w:t>
      </w:r>
      <w:r w:rsidRPr="007B0978">
        <w:rPr>
          <w:noProof w:val="0"/>
          <w:color w:val="FF8040"/>
          <w:szCs w:val="24"/>
        </w:rPr>
        <w:t>=</w:t>
      </w:r>
      <w:r w:rsidRPr="007B0978">
        <w:rPr>
          <w:noProof w:val="0"/>
          <w:color w:val="993300"/>
          <w:szCs w:val="24"/>
        </w:rPr>
        <w:t>"</w:t>
      </w:r>
      <w:proofErr w:type="spellStart"/>
      <w:r w:rsidRPr="007B0978">
        <w:rPr>
          <w:noProof w:val="0"/>
          <w:color w:val="993300"/>
          <w:szCs w:val="24"/>
        </w:rPr>
        <w:t>xforms:instance</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ref</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xs:schema</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"1"</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ref</w:t>
      </w:r>
      <w:r w:rsidRPr="007B0978">
        <w:rPr>
          <w:noProof w:val="0"/>
          <w:color w:val="FF8040"/>
          <w:szCs w:val="24"/>
        </w:rPr>
        <w:t>=</w:t>
      </w:r>
      <w:r w:rsidRPr="007B0978">
        <w:rPr>
          <w:noProof w:val="0"/>
          <w:color w:val="993300"/>
          <w:szCs w:val="24"/>
        </w:rPr>
        <w:t>"</w:t>
      </w:r>
      <w:proofErr w:type="spellStart"/>
      <w:r w:rsidRPr="007B0978">
        <w:rPr>
          <w:noProof w:val="0"/>
          <w:color w:val="993300"/>
          <w:szCs w:val="24"/>
        </w:rPr>
        <w:t>xforms:bind</w:t>
      </w:r>
      <w:proofErr w:type="spellEnd"/>
      <w:r w:rsidRPr="007B0978">
        <w:rPr>
          <w:noProof w:val="0"/>
          <w:color w:val="993300"/>
          <w:szCs w:val="24"/>
        </w:rPr>
        <w:t>"</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F5844C"/>
          <w:szCs w:val="24"/>
        </w:rPr>
        <w:t xml:space="preserve"> </w:t>
      </w:r>
      <w:proofErr w:type="spellStart"/>
      <w:r w:rsidRPr="007B0978">
        <w:rPr>
          <w:noProof w:val="0"/>
          <w:color w:val="F5844C"/>
          <w:szCs w:val="24"/>
        </w:rPr>
        <w:t>maxOccurs</w:t>
      </w:r>
      <w:proofErr w:type="spellEnd"/>
      <w:r w:rsidRPr="007B0978">
        <w:rPr>
          <w:noProof w:val="0"/>
          <w:color w:val="FF8040"/>
          <w:szCs w:val="24"/>
        </w:rPr>
        <w:t>=</w:t>
      </w:r>
      <w:r w:rsidRPr="007B0978">
        <w:rPr>
          <w:noProof w:val="0"/>
          <w:color w:val="993300"/>
          <w:szCs w:val="24"/>
        </w:rPr>
        <w:t>"unbounded"</w:t>
      </w:r>
      <w:r w:rsidRPr="007B0978">
        <w:rPr>
          <w:noProof w:val="0"/>
          <w:color w:val="F5844C"/>
          <w:szCs w:val="24"/>
        </w:rPr>
        <w:t xml:space="preserve"> minOccurs</w:t>
      </w:r>
      <w:r w:rsidRPr="007B0978">
        <w:rPr>
          <w:noProof w:val="0"/>
          <w:color w:val="FF8040"/>
          <w:szCs w:val="24"/>
        </w:rPr>
        <w:t>=</w:t>
      </w:r>
      <w:r w:rsidRPr="007B0978">
        <w:rPr>
          <w:noProof w:val="0"/>
          <w:color w:val="993300"/>
          <w:szCs w:val="24"/>
        </w:rPr>
        <w:t>"0"</w:t>
      </w:r>
      <w:r w:rsidRPr="007B0978">
        <w:rPr>
          <w:noProof w:val="0"/>
          <w:color w:val="F5844C"/>
          <w:szCs w:val="24"/>
        </w:rPr>
        <w:t xml:space="preserve"> name</w:t>
      </w:r>
      <w:r w:rsidRPr="007B0978">
        <w:rPr>
          <w:noProof w:val="0"/>
          <w:color w:val="FF8040"/>
          <w:szCs w:val="24"/>
        </w:rPr>
        <w:t>=</w:t>
      </w:r>
      <w:r w:rsidRPr="007B0978">
        <w:rPr>
          <w:noProof w:val="0"/>
          <w:color w:val="993300"/>
          <w:szCs w:val="24"/>
        </w:rPr>
        <w:t>"extension"</w:t>
      </w:r>
      <w:r w:rsidRPr="007B0978">
        <w:rPr>
          <w:noProof w:val="0"/>
          <w:color w:val="F5844C"/>
          <w:szCs w:val="24"/>
        </w:rPr>
        <w:t xml:space="preserve"> type</w:t>
      </w:r>
      <w:r w:rsidRPr="007B0978">
        <w:rPr>
          <w:noProof w:val="0"/>
          <w:color w:val="FF8040"/>
          <w:szCs w:val="24"/>
        </w:rPr>
        <w:t>=</w:t>
      </w:r>
      <w:r w:rsidRPr="007B0978">
        <w:rPr>
          <w:noProof w:val="0"/>
          <w:color w:val="993300"/>
          <w:szCs w:val="24"/>
        </w:rPr>
        <w:t>"extension"</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xs:sequence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w:t>
      </w:r>
      <w:proofErr w:type="spellStart"/>
      <w:r w:rsidRPr="007B0978">
        <w:rPr>
          <w:noProof w:val="0"/>
          <w:color w:val="993300"/>
          <w:szCs w:val="24"/>
        </w:rPr>
        <w:t>uuid</w:t>
      </w:r>
      <w:proofErr w:type="spellEnd"/>
      <w:r w:rsidRPr="007B0978">
        <w:rPr>
          <w:noProof w:val="0"/>
          <w:color w:val="993300"/>
          <w:szCs w:val="24"/>
        </w:rPr>
        <w:t>"</w:t>
      </w:r>
      <w:r w:rsidRPr="007B0978">
        <w:rPr>
          <w:noProof w:val="0"/>
          <w:color w:val="F5844C"/>
          <w:szCs w:val="24"/>
        </w:rPr>
        <w:t xml:space="preserve"> use</w:t>
      </w:r>
      <w:r w:rsidRPr="007B0978">
        <w:rPr>
          <w:noProof w:val="0"/>
          <w:color w:val="FF8040"/>
          <w:szCs w:val="24"/>
        </w:rPr>
        <w:t>=</w:t>
      </w:r>
      <w:r w:rsidRPr="007B0978">
        <w:rPr>
          <w:noProof w:val="0"/>
          <w:color w:val="993300"/>
          <w:szCs w:val="24"/>
        </w:rPr>
        <w:t>"required"</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uuid</w:t>
      </w:r>
      <w:proofErr w:type="spellEnd"/>
      <w:r w:rsidRPr="007B0978">
        <w:rPr>
          <w:noProof w:val="0"/>
          <w:color w:val="993300"/>
          <w:szCs w:val="24"/>
        </w:rPr>
        <w:t>"</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xs:documentation</w:t>
      </w:r>
      <w:proofErr w:type="spellEnd"/>
      <w:r w:rsidRPr="007B0978">
        <w:rPr>
          <w:noProof w:val="0"/>
          <w:color w:val="003296"/>
          <w:szCs w:val="24"/>
        </w:rPr>
        <w:t>&gt;</w:t>
      </w:r>
      <w:r w:rsidRPr="007B0978">
        <w:rPr>
          <w:noProof w:val="0"/>
          <w:color w:val="000000"/>
          <w:szCs w:val="24"/>
        </w:rPr>
        <w:t>UUID used to identify the stored function, in particular by the Service Finder</w:t>
      </w:r>
      <w:r w:rsidR="008B268F" w:rsidRPr="007B0978">
        <w:rPr>
          <w:noProof w:val="0"/>
          <w:color w:val="000000"/>
          <w:szCs w:val="24"/>
        </w:rPr>
        <w:t xml:space="preserve">. </w:t>
      </w:r>
      <w:r w:rsidRPr="007B0978">
        <w:rPr>
          <w:noProof w:val="0"/>
          <w:color w:val="000000"/>
          <w:szCs w:val="24"/>
        </w:rPr>
        <w:t xml:space="preserve">Must conform to RFC 4122 </w:t>
      </w:r>
      <w:hyperlink r:id="rId53" w:history="1">
        <w:r w:rsidR="00FA6FFE" w:rsidRPr="007B0978">
          <w:rPr>
            <w:rStyle w:val="Hyperlink"/>
            <w:rFonts w:cs="Courier New"/>
            <w:noProof w:val="0"/>
            <w:szCs w:val="24"/>
          </w:rPr>
          <w:t>http://www.ietf.org/rfc/rfc4122.txt&lt;/xs:documentation</w:t>
        </w:r>
      </w:hyperlink>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"content-type"</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xs:string</w:t>
      </w:r>
      <w:proofErr w:type="spellEnd"/>
      <w:r w:rsidRPr="007B0978">
        <w:rPr>
          <w:noProof w:val="0"/>
          <w:color w:val="993300"/>
          <w:szCs w:val="24"/>
        </w:rPr>
        <w:t>"</w:t>
      </w:r>
      <w:r w:rsidRPr="007B0978">
        <w:rPr>
          <w:noProof w:val="0"/>
          <w:color w:val="F5844C"/>
          <w:szCs w:val="24"/>
        </w:rPr>
        <w:t xml:space="preserve"> use</w:t>
      </w:r>
      <w:r w:rsidRPr="007B0978">
        <w:rPr>
          <w:noProof w:val="0"/>
          <w:color w:val="FF8040"/>
          <w:szCs w:val="24"/>
        </w:rPr>
        <w:t>=</w:t>
      </w:r>
      <w:r w:rsidRPr="007B0978">
        <w:rPr>
          <w:noProof w:val="0"/>
          <w:color w:val="993300"/>
          <w:szCs w:val="24"/>
        </w:rPr>
        <w:t>"required"</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xs:documentation</w:t>
      </w:r>
      <w:proofErr w:type="spellEnd"/>
      <w:r w:rsidRPr="007B0978">
        <w:rPr>
          <w:noProof w:val="0"/>
          <w:color w:val="003296"/>
          <w:szCs w:val="24"/>
        </w:rPr>
        <w:t>&gt;</w:t>
      </w:r>
      <w:r w:rsidRPr="007B0978">
        <w:rPr>
          <w:noProof w:val="0"/>
          <w:color w:val="000000"/>
          <w:szCs w:val="24"/>
        </w:rPr>
        <w:t xml:space="preserve">The content or mime-type of the query result. </w:t>
      </w:r>
      <w:r w:rsidRPr="007B0978">
        <w:rPr>
          <w:noProof w:val="0"/>
          <w:color w:val="000000"/>
          <w:szCs w:val="24"/>
        </w:rPr>
        <w:br/>
        <w:t xml:space="preserve">Values must be conformant to: </w:t>
      </w:r>
      <w:r w:rsidRPr="007B0978">
        <w:rPr>
          <w:noProof w:val="0"/>
          <w:color w:val="000000"/>
          <w:szCs w:val="24"/>
        </w:rPr>
        <w:br/>
        <w:t xml:space="preserve"> http://tools.ietf.org/html/rfc2045</w:t>
      </w:r>
      <w:r w:rsidRPr="007B0978">
        <w:rPr>
          <w:noProof w:val="0"/>
          <w:color w:val="000000"/>
          <w:szCs w:val="24"/>
        </w:rPr>
        <w:br/>
        <w:t xml:space="preserve"> </w:t>
      </w:r>
      <w:hyperlink r:id="rId54" w:history="1">
        <w:r w:rsidR="00FA6FFE" w:rsidRPr="007B0978">
          <w:rPr>
            <w:rStyle w:val="Hyperlink"/>
            <w:rFonts w:cs="Courier New"/>
            <w:noProof w:val="0"/>
            <w:szCs w:val="24"/>
          </w:rPr>
          <w:t>http://tools.ietf.org/html/rfc2046&lt;/xs:documentation</w:t>
        </w:r>
      </w:hyperlink>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xs:attribute</w:t>
      </w:r>
      <w:proofErr w:type="spellEnd"/>
      <w:r w:rsidRPr="007B0978">
        <w:rPr>
          <w:noProof w:val="0"/>
          <w:color w:val="F5844C"/>
          <w:szCs w:val="24"/>
        </w:rPr>
        <w:t xml:space="preserve"> name</w:t>
      </w:r>
      <w:r w:rsidRPr="007B0978">
        <w:rPr>
          <w:noProof w:val="0"/>
          <w:color w:val="FF8040"/>
          <w:szCs w:val="24"/>
        </w:rPr>
        <w:t>=</w:t>
      </w:r>
      <w:r w:rsidRPr="007B0978">
        <w:rPr>
          <w:noProof w:val="0"/>
          <w:color w:val="993300"/>
          <w:szCs w:val="24"/>
        </w:rPr>
        <w:t>"schema"</w:t>
      </w:r>
      <w:r w:rsidRPr="007B0978">
        <w:rPr>
          <w:noProof w:val="0"/>
          <w:color w:val="F5844C"/>
          <w:szCs w:val="24"/>
        </w:rPr>
        <w:t xml:space="preserve"> type</w:t>
      </w:r>
      <w:r w:rsidRPr="007B0978">
        <w:rPr>
          <w:noProof w:val="0"/>
          <w:color w:val="FF8040"/>
          <w:szCs w:val="24"/>
        </w:rPr>
        <w:t>=</w:t>
      </w:r>
      <w:r w:rsidRPr="007B0978">
        <w:rPr>
          <w:noProof w:val="0"/>
          <w:color w:val="993300"/>
          <w:szCs w:val="24"/>
        </w:rPr>
        <w:t>"</w:t>
      </w:r>
      <w:proofErr w:type="spellStart"/>
      <w:r w:rsidRPr="007B0978">
        <w:rPr>
          <w:noProof w:val="0"/>
          <w:color w:val="993300"/>
          <w:szCs w:val="24"/>
        </w:rPr>
        <w:t>xforms:anyURIList</w:t>
      </w:r>
      <w:proofErr w:type="spellEnd"/>
      <w:r w:rsidRPr="007B0978">
        <w:rPr>
          <w:noProof w:val="0"/>
          <w:color w:val="993300"/>
          <w:szCs w:val="24"/>
        </w:rPr>
        <w:t>"</w:t>
      </w:r>
      <w:r w:rsidRPr="007B0978">
        <w:rPr>
          <w:noProof w:val="0"/>
          <w:color w:val="F5844C"/>
          <w:szCs w:val="24"/>
        </w:rPr>
        <w:t xml:space="preserve"> use</w:t>
      </w:r>
      <w:r w:rsidRPr="007B0978">
        <w:rPr>
          <w:noProof w:val="0"/>
          <w:color w:val="FF8040"/>
          <w:szCs w:val="24"/>
        </w:rPr>
        <w:t>=</w:t>
      </w:r>
      <w:r w:rsidRPr="007B0978">
        <w:rPr>
          <w:noProof w:val="0"/>
          <w:color w:val="993300"/>
          <w:szCs w:val="24"/>
        </w:rPr>
        <w:t>"optional"</w:t>
      </w:r>
      <w:r w:rsidRPr="007B0978">
        <w:rPr>
          <w:noProof w:val="0"/>
          <w:color w:val="0000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xs:anyAttribute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xs:documentation</w:t>
      </w:r>
      <w:proofErr w:type="spellEnd"/>
      <w:r w:rsidRPr="007B0978">
        <w:rPr>
          <w:noProof w:val="0"/>
          <w:color w:val="003296"/>
          <w:szCs w:val="24"/>
        </w:rPr>
        <w:t>&gt;</w:t>
      </w:r>
      <w:r w:rsidRPr="007B0978">
        <w:rPr>
          <w:noProof w:val="0"/>
          <w:color w:val="000000"/>
          <w:szCs w:val="24"/>
        </w:rPr>
        <w:t>Extension point for implementation specific attributes</w:t>
      </w:r>
      <w:r w:rsidRPr="007B0978">
        <w:rPr>
          <w:noProof w:val="0"/>
          <w:color w:val="003296"/>
          <w:szCs w:val="24"/>
        </w:rPr>
        <w:t>&lt;/</w:t>
      </w:r>
      <w:proofErr w:type="spellStart"/>
      <w:r w:rsidRPr="007B0978">
        <w:rPr>
          <w:noProof w:val="0"/>
          <w:color w:val="003296"/>
          <w:szCs w:val="24"/>
        </w:rPr>
        <w:t>xs:documentation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xs:annotation</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xs:anyAttribute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xs:complexType</w:t>
      </w:r>
      <w:proofErr w:type="spellEnd"/>
      <w:r w:rsidRPr="007B0978">
        <w:rPr>
          <w:noProof w:val="0"/>
          <w:color w:val="003296"/>
          <w:szCs w:val="24"/>
        </w:rPr>
        <w:t>&gt;</w:t>
      </w:r>
      <w:r w:rsidRPr="007B0978">
        <w:rPr>
          <w:noProof w:val="0"/>
          <w:color w:val="000000"/>
          <w:szCs w:val="24"/>
        </w:rPr>
        <w:br/>
        <w:t xml:space="preserve">  </w:t>
      </w:r>
      <w:r w:rsidRPr="007B0978">
        <w:rPr>
          <w:noProof w:val="0"/>
          <w:color w:val="003296"/>
          <w:szCs w:val="24"/>
        </w:rPr>
        <w:t>&lt;/</w:t>
      </w:r>
      <w:proofErr w:type="spellStart"/>
      <w:r w:rsidRPr="007B0978">
        <w:rPr>
          <w:noProof w:val="0"/>
          <w:color w:val="003296"/>
          <w:szCs w:val="24"/>
        </w:rPr>
        <w:t>xs:element</w:t>
      </w:r>
      <w:proofErr w:type="spellEnd"/>
      <w:r w:rsidRPr="007B0978">
        <w:rPr>
          <w:noProof w:val="0"/>
          <w:color w:val="003296"/>
          <w:szCs w:val="24"/>
        </w:rPr>
        <w:t>&gt;</w:t>
      </w:r>
      <w:r w:rsidRPr="007B0978">
        <w:rPr>
          <w:noProof w:val="0"/>
          <w:color w:val="000000"/>
          <w:szCs w:val="24"/>
        </w:rPr>
        <w:br/>
      </w:r>
      <w:r w:rsidRPr="007B0978">
        <w:rPr>
          <w:noProof w:val="0"/>
          <w:color w:val="003296"/>
          <w:szCs w:val="24"/>
        </w:rPr>
        <w:t>&lt;/</w:t>
      </w:r>
      <w:proofErr w:type="spellStart"/>
      <w:r w:rsidRPr="007B0978">
        <w:rPr>
          <w:noProof w:val="0"/>
          <w:color w:val="003296"/>
          <w:szCs w:val="24"/>
        </w:rPr>
        <w:t>xs:schema</w:t>
      </w:r>
      <w:proofErr w:type="spellEnd"/>
      <w:r w:rsidRPr="007B0978">
        <w:rPr>
          <w:noProof w:val="0"/>
          <w:color w:val="003296"/>
          <w:szCs w:val="24"/>
        </w:rPr>
        <w:t>&gt;</w:t>
      </w:r>
    </w:p>
    <w:p w14:paraId="6C5BC1D1" w14:textId="77777777" w:rsidR="00FD6280" w:rsidRPr="007B0978" w:rsidRDefault="00FD6280" w:rsidP="00AE7FE0">
      <w:pPr>
        <w:pStyle w:val="BodyText"/>
        <w:rPr>
          <w:noProof w:val="0"/>
        </w:rPr>
      </w:pPr>
    </w:p>
    <w:p w14:paraId="2DBA7418" w14:textId="77777777" w:rsidR="004A60D5" w:rsidRPr="007B0978" w:rsidRDefault="004A60D5" w:rsidP="004A60D5">
      <w:pPr>
        <w:pStyle w:val="AppendixHeading2"/>
        <w:ind w:left="900" w:hanging="900"/>
        <w:rPr>
          <w:noProof w:val="0"/>
        </w:rPr>
      </w:pPr>
      <w:bookmarkStart w:id="369" w:name="_Toc461203772"/>
      <w:r w:rsidRPr="007B0978">
        <w:rPr>
          <w:noProof w:val="0"/>
        </w:rPr>
        <w:t>Y.3 Stored Queries</w:t>
      </w:r>
      <w:bookmarkEnd w:id="369"/>
    </w:p>
    <w:p w14:paraId="6504980E" w14:textId="77777777" w:rsidR="004A60D5" w:rsidRPr="007B0978" w:rsidRDefault="004A60D5" w:rsidP="004A60D5">
      <w:r w:rsidRPr="007B0978">
        <w:t xml:space="preserve">This is the XML definition of the </w:t>
      </w:r>
      <w:proofErr w:type="spellStart"/>
      <w:proofErr w:type="gramStart"/>
      <w:r w:rsidRPr="007B0978">
        <w:rPr>
          <w:rStyle w:val="XMLname"/>
        </w:rPr>
        <w:t>c</w:t>
      </w:r>
      <w:r>
        <w:rPr>
          <w:rStyle w:val="XMLname"/>
        </w:rPr>
        <w:t>sd:c</w:t>
      </w:r>
      <w:r w:rsidRPr="007B0978">
        <w:rPr>
          <w:rStyle w:val="XMLname"/>
        </w:rPr>
        <w:t>areServicesRequest</w:t>
      </w:r>
      <w:proofErr w:type="spellEnd"/>
      <w:proofErr w:type="gramEnd"/>
      <w:r w:rsidRPr="007B0978">
        <w:t xml:space="preserve"> for Organization Search. </w:t>
      </w:r>
      <w:r w:rsidRPr="007B0978">
        <w:rPr>
          <w:szCs w:val="24"/>
        </w:rPr>
        <w:t xml:space="preserve"> A non-normative implementation of the</w:t>
      </w:r>
      <w:r w:rsidRPr="007B0978">
        <w:t xml:space="preserve"> referenced </w:t>
      </w:r>
      <w:proofErr w:type="spellStart"/>
      <w:r w:rsidRPr="007B0978">
        <w:t>organization_</w:t>
      </w:r>
      <w:proofErr w:type="gramStart"/>
      <w:r w:rsidRPr="007B0978">
        <w:t>search.xq</w:t>
      </w:r>
      <w:proofErr w:type="spellEnd"/>
      <w:proofErr w:type="gramEnd"/>
      <w:r w:rsidRPr="007B0978">
        <w:t xml:space="preserve"> is </w:t>
      </w:r>
      <w:r w:rsidRPr="007B0978">
        <w:rPr>
          <w:szCs w:val="24"/>
        </w:rPr>
        <w:t>included</w:t>
      </w:r>
      <w:r w:rsidRPr="007B0978">
        <w:t xml:space="preserve"> in ITI TF-2x: Appendix W.</w:t>
      </w:r>
    </w:p>
    <w:p w14:paraId="7C4A3B0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w:t>
      </w:r>
      <w:r w:rsidRPr="00181130">
        <w:rPr>
          <w:rFonts w:ascii="Menlo" w:hAnsi="Menlo" w:cs="Menlo"/>
          <w:b/>
          <w:bCs/>
          <w:color w:val="340FA3"/>
          <w:sz w:val="16"/>
          <w:szCs w:val="16"/>
        </w:rPr>
        <w:t>xml</w:t>
      </w:r>
      <w:r w:rsidRPr="00181130">
        <w:rPr>
          <w:rFonts w:ascii="Menlo" w:hAnsi="Menlo" w:cs="Menlo"/>
          <w:color w:val="000000"/>
          <w:sz w:val="16"/>
          <w:szCs w:val="16"/>
        </w:rPr>
        <w:t xml:space="preserve"> </w:t>
      </w:r>
      <w:r w:rsidRPr="00181130">
        <w:rPr>
          <w:rFonts w:ascii="Menlo" w:hAnsi="Menlo" w:cs="Menlo"/>
          <w:color w:val="236718"/>
          <w:sz w:val="16"/>
          <w:szCs w:val="16"/>
        </w:rPr>
        <w:t>version</w:t>
      </w:r>
      <w:r w:rsidRPr="00181130">
        <w:rPr>
          <w:rFonts w:ascii="Menlo" w:hAnsi="Menlo" w:cs="Menlo"/>
          <w:color w:val="000000"/>
          <w:sz w:val="16"/>
          <w:szCs w:val="16"/>
        </w:rPr>
        <w:t>=</w:t>
      </w:r>
      <w:r w:rsidRPr="00181130">
        <w:rPr>
          <w:rFonts w:ascii="Menlo" w:hAnsi="Menlo" w:cs="Menlo"/>
          <w:color w:val="6E149A"/>
          <w:sz w:val="16"/>
          <w:szCs w:val="16"/>
        </w:rPr>
        <w:t>"1.0"</w:t>
      </w:r>
      <w:r w:rsidRPr="00181130">
        <w:rPr>
          <w:rFonts w:ascii="Menlo" w:hAnsi="Menlo" w:cs="Menlo"/>
          <w:color w:val="000000"/>
          <w:sz w:val="16"/>
          <w:szCs w:val="16"/>
        </w:rPr>
        <w:t xml:space="preserve"> </w:t>
      </w:r>
      <w:r w:rsidRPr="00181130">
        <w:rPr>
          <w:rFonts w:ascii="Menlo" w:hAnsi="Menlo" w:cs="Menlo"/>
          <w:color w:val="236718"/>
          <w:sz w:val="16"/>
          <w:szCs w:val="16"/>
        </w:rPr>
        <w:t>encoding</w:t>
      </w:r>
      <w:r w:rsidRPr="00181130">
        <w:rPr>
          <w:rFonts w:ascii="Menlo" w:hAnsi="Menlo" w:cs="Menlo"/>
          <w:color w:val="000000"/>
          <w:sz w:val="16"/>
          <w:szCs w:val="16"/>
        </w:rPr>
        <w:t>=</w:t>
      </w:r>
      <w:r w:rsidRPr="00181130">
        <w:rPr>
          <w:rFonts w:ascii="Menlo" w:hAnsi="Menlo" w:cs="Menlo"/>
          <w:color w:val="6E149A"/>
          <w:sz w:val="16"/>
          <w:szCs w:val="16"/>
        </w:rPr>
        <w:t>"UTF-8"</w:t>
      </w:r>
      <w:r w:rsidRPr="00181130">
        <w:rPr>
          <w:rFonts w:ascii="Menlo" w:hAnsi="Menlo" w:cs="Menlo"/>
          <w:color w:val="000000"/>
          <w:sz w:val="16"/>
          <w:szCs w:val="16"/>
        </w:rPr>
        <w:t>?&gt;</w:t>
      </w:r>
    </w:p>
    <w:p w14:paraId="46C79BF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careServicesFunction</w:t>
      </w:r>
      <w:proofErr w:type="spellEnd"/>
      <w:proofErr w:type="gramEnd"/>
    </w:p>
    <w:p w14:paraId="72B7288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xsi</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"http://www.w3.org/2001/XMLSchema-instance"</w:t>
      </w:r>
    </w:p>
    <w:p w14:paraId="779A75B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csd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w:t>
      </w:r>
      <w:proofErr w:type="gramStart"/>
      <w:r w:rsidRPr="00181130">
        <w:rPr>
          <w:rFonts w:ascii="Menlo" w:hAnsi="Menlo" w:cs="Menlo"/>
          <w:color w:val="6E149A"/>
          <w:sz w:val="16"/>
          <w:szCs w:val="16"/>
        </w:rPr>
        <w:t>urn:ihe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iti:csd</w:t>
      </w:r>
      <w:proofErr w:type="gramEnd"/>
      <w:r w:rsidRPr="00181130">
        <w:rPr>
          <w:rFonts w:ascii="Menlo" w:hAnsi="Menlo" w:cs="Menlo"/>
          <w:color w:val="6E149A"/>
          <w:sz w:val="16"/>
          <w:szCs w:val="16"/>
        </w:rPr>
        <w:t>:2013"</w:t>
      </w:r>
    </w:p>
    <w:p w14:paraId="7BA1FF6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xforms</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"http://www.w3.org/2002/xforms"</w:t>
      </w:r>
    </w:p>
    <w:p w14:paraId="10D03F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xi</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"http://www.w3.org/2001/XInclude"</w:t>
      </w:r>
    </w:p>
    <w:p w14:paraId="2023E1E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soap</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"http://www.w3.org/2003/05/soap-envelope"</w:t>
      </w:r>
    </w:p>
    <w:p w14:paraId="1B9E9CF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wsa</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"http://www.w3.org/2005/08/addressing"</w:t>
      </w:r>
    </w:p>
    <w:p w14:paraId="2EF9344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r w:rsidRPr="00181130">
        <w:rPr>
          <w:rFonts w:ascii="Menlo" w:hAnsi="Menlo" w:cs="Menlo"/>
          <w:color w:val="000000"/>
          <w:sz w:val="16"/>
          <w:szCs w:val="16"/>
        </w:rPr>
        <w:t>xmlns:</w:t>
      </w:r>
      <w:r w:rsidRPr="00181130">
        <w:rPr>
          <w:rFonts w:ascii="Menlo" w:hAnsi="Menlo" w:cs="Menlo"/>
          <w:color w:val="236718"/>
          <w:sz w:val="16"/>
          <w:szCs w:val="16"/>
        </w:rPr>
        <w:t>xsd</w:t>
      </w:r>
      <w:proofErr w:type="spellEnd"/>
      <w:r w:rsidRPr="00181130">
        <w:rPr>
          <w:rFonts w:ascii="Menlo" w:hAnsi="Menlo" w:cs="Menlo"/>
          <w:color w:val="000000"/>
          <w:sz w:val="16"/>
          <w:szCs w:val="16"/>
        </w:rPr>
        <w:t>=</w:t>
      </w:r>
      <w:r w:rsidRPr="00181130">
        <w:rPr>
          <w:rFonts w:ascii="Menlo" w:hAnsi="Menlo" w:cs="Menlo"/>
          <w:color w:val="6E149A"/>
          <w:sz w:val="16"/>
          <w:szCs w:val="16"/>
        </w:rPr>
        <w:t>"http://www.w3.org/2001/XMLSchema"</w:t>
      </w:r>
    </w:p>
    <w:p w14:paraId="2956911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http</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"http://expath.org/ns/http-client"</w:t>
      </w:r>
    </w:p>
    <w:p w14:paraId="79099D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xmlns:</w:t>
      </w:r>
      <w:r w:rsidRPr="00181130">
        <w:rPr>
          <w:rFonts w:ascii="Menlo" w:hAnsi="Menlo" w:cs="Menlo"/>
          <w:color w:val="236718"/>
          <w:sz w:val="16"/>
          <w:szCs w:val="16"/>
        </w:rPr>
        <w:t>ev</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"http://www.w3.org/2001/xml-events"</w:t>
      </w:r>
    </w:p>
    <w:p w14:paraId="00E9A95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urn</w:t>
      </w:r>
      <w:r w:rsidRPr="00181130">
        <w:rPr>
          <w:rFonts w:ascii="Menlo" w:hAnsi="Menlo" w:cs="Menlo"/>
          <w:color w:val="000000"/>
          <w:sz w:val="16"/>
          <w:szCs w:val="16"/>
        </w:rPr>
        <w:t>=</w:t>
      </w:r>
      <w:r w:rsidRPr="00181130">
        <w:rPr>
          <w:rFonts w:ascii="Menlo" w:hAnsi="Menlo" w:cs="Menlo"/>
          <w:color w:val="6E149A"/>
          <w:sz w:val="16"/>
          <w:szCs w:val="16"/>
        </w:rPr>
        <w:t>"</w:t>
      </w:r>
      <w:proofErr w:type="gramStart"/>
      <w:r w:rsidRPr="00181130">
        <w:rPr>
          <w:rFonts w:ascii="Menlo" w:hAnsi="Menlo" w:cs="Menlo"/>
          <w:color w:val="6E149A"/>
          <w:sz w:val="16"/>
          <w:szCs w:val="16"/>
        </w:rPr>
        <w:t>urn:ihe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iti:csd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2014:stored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function:organization</w:t>
      </w:r>
      <w:proofErr w:type="gramEnd"/>
      <w:r w:rsidRPr="00181130">
        <w:rPr>
          <w:rFonts w:ascii="Menlo" w:hAnsi="Menlo" w:cs="Menlo"/>
          <w:color w:val="6E149A"/>
          <w:sz w:val="16"/>
          <w:szCs w:val="16"/>
        </w:rPr>
        <w:t>-search"</w:t>
      </w:r>
      <w:r w:rsidRPr="00181130">
        <w:rPr>
          <w:rFonts w:ascii="Menlo" w:hAnsi="Menlo" w:cs="Menlo"/>
          <w:color w:val="000000"/>
          <w:sz w:val="16"/>
          <w:szCs w:val="16"/>
        </w:rPr>
        <w:t>&gt;</w:t>
      </w:r>
    </w:p>
    <w:p w14:paraId="1F12CF9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description</w:t>
      </w:r>
      <w:proofErr w:type="spellEnd"/>
      <w:r w:rsidRPr="00181130">
        <w:rPr>
          <w:rFonts w:ascii="Menlo" w:hAnsi="Menlo" w:cs="Menlo"/>
          <w:color w:val="000000"/>
          <w:sz w:val="16"/>
          <w:szCs w:val="16"/>
        </w:rPr>
        <w:t xml:space="preserve">&gt;                                                                                                                                                                                                                                                                                                                                                                                                                                                                                                                                                                                                                                                                                                                                                                                                                                                                                                                                                                                                                                                                                                                                                                                                                                                                                                </w:t>
      </w:r>
    </w:p>
    <w:p w14:paraId="2FB3A5C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Performs a search for all facilities by name, type, address or ID.                                                                                                                                                                                                                                                                                                                                                                                                                                                                                                                                                                                                                                                                                                                                                                                                                                                                                                                                                                                                                                                                                                                                                                                                                                             </w:t>
      </w:r>
    </w:p>
    <w:p w14:paraId="19EBD6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description</w:t>
      </w:r>
      <w:proofErr w:type="spellEnd"/>
      <w:proofErr w:type="gramEnd"/>
      <w:r w:rsidRPr="00181130">
        <w:rPr>
          <w:rFonts w:ascii="Menlo" w:hAnsi="Menlo" w:cs="Menlo"/>
          <w:color w:val="000000"/>
          <w:sz w:val="16"/>
          <w:szCs w:val="16"/>
        </w:rPr>
        <w:t>&gt;</w:t>
      </w:r>
    </w:p>
    <w:p w14:paraId="07961FC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definition</w:t>
      </w:r>
      <w:proofErr w:type="spellEnd"/>
      <w:proofErr w:type="gramEnd"/>
      <w:r w:rsidRPr="00181130">
        <w:rPr>
          <w:rFonts w:ascii="Menlo" w:hAnsi="Menlo" w:cs="Menlo"/>
          <w:color w:val="000000"/>
          <w:sz w:val="16"/>
          <w:szCs w:val="16"/>
        </w:rPr>
        <w:t xml:space="preserve"> &gt;&lt;</w:t>
      </w:r>
      <w:proofErr w:type="spellStart"/>
      <w:proofErr w:type="gramStart"/>
      <w:r w:rsidRPr="00181130">
        <w:rPr>
          <w:rFonts w:ascii="Menlo" w:hAnsi="Menlo" w:cs="Menlo"/>
          <w:color w:val="000000"/>
          <w:sz w:val="16"/>
          <w:szCs w:val="16"/>
        </w:rPr>
        <w:t>xi:</w:t>
      </w:r>
      <w:r w:rsidRPr="00181130">
        <w:rPr>
          <w:rFonts w:ascii="Menlo" w:hAnsi="Menlo" w:cs="Menlo"/>
          <w:color w:val="4F4F8A"/>
          <w:sz w:val="16"/>
          <w:szCs w:val="16"/>
        </w:rPr>
        <w:t>include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parse</w:t>
      </w:r>
      <w:r w:rsidRPr="00181130">
        <w:rPr>
          <w:rFonts w:ascii="Menlo" w:hAnsi="Menlo" w:cs="Menlo"/>
          <w:color w:val="000000"/>
          <w:sz w:val="16"/>
          <w:szCs w:val="16"/>
        </w:rPr>
        <w:t>=</w:t>
      </w:r>
      <w:r w:rsidRPr="00181130">
        <w:rPr>
          <w:rFonts w:ascii="Menlo" w:hAnsi="Menlo" w:cs="Menlo"/>
          <w:color w:val="6E149A"/>
          <w:sz w:val="16"/>
          <w:szCs w:val="16"/>
        </w:rPr>
        <w:t>'text'</w:t>
      </w:r>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href</w:t>
      </w:r>
      <w:proofErr w:type="spellEnd"/>
      <w:r w:rsidRPr="00181130">
        <w:rPr>
          <w:rFonts w:ascii="Menlo" w:hAnsi="Menlo" w:cs="Menlo"/>
          <w:color w:val="000000"/>
          <w:sz w:val="16"/>
          <w:szCs w:val="16"/>
        </w:rPr>
        <w:t>=</w:t>
      </w:r>
      <w:r w:rsidRPr="00181130">
        <w:rPr>
          <w:rFonts w:ascii="Menlo" w:hAnsi="Menlo" w:cs="Menlo"/>
          <w:color w:val="6E149A"/>
          <w:sz w:val="16"/>
          <w:szCs w:val="16"/>
        </w:rPr>
        <w:t>'</w:t>
      </w:r>
      <w:proofErr w:type="spellStart"/>
      <w:r w:rsidRPr="00181130">
        <w:rPr>
          <w:rFonts w:ascii="Menlo" w:hAnsi="Menlo" w:cs="Menlo"/>
          <w:color w:val="6E149A"/>
          <w:sz w:val="16"/>
          <w:szCs w:val="16"/>
        </w:rPr>
        <w:t>organization_</w:t>
      </w:r>
      <w:proofErr w:type="gramStart"/>
      <w:r w:rsidRPr="00181130">
        <w:rPr>
          <w:rFonts w:ascii="Menlo" w:hAnsi="Menlo" w:cs="Menlo"/>
          <w:color w:val="6E149A"/>
          <w:sz w:val="16"/>
          <w:szCs w:val="16"/>
        </w:rPr>
        <w:t>search.xq</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/&gt;&lt;/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definition</w:t>
      </w:r>
      <w:proofErr w:type="spellEnd"/>
      <w:proofErr w:type="gramEnd"/>
      <w:r w:rsidRPr="00181130">
        <w:rPr>
          <w:rFonts w:ascii="Menlo" w:hAnsi="Menlo" w:cs="Menlo"/>
          <w:color w:val="000000"/>
          <w:sz w:val="16"/>
          <w:szCs w:val="16"/>
        </w:rPr>
        <w:t>&gt;</w:t>
      </w:r>
    </w:p>
    <w:p w14:paraId="254D7DA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8DA50E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model</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w:t>
      </w:r>
      <w:proofErr w:type="gramStart"/>
      <w:r w:rsidRPr="00181130">
        <w:rPr>
          <w:rFonts w:ascii="Menlo" w:hAnsi="Menlo" w:cs="Menlo"/>
          <w:color w:val="6E149A"/>
          <w:sz w:val="16"/>
          <w:szCs w:val="16"/>
        </w:rPr>
        <w:t>urn:ihe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iti:csd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2014:stored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function:organization</w:t>
      </w:r>
      <w:proofErr w:type="gramEnd"/>
      <w:r w:rsidRPr="00181130">
        <w:rPr>
          <w:rFonts w:ascii="Menlo" w:hAnsi="Menlo" w:cs="Menlo"/>
          <w:color w:val="6E149A"/>
          <w:sz w:val="16"/>
          <w:szCs w:val="16"/>
        </w:rPr>
        <w:t>-search'</w:t>
      </w:r>
      <w:r w:rsidRPr="00181130">
        <w:rPr>
          <w:rFonts w:ascii="Menlo" w:hAnsi="Menlo" w:cs="Menlo"/>
          <w:color w:val="000000"/>
          <w:sz w:val="16"/>
          <w:szCs w:val="16"/>
        </w:rPr>
        <w:t>&gt;</w:t>
      </w:r>
    </w:p>
    <w:p w14:paraId="5A5DF52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"care-services-result"</w:t>
      </w:r>
      <w:r w:rsidRPr="00181130">
        <w:rPr>
          <w:rFonts w:ascii="Menlo" w:hAnsi="Menlo" w:cs="Menlo"/>
          <w:color w:val="000000"/>
          <w:sz w:val="16"/>
          <w:szCs w:val="16"/>
        </w:rPr>
        <w:t>&gt;</w:t>
      </w:r>
    </w:p>
    <w:p w14:paraId="6192FC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careSerivcesResponse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 xml:space="preserve"> </w:t>
      </w:r>
      <w:r w:rsidRPr="00181130">
        <w:rPr>
          <w:rFonts w:ascii="Menlo" w:hAnsi="Menlo" w:cs="Menlo"/>
          <w:color w:val="236718"/>
          <w:sz w:val="16"/>
          <w:szCs w:val="16"/>
        </w:rPr>
        <w:t>code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 xml:space="preserve"> </w:t>
      </w:r>
      <w:r w:rsidRPr="00181130">
        <w:rPr>
          <w:rFonts w:ascii="Menlo" w:hAnsi="Menlo" w:cs="Menlo"/>
          <w:color w:val="236718"/>
          <w:sz w:val="16"/>
          <w:szCs w:val="16"/>
        </w:rPr>
        <w:t>content-type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5EE1171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&gt;</w:t>
      </w:r>
    </w:p>
    <w:p w14:paraId="7C3F0DB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9FF03B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'soap-request'</w:t>
      </w:r>
      <w:r w:rsidRPr="00181130">
        <w:rPr>
          <w:rFonts w:ascii="Menlo" w:hAnsi="Menlo" w:cs="Menlo"/>
          <w:color w:val="000000"/>
          <w:sz w:val="16"/>
          <w:szCs w:val="16"/>
        </w:rPr>
        <w:t>&gt;</w:t>
      </w:r>
    </w:p>
    <w:p w14:paraId="673D9D3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lastRenderedPageBreak/>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Envelope</w:t>
      </w:r>
      <w:proofErr w:type="spellEnd"/>
      <w:proofErr w:type="gramEnd"/>
      <w:r w:rsidRPr="00181130">
        <w:rPr>
          <w:rFonts w:ascii="Menlo" w:hAnsi="Menlo" w:cs="Menlo"/>
          <w:color w:val="000000"/>
          <w:sz w:val="16"/>
          <w:szCs w:val="16"/>
        </w:rPr>
        <w:t xml:space="preserve"> &gt;</w:t>
      </w:r>
    </w:p>
    <w:p w14:paraId="41C4B00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Header</w:t>
      </w:r>
      <w:proofErr w:type="spellEnd"/>
      <w:proofErr w:type="gramEnd"/>
      <w:r w:rsidRPr="00181130">
        <w:rPr>
          <w:rFonts w:ascii="Menlo" w:hAnsi="Menlo" w:cs="Menlo"/>
          <w:color w:val="000000"/>
          <w:sz w:val="16"/>
          <w:szCs w:val="16"/>
        </w:rPr>
        <w:t>&gt;</w:t>
      </w:r>
    </w:p>
    <w:p w14:paraId="31A2CC9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Action</w:t>
      </w:r>
      <w:proofErr w:type="spellEnd"/>
      <w:proofErr w:type="gramEnd"/>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soap:</w:t>
      </w:r>
      <w:r w:rsidRPr="00181130">
        <w:rPr>
          <w:rFonts w:ascii="Menlo" w:hAnsi="Menlo" w:cs="Menlo"/>
          <w:color w:val="236718"/>
          <w:sz w:val="16"/>
          <w:szCs w:val="16"/>
        </w:rPr>
        <w:t>mustUnderstand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r>
        <w:rPr>
          <w:rFonts w:ascii="Menlo" w:hAnsi="Menlo" w:cs="Menlo"/>
          <w:color w:val="000000"/>
          <w:sz w:val="16"/>
          <w:szCs w:val="16"/>
        </w:rPr>
        <w:br/>
        <w:t xml:space="preserve">            </w:t>
      </w:r>
      <w:proofErr w:type="gramStart"/>
      <w:r w:rsidRPr="00181130">
        <w:rPr>
          <w:rFonts w:ascii="Menlo" w:hAnsi="Menlo" w:cs="Menlo"/>
          <w:color w:val="000000"/>
          <w:sz w:val="16"/>
          <w:szCs w:val="16"/>
        </w:rPr>
        <w:t>urn:ihe</w:t>
      </w:r>
      <w:proofErr w:type="gramEnd"/>
      <w:r w:rsidRPr="00181130">
        <w:rPr>
          <w:rFonts w:ascii="Menlo" w:hAnsi="Menlo" w:cs="Menlo"/>
          <w:color w:val="000000"/>
          <w:sz w:val="16"/>
          <w:szCs w:val="16"/>
        </w:rPr>
        <w:t>:</w:t>
      </w:r>
      <w:proofErr w:type="gramStart"/>
      <w:r w:rsidRPr="00181130">
        <w:rPr>
          <w:rFonts w:ascii="Menlo" w:hAnsi="Menlo" w:cs="Menlo"/>
          <w:color w:val="000000"/>
          <w:sz w:val="16"/>
          <w:szCs w:val="16"/>
        </w:rPr>
        <w:t>iti:csd</w:t>
      </w:r>
      <w:proofErr w:type="gramEnd"/>
      <w:r w:rsidRPr="00181130">
        <w:rPr>
          <w:rFonts w:ascii="Menlo" w:hAnsi="Menlo" w:cs="Menlo"/>
          <w:color w:val="000000"/>
          <w:sz w:val="16"/>
          <w:szCs w:val="16"/>
        </w:rPr>
        <w:t>:</w:t>
      </w:r>
      <w:proofErr w:type="gramStart"/>
      <w:r w:rsidRPr="00181130">
        <w:rPr>
          <w:rFonts w:ascii="Menlo" w:hAnsi="Menlo" w:cs="Menlo"/>
          <w:color w:val="000000"/>
          <w:sz w:val="16"/>
          <w:szCs w:val="16"/>
        </w:rPr>
        <w:t>2013:GetCareServicesRequest</w:t>
      </w:r>
      <w:proofErr w:type="gramEnd"/>
      <w:r>
        <w:rPr>
          <w:rFonts w:ascii="Menlo" w:hAnsi="Menlo" w:cs="Menlo"/>
          <w:color w:val="000000"/>
          <w:sz w:val="16"/>
          <w:szCs w:val="16"/>
        </w:rPr>
        <w:br/>
        <w:t xml:space="preserve">          </w:t>
      </w:r>
      <w:r w:rsidRPr="00181130">
        <w:rPr>
          <w:rFonts w:ascii="Menlo" w:hAnsi="Menlo" w:cs="Menlo"/>
          <w:color w:val="000000"/>
          <w:sz w:val="16"/>
          <w:szCs w:val="16"/>
        </w:rPr>
        <w:t>&lt;/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Action</w:t>
      </w:r>
      <w:proofErr w:type="spellEnd"/>
      <w:proofErr w:type="gramEnd"/>
      <w:r w:rsidRPr="00181130">
        <w:rPr>
          <w:rFonts w:ascii="Menlo" w:hAnsi="Menlo" w:cs="Menlo"/>
          <w:color w:val="000000"/>
          <w:sz w:val="16"/>
          <w:szCs w:val="16"/>
        </w:rPr>
        <w:t>&gt;</w:t>
      </w:r>
    </w:p>
    <w:p w14:paraId="4D8FD64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MessageID</w:t>
      </w:r>
      <w:proofErr w:type="spellEnd"/>
      <w:proofErr w:type="gramEnd"/>
      <w:r w:rsidRPr="00181130">
        <w:rPr>
          <w:rFonts w:ascii="Menlo" w:hAnsi="Menlo" w:cs="Menlo"/>
          <w:color w:val="000000"/>
          <w:sz w:val="16"/>
          <w:szCs w:val="16"/>
        </w:rPr>
        <w:t>/&gt;</w:t>
      </w:r>
    </w:p>
    <w:p w14:paraId="221D6E8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ReplyTo</w:t>
      </w:r>
      <w:proofErr w:type="spellEnd"/>
      <w:proofErr w:type="gramEnd"/>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soap:</w:t>
      </w:r>
      <w:r w:rsidRPr="00181130">
        <w:rPr>
          <w:rFonts w:ascii="Menlo" w:hAnsi="Menlo" w:cs="Menlo"/>
          <w:color w:val="236718"/>
          <w:sz w:val="16"/>
          <w:szCs w:val="16"/>
        </w:rPr>
        <w:t>mustUnderstand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p>
    <w:p w14:paraId="5E2675C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gramStart"/>
      <w:r w:rsidRPr="00181130">
        <w:rPr>
          <w:rFonts w:ascii="Menlo" w:hAnsi="Menlo" w:cs="Menlo"/>
          <w:color w:val="000000"/>
          <w:sz w:val="16"/>
          <w:szCs w:val="16"/>
        </w:rPr>
        <w:t>wsa:</w:t>
      </w:r>
      <w:r w:rsidRPr="00181130">
        <w:rPr>
          <w:rFonts w:ascii="Menlo" w:hAnsi="Menlo" w:cs="Menlo"/>
          <w:color w:val="4F4F8A"/>
          <w:sz w:val="16"/>
          <w:szCs w:val="16"/>
        </w:rPr>
        <w:t>Address</w:t>
      </w:r>
      <w:proofErr w:type="gramEnd"/>
      <w:r w:rsidRPr="00181130">
        <w:rPr>
          <w:rFonts w:ascii="Menlo" w:hAnsi="Menlo" w:cs="Menlo"/>
          <w:color w:val="000000"/>
          <w:sz w:val="16"/>
          <w:szCs w:val="16"/>
        </w:rPr>
        <w:t>&gt;http://www.w3.org/2005/08/addressing/anonymous&lt;/</w:t>
      </w:r>
      <w:proofErr w:type="gramStart"/>
      <w:r w:rsidRPr="00181130">
        <w:rPr>
          <w:rFonts w:ascii="Menlo" w:hAnsi="Menlo" w:cs="Menlo"/>
          <w:color w:val="000000"/>
          <w:sz w:val="16"/>
          <w:szCs w:val="16"/>
        </w:rPr>
        <w:t>wsa:</w:t>
      </w:r>
      <w:r w:rsidRPr="00181130">
        <w:rPr>
          <w:rFonts w:ascii="Menlo" w:hAnsi="Menlo" w:cs="Menlo"/>
          <w:color w:val="4F4F8A"/>
          <w:sz w:val="16"/>
          <w:szCs w:val="16"/>
        </w:rPr>
        <w:t>Address</w:t>
      </w:r>
      <w:proofErr w:type="gramEnd"/>
      <w:r w:rsidRPr="00181130">
        <w:rPr>
          <w:rFonts w:ascii="Menlo" w:hAnsi="Menlo" w:cs="Menlo"/>
          <w:color w:val="000000"/>
          <w:sz w:val="16"/>
          <w:szCs w:val="16"/>
        </w:rPr>
        <w:t>&gt;</w:t>
      </w:r>
    </w:p>
    <w:p w14:paraId="0482393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ReplyTo</w:t>
      </w:r>
      <w:proofErr w:type="spellEnd"/>
      <w:proofErr w:type="gramEnd"/>
      <w:r w:rsidRPr="00181130">
        <w:rPr>
          <w:rFonts w:ascii="Menlo" w:hAnsi="Menlo" w:cs="Menlo"/>
          <w:color w:val="000000"/>
          <w:sz w:val="16"/>
          <w:szCs w:val="16"/>
        </w:rPr>
        <w:t>&gt;</w:t>
      </w:r>
    </w:p>
    <w:p w14:paraId="12DA34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To</w:t>
      </w:r>
      <w:proofErr w:type="spellEnd"/>
      <w:proofErr w:type="gramEnd"/>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soap:</w:t>
      </w:r>
      <w:r w:rsidRPr="00181130">
        <w:rPr>
          <w:rFonts w:ascii="Menlo" w:hAnsi="Menlo" w:cs="Menlo"/>
          <w:color w:val="236718"/>
          <w:sz w:val="16"/>
          <w:szCs w:val="16"/>
        </w:rPr>
        <w:t>mustUnderstand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proofErr w:type="gramStart"/>
      <w:r w:rsidRPr="00181130">
        <w:rPr>
          <w:rFonts w:ascii="Menlo" w:hAnsi="Menlo" w:cs="Menlo"/>
          <w:color w:val="000000"/>
          <w:sz w:val="16"/>
          <w:szCs w:val="16"/>
        </w:rPr>
        <w:t>LOCATION}&lt;</w:t>
      </w:r>
      <w:proofErr w:type="gramEnd"/>
      <w:r w:rsidRPr="00181130">
        <w:rPr>
          <w:rFonts w:ascii="Menlo" w:hAnsi="Menlo" w:cs="Menlo"/>
          <w:color w:val="000000"/>
          <w:sz w:val="16"/>
          <w:szCs w:val="16"/>
        </w:rPr>
        <w: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To</w:t>
      </w:r>
      <w:proofErr w:type="spellEnd"/>
      <w:proofErr w:type="gramEnd"/>
      <w:r w:rsidRPr="00181130">
        <w:rPr>
          <w:rFonts w:ascii="Menlo" w:hAnsi="Menlo" w:cs="Menlo"/>
          <w:color w:val="000000"/>
          <w:sz w:val="16"/>
          <w:szCs w:val="16"/>
        </w:rPr>
        <w:t>&gt;</w:t>
      </w:r>
    </w:p>
    <w:p w14:paraId="5815135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Header</w:t>
      </w:r>
      <w:proofErr w:type="spellEnd"/>
      <w:proofErr w:type="gramEnd"/>
      <w:r w:rsidRPr="00181130">
        <w:rPr>
          <w:rFonts w:ascii="Menlo" w:hAnsi="Menlo" w:cs="Menlo"/>
          <w:color w:val="000000"/>
          <w:sz w:val="16"/>
          <w:szCs w:val="16"/>
        </w:rPr>
        <w:t>&gt;</w:t>
      </w:r>
    </w:p>
    <w:p w14:paraId="3B94A2C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Body</w:t>
      </w:r>
      <w:proofErr w:type="spellEnd"/>
      <w:proofErr w:type="gramEnd"/>
      <w:r w:rsidRPr="00181130">
        <w:rPr>
          <w:rFonts w:ascii="Menlo" w:hAnsi="Menlo" w:cs="Menlo"/>
          <w:color w:val="000000"/>
          <w:sz w:val="16"/>
          <w:szCs w:val="16"/>
        </w:rPr>
        <w:t>&gt;</w:t>
      </w:r>
    </w:p>
    <w:p w14:paraId="5034F3B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careServicesRequest</w:t>
      </w:r>
      <w:proofErr w:type="spellEnd"/>
      <w:proofErr w:type="gramEnd"/>
      <w:r>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urn</w:t>
      </w:r>
      <w:r w:rsidRPr="00181130">
        <w:rPr>
          <w:rFonts w:ascii="Menlo" w:hAnsi="Menlo" w:cs="Menlo"/>
          <w:color w:val="000000"/>
          <w:sz w:val="16"/>
          <w:szCs w:val="16"/>
        </w:rPr>
        <w:t>=</w:t>
      </w:r>
      <w:r w:rsidRPr="00181130">
        <w:rPr>
          <w:rFonts w:ascii="Menlo" w:hAnsi="Menlo" w:cs="Menlo"/>
          <w:color w:val="6E149A"/>
          <w:sz w:val="16"/>
          <w:szCs w:val="16"/>
        </w:rPr>
        <w:t>"</w:t>
      </w:r>
      <w:proofErr w:type="gramStart"/>
      <w:r w:rsidRPr="00181130">
        <w:rPr>
          <w:rFonts w:ascii="Menlo" w:hAnsi="Menlo" w:cs="Menlo"/>
          <w:color w:val="6E149A"/>
          <w:sz w:val="16"/>
          <w:szCs w:val="16"/>
        </w:rPr>
        <w:t>urn:ihe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iti:csd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2014:stored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function:organization</w:t>
      </w:r>
      <w:proofErr w:type="gramEnd"/>
      <w:r w:rsidRPr="00181130">
        <w:rPr>
          <w:rFonts w:ascii="Menlo" w:hAnsi="Menlo" w:cs="Menlo"/>
          <w:color w:val="6E149A"/>
          <w:sz w:val="16"/>
          <w:szCs w:val="16"/>
        </w:rPr>
        <w:t>-search"</w:t>
      </w:r>
      <w:r w:rsidRPr="00181130">
        <w:rPr>
          <w:rFonts w:ascii="Menlo" w:hAnsi="Menlo" w:cs="Menlo"/>
          <w:color w:val="000000"/>
          <w:sz w:val="16"/>
          <w:szCs w:val="16"/>
        </w:rPr>
        <w:t>&gt;</w:t>
      </w:r>
    </w:p>
    <w:p w14:paraId="1A76D4B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requestParams</w:t>
      </w:r>
      <w:proofErr w:type="spellEnd"/>
      <w:proofErr w:type="gramEnd"/>
      <w:r w:rsidRPr="00181130">
        <w:rPr>
          <w:rFonts w:ascii="Menlo" w:hAnsi="Menlo" w:cs="Menlo"/>
          <w:color w:val="000000"/>
          <w:sz w:val="16"/>
          <w:szCs w:val="16"/>
        </w:rPr>
        <w:t>&gt;</w:t>
      </w:r>
    </w:p>
    <w:p w14:paraId="5BCBB93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id</w:t>
      </w:r>
      <w:proofErr w:type="spellEnd"/>
      <w:r w:rsidRPr="00181130">
        <w:rPr>
          <w:rFonts w:ascii="Menlo" w:hAnsi="Menlo" w:cs="Menlo"/>
          <w:color w:val="000000"/>
          <w:sz w:val="16"/>
          <w:szCs w:val="16"/>
        </w:rPr>
        <w:t>/&gt;</w:t>
      </w:r>
    </w:p>
    <w:p w14:paraId="318D3E0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otherID</w:t>
      </w:r>
      <w:proofErr w:type="spellEnd"/>
      <w:proofErr w:type="gramEnd"/>
      <w:r w:rsidRPr="00181130">
        <w:rPr>
          <w:rFonts w:ascii="Menlo" w:hAnsi="Menlo" w:cs="Menlo"/>
          <w:color w:val="000000"/>
          <w:sz w:val="16"/>
          <w:szCs w:val="16"/>
        </w:rPr>
        <w:t>/&gt;</w:t>
      </w:r>
    </w:p>
    <w:p w14:paraId="12929F7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primaryName</w:t>
      </w:r>
      <w:proofErr w:type="spellEnd"/>
      <w:proofErr w:type="gramEnd"/>
      <w:r w:rsidRPr="00181130">
        <w:rPr>
          <w:rFonts w:ascii="Menlo" w:hAnsi="Menlo" w:cs="Menlo"/>
          <w:color w:val="000000"/>
          <w:sz w:val="16"/>
          <w:szCs w:val="16"/>
        </w:rPr>
        <w:t>/&gt;</w:t>
      </w:r>
    </w:p>
    <w:p w14:paraId="1DFB6B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name</w:t>
      </w:r>
      <w:proofErr w:type="spellEnd"/>
      <w:r w:rsidRPr="00181130">
        <w:rPr>
          <w:rFonts w:ascii="Menlo" w:hAnsi="Menlo" w:cs="Menlo"/>
          <w:color w:val="000000"/>
          <w:sz w:val="16"/>
          <w:szCs w:val="16"/>
        </w:rPr>
        <w:t>/&gt;</w:t>
      </w:r>
    </w:p>
    <w:p w14:paraId="515013C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codedType</w:t>
      </w:r>
      <w:proofErr w:type="spellEnd"/>
      <w:proofErr w:type="gramEnd"/>
      <w:r w:rsidRPr="00181130">
        <w:rPr>
          <w:rFonts w:ascii="Menlo" w:hAnsi="Menlo" w:cs="Menlo"/>
          <w:color w:val="000000"/>
          <w:sz w:val="16"/>
          <w:szCs w:val="16"/>
        </w:rPr>
        <w:t>/&gt;</w:t>
      </w:r>
    </w:p>
    <w:p w14:paraId="0812C87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address</w:t>
      </w:r>
      <w:proofErr w:type="spellEnd"/>
      <w:proofErr w:type="gramEnd"/>
      <w:r w:rsidRPr="00181130">
        <w:rPr>
          <w:rFonts w:ascii="Menlo" w:hAnsi="Menlo" w:cs="Menlo"/>
          <w:color w:val="000000"/>
          <w:sz w:val="16"/>
          <w:szCs w:val="16"/>
        </w:rPr>
        <w:t>/&gt;</w:t>
      </w:r>
    </w:p>
    <w:p w14:paraId="53A0CED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parent</w:t>
      </w:r>
      <w:proofErr w:type="spellEnd"/>
      <w:proofErr w:type="gramEnd"/>
      <w:r w:rsidRPr="00181130">
        <w:rPr>
          <w:rFonts w:ascii="Menlo" w:hAnsi="Menlo" w:cs="Menlo"/>
          <w:color w:val="000000"/>
          <w:sz w:val="16"/>
          <w:szCs w:val="16"/>
        </w:rPr>
        <w:t>/&gt;</w:t>
      </w:r>
    </w:p>
    <w:p w14:paraId="5B2C4A5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start</w:t>
      </w:r>
      <w:proofErr w:type="spellEnd"/>
      <w:proofErr w:type="gramEnd"/>
      <w:r w:rsidRPr="00181130">
        <w:rPr>
          <w:rFonts w:ascii="Menlo" w:hAnsi="Menlo" w:cs="Menlo"/>
          <w:color w:val="000000"/>
          <w:sz w:val="16"/>
          <w:szCs w:val="16"/>
        </w:rPr>
        <w:t>/&gt;</w:t>
      </w:r>
    </w:p>
    <w:p w14:paraId="4D2C36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max</w:t>
      </w:r>
      <w:proofErr w:type="spellEnd"/>
      <w:r w:rsidRPr="00181130">
        <w:rPr>
          <w:rFonts w:ascii="Menlo" w:hAnsi="Menlo" w:cs="Menlo"/>
          <w:color w:val="000000"/>
          <w:sz w:val="16"/>
          <w:szCs w:val="16"/>
        </w:rPr>
        <w:t>/&gt;</w:t>
      </w:r>
    </w:p>
    <w:p w14:paraId="343E6E5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record</w:t>
      </w:r>
      <w:proofErr w:type="spellEnd"/>
      <w:proofErr w:type="gramEnd"/>
      <w:r w:rsidRPr="00181130">
        <w:rPr>
          <w:rFonts w:ascii="Menlo" w:hAnsi="Menlo" w:cs="Menlo"/>
          <w:color w:val="000000"/>
          <w:sz w:val="16"/>
          <w:szCs w:val="16"/>
        </w:rPr>
        <w:t>/&gt;</w:t>
      </w:r>
    </w:p>
    <w:p w14:paraId="5A1B2D8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requestParams</w:t>
      </w:r>
      <w:proofErr w:type="spellEnd"/>
      <w:proofErr w:type="gramEnd"/>
      <w:r w:rsidRPr="00181130">
        <w:rPr>
          <w:rFonts w:ascii="Menlo" w:hAnsi="Menlo" w:cs="Menlo"/>
          <w:color w:val="000000"/>
          <w:sz w:val="16"/>
          <w:szCs w:val="16"/>
        </w:rPr>
        <w:t>&gt;</w:t>
      </w:r>
    </w:p>
    <w:p w14:paraId="5FAFA4C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careServicesRequest</w:t>
      </w:r>
      <w:proofErr w:type="spellEnd"/>
      <w:proofErr w:type="gramEnd"/>
      <w:r w:rsidRPr="00181130">
        <w:rPr>
          <w:rFonts w:ascii="Menlo" w:hAnsi="Menlo" w:cs="Menlo"/>
          <w:color w:val="000000"/>
          <w:sz w:val="16"/>
          <w:szCs w:val="16"/>
        </w:rPr>
        <w:t>&gt;</w:t>
      </w:r>
    </w:p>
    <w:p w14:paraId="7050903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Body</w:t>
      </w:r>
      <w:proofErr w:type="spellEnd"/>
      <w:proofErr w:type="gramEnd"/>
      <w:r w:rsidRPr="00181130">
        <w:rPr>
          <w:rFonts w:ascii="Menlo" w:hAnsi="Menlo" w:cs="Menlo"/>
          <w:color w:val="000000"/>
          <w:sz w:val="16"/>
          <w:szCs w:val="16"/>
        </w:rPr>
        <w:t>&gt;</w:t>
      </w:r>
    </w:p>
    <w:p w14:paraId="5DB8D9A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Envelope</w:t>
      </w:r>
      <w:proofErr w:type="spellEnd"/>
      <w:proofErr w:type="gramEnd"/>
      <w:r w:rsidRPr="00181130">
        <w:rPr>
          <w:rFonts w:ascii="Menlo" w:hAnsi="Menlo" w:cs="Menlo"/>
          <w:color w:val="000000"/>
          <w:sz w:val="16"/>
          <w:szCs w:val="16"/>
        </w:rPr>
        <w:t>&gt;</w:t>
      </w:r>
    </w:p>
    <w:p w14:paraId="1783CA7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&gt;</w:t>
      </w:r>
    </w:p>
    <w:p w14:paraId="35FA2FE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A0CD5D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'http-post-request'</w:t>
      </w:r>
      <w:r w:rsidRPr="00181130">
        <w:rPr>
          <w:rFonts w:ascii="Menlo" w:hAnsi="Menlo" w:cs="Menlo"/>
          <w:color w:val="000000"/>
          <w:sz w:val="16"/>
          <w:szCs w:val="16"/>
        </w:rPr>
        <w:t>&gt;</w:t>
      </w:r>
    </w:p>
    <w:p w14:paraId="3974449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requestParams</w:t>
      </w:r>
      <w:proofErr w:type="spellEnd"/>
      <w:proofErr w:type="gramEnd"/>
      <w:r w:rsidRPr="00181130">
        <w:rPr>
          <w:rFonts w:ascii="Menlo" w:hAnsi="Menlo" w:cs="Menlo"/>
          <w:color w:val="000000"/>
          <w:sz w:val="16"/>
          <w:szCs w:val="16"/>
        </w:rPr>
        <w:t>&gt;</w:t>
      </w:r>
    </w:p>
    <w:p w14:paraId="3C772F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id</w:t>
      </w:r>
      <w:proofErr w:type="spellEnd"/>
      <w:r w:rsidRPr="00181130">
        <w:rPr>
          <w:rFonts w:ascii="Menlo" w:hAnsi="Menlo" w:cs="Menlo"/>
          <w:color w:val="000000"/>
          <w:sz w:val="16"/>
          <w:szCs w:val="16"/>
        </w:rPr>
        <w:t>/&gt;</w:t>
      </w:r>
    </w:p>
    <w:p w14:paraId="436B6C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otherID</w:t>
      </w:r>
      <w:proofErr w:type="spellEnd"/>
      <w:proofErr w:type="gramEnd"/>
      <w:r w:rsidRPr="00181130">
        <w:rPr>
          <w:rFonts w:ascii="Menlo" w:hAnsi="Menlo" w:cs="Menlo"/>
          <w:color w:val="000000"/>
          <w:sz w:val="16"/>
          <w:szCs w:val="16"/>
        </w:rPr>
        <w:t>/&gt;</w:t>
      </w:r>
    </w:p>
    <w:p w14:paraId="0B309CD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primaryName</w:t>
      </w:r>
      <w:proofErr w:type="spellEnd"/>
      <w:proofErr w:type="gramEnd"/>
      <w:r w:rsidRPr="00181130">
        <w:rPr>
          <w:rFonts w:ascii="Menlo" w:hAnsi="Menlo" w:cs="Menlo"/>
          <w:color w:val="000000"/>
          <w:sz w:val="16"/>
          <w:szCs w:val="16"/>
        </w:rPr>
        <w:t>/&gt;</w:t>
      </w:r>
    </w:p>
    <w:p w14:paraId="62FCC2D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name</w:t>
      </w:r>
      <w:proofErr w:type="spellEnd"/>
      <w:r w:rsidRPr="00181130">
        <w:rPr>
          <w:rFonts w:ascii="Menlo" w:hAnsi="Menlo" w:cs="Menlo"/>
          <w:color w:val="000000"/>
          <w:sz w:val="16"/>
          <w:szCs w:val="16"/>
        </w:rPr>
        <w:t>/&gt;</w:t>
      </w:r>
    </w:p>
    <w:p w14:paraId="15CC4FF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codedType</w:t>
      </w:r>
      <w:proofErr w:type="spellEnd"/>
      <w:proofErr w:type="gramEnd"/>
      <w:r w:rsidRPr="00181130">
        <w:rPr>
          <w:rFonts w:ascii="Menlo" w:hAnsi="Menlo" w:cs="Menlo"/>
          <w:color w:val="000000"/>
          <w:sz w:val="16"/>
          <w:szCs w:val="16"/>
        </w:rPr>
        <w:t>/&gt;</w:t>
      </w:r>
    </w:p>
    <w:p w14:paraId="5A24424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address</w:t>
      </w:r>
      <w:proofErr w:type="spellEnd"/>
      <w:proofErr w:type="gramEnd"/>
      <w:r w:rsidRPr="00181130">
        <w:rPr>
          <w:rFonts w:ascii="Menlo" w:hAnsi="Menlo" w:cs="Menlo"/>
          <w:color w:val="000000"/>
          <w:sz w:val="16"/>
          <w:szCs w:val="16"/>
        </w:rPr>
        <w:t>/&gt;</w:t>
      </w:r>
    </w:p>
    <w:p w14:paraId="3C0F29D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parent</w:t>
      </w:r>
      <w:proofErr w:type="spellEnd"/>
      <w:proofErr w:type="gramEnd"/>
      <w:r w:rsidRPr="00181130">
        <w:rPr>
          <w:rFonts w:ascii="Menlo" w:hAnsi="Menlo" w:cs="Menlo"/>
          <w:color w:val="000000"/>
          <w:sz w:val="16"/>
          <w:szCs w:val="16"/>
        </w:rPr>
        <w:t>/&gt;</w:t>
      </w:r>
    </w:p>
    <w:p w14:paraId="2CC599C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start</w:t>
      </w:r>
      <w:proofErr w:type="spellEnd"/>
      <w:proofErr w:type="gramEnd"/>
      <w:r w:rsidRPr="00181130">
        <w:rPr>
          <w:rFonts w:ascii="Menlo" w:hAnsi="Menlo" w:cs="Menlo"/>
          <w:color w:val="000000"/>
          <w:sz w:val="16"/>
          <w:szCs w:val="16"/>
        </w:rPr>
        <w:t>/&gt;</w:t>
      </w:r>
    </w:p>
    <w:p w14:paraId="33A8BA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r w:rsidRPr="00181130">
        <w:rPr>
          <w:rFonts w:ascii="Menlo" w:hAnsi="Menlo" w:cs="Menlo"/>
          <w:color w:val="000000"/>
          <w:sz w:val="16"/>
          <w:szCs w:val="16"/>
        </w:rPr>
        <w:t>csd:</w:t>
      </w:r>
      <w:r w:rsidRPr="00181130">
        <w:rPr>
          <w:rFonts w:ascii="Menlo" w:hAnsi="Menlo" w:cs="Menlo"/>
          <w:color w:val="4F4F8A"/>
          <w:sz w:val="16"/>
          <w:szCs w:val="16"/>
        </w:rPr>
        <w:t>max</w:t>
      </w:r>
      <w:proofErr w:type="spellEnd"/>
      <w:r w:rsidRPr="00181130">
        <w:rPr>
          <w:rFonts w:ascii="Menlo" w:hAnsi="Menlo" w:cs="Menlo"/>
          <w:color w:val="000000"/>
          <w:sz w:val="16"/>
          <w:szCs w:val="16"/>
        </w:rPr>
        <w:t>/&gt;</w:t>
      </w:r>
    </w:p>
    <w:p w14:paraId="6B09EF4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record</w:t>
      </w:r>
      <w:proofErr w:type="spellEnd"/>
      <w:proofErr w:type="gramEnd"/>
      <w:r w:rsidRPr="00181130">
        <w:rPr>
          <w:rFonts w:ascii="Menlo" w:hAnsi="Menlo" w:cs="Menlo"/>
          <w:color w:val="000000"/>
          <w:sz w:val="16"/>
          <w:szCs w:val="16"/>
        </w:rPr>
        <w:t>/&gt;</w:t>
      </w:r>
    </w:p>
    <w:p w14:paraId="772DE6E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requestParams</w:t>
      </w:r>
      <w:proofErr w:type="spellEnd"/>
      <w:proofErr w:type="gramEnd"/>
      <w:r w:rsidRPr="00181130">
        <w:rPr>
          <w:rFonts w:ascii="Menlo" w:hAnsi="Menlo" w:cs="Menlo"/>
          <w:color w:val="000000"/>
          <w:sz w:val="16"/>
          <w:szCs w:val="16"/>
        </w:rPr>
        <w:t>&gt;</w:t>
      </w:r>
    </w:p>
    <w:p w14:paraId="370165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&gt;</w:t>
      </w:r>
    </w:p>
    <w:p w14:paraId="4B9316A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4DA1F4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"soap-response"</w:t>
      </w:r>
      <w:r w:rsidRPr="00181130">
        <w:rPr>
          <w:rFonts w:ascii="Menlo" w:hAnsi="Menlo" w:cs="Menlo"/>
          <w:color w:val="000000"/>
          <w:sz w:val="16"/>
          <w:szCs w:val="16"/>
        </w:rPr>
        <w:t xml:space="preserve"> &gt;</w:t>
      </w:r>
    </w:p>
    <w:p w14:paraId="1EEEA94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Envelope</w:t>
      </w:r>
      <w:proofErr w:type="spellEnd"/>
      <w:proofErr w:type="gramEnd"/>
      <w:r w:rsidRPr="00181130">
        <w:rPr>
          <w:rFonts w:ascii="Menlo" w:hAnsi="Menlo" w:cs="Menlo"/>
          <w:color w:val="000000"/>
          <w:sz w:val="16"/>
          <w:szCs w:val="16"/>
        </w:rPr>
        <w:t>&gt;</w:t>
      </w:r>
    </w:p>
    <w:p w14:paraId="44E000E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Header</w:t>
      </w:r>
      <w:proofErr w:type="spellEnd"/>
      <w:proofErr w:type="gramEnd"/>
      <w:r w:rsidRPr="00181130">
        <w:rPr>
          <w:rFonts w:ascii="Menlo" w:hAnsi="Menlo" w:cs="Menlo"/>
          <w:color w:val="000000"/>
          <w:sz w:val="16"/>
          <w:szCs w:val="16"/>
        </w:rPr>
        <w:t>&gt;</w:t>
      </w:r>
    </w:p>
    <w:p w14:paraId="608E582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Action</w:t>
      </w:r>
      <w:proofErr w:type="spellEnd"/>
      <w:proofErr w:type="gramEnd"/>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soap:</w:t>
      </w:r>
      <w:r w:rsidRPr="00181130">
        <w:rPr>
          <w:rFonts w:ascii="Menlo" w:hAnsi="Menlo" w:cs="Menlo"/>
          <w:color w:val="236718"/>
          <w:sz w:val="16"/>
          <w:szCs w:val="16"/>
        </w:rPr>
        <w:t>mustUnderstand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r>
        <w:rPr>
          <w:rFonts w:ascii="Menlo" w:hAnsi="Menlo" w:cs="Menlo"/>
          <w:color w:val="000000"/>
          <w:sz w:val="16"/>
          <w:szCs w:val="16"/>
        </w:rPr>
        <w:br/>
        <w:t xml:space="preserve">            </w:t>
      </w:r>
      <w:proofErr w:type="gramStart"/>
      <w:r w:rsidRPr="00181130">
        <w:rPr>
          <w:rFonts w:ascii="Menlo" w:hAnsi="Menlo" w:cs="Menlo"/>
          <w:color w:val="000000"/>
          <w:sz w:val="16"/>
          <w:szCs w:val="16"/>
        </w:rPr>
        <w:t>urn:ihe</w:t>
      </w:r>
      <w:proofErr w:type="gramEnd"/>
      <w:r w:rsidRPr="00181130">
        <w:rPr>
          <w:rFonts w:ascii="Menlo" w:hAnsi="Menlo" w:cs="Menlo"/>
          <w:color w:val="000000"/>
          <w:sz w:val="16"/>
          <w:szCs w:val="16"/>
        </w:rPr>
        <w:t>:</w:t>
      </w:r>
      <w:proofErr w:type="gramStart"/>
      <w:r w:rsidRPr="00181130">
        <w:rPr>
          <w:rFonts w:ascii="Menlo" w:hAnsi="Menlo" w:cs="Menlo"/>
          <w:color w:val="000000"/>
          <w:sz w:val="16"/>
          <w:szCs w:val="16"/>
        </w:rPr>
        <w:t>iti:csd</w:t>
      </w:r>
      <w:proofErr w:type="gramEnd"/>
      <w:r w:rsidRPr="00181130">
        <w:rPr>
          <w:rFonts w:ascii="Menlo" w:hAnsi="Menlo" w:cs="Menlo"/>
          <w:color w:val="000000"/>
          <w:sz w:val="16"/>
          <w:szCs w:val="16"/>
        </w:rPr>
        <w:t>:</w:t>
      </w:r>
      <w:proofErr w:type="gramStart"/>
      <w:r w:rsidRPr="00181130">
        <w:rPr>
          <w:rFonts w:ascii="Menlo" w:hAnsi="Menlo" w:cs="Menlo"/>
          <w:color w:val="000000"/>
          <w:sz w:val="16"/>
          <w:szCs w:val="16"/>
        </w:rPr>
        <w:t>2013:GetCareServicesResponse</w:t>
      </w:r>
      <w:proofErr w:type="gramEnd"/>
      <w:r>
        <w:rPr>
          <w:rFonts w:ascii="Menlo" w:hAnsi="Menlo" w:cs="Menlo"/>
          <w:color w:val="000000"/>
          <w:sz w:val="16"/>
          <w:szCs w:val="16"/>
        </w:rPr>
        <w:br/>
        <w:t xml:space="preserve">          </w:t>
      </w:r>
      <w:r w:rsidRPr="00181130">
        <w:rPr>
          <w:rFonts w:ascii="Menlo" w:hAnsi="Menlo" w:cs="Menlo"/>
          <w:color w:val="000000"/>
          <w:sz w:val="16"/>
          <w:szCs w:val="16"/>
        </w:rPr>
        <w:t>&lt;/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Action</w:t>
      </w:r>
      <w:proofErr w:type="spellEnd"/>
      <w:proofErr w:type="gramEnd"/>
      <w:r w:rsidRPr="00181130">
        <w:rPr>
          <w:rFonts w:ascii="Menlo" w:hAnsi="Menlo" w:cs="Menlo"/>
          <w:color w:val="000000"/>
          <w:sz w:val="16"/>
          <w:szCs w:val="16"/>
        </w:rPr>
        <w:t>&gt;</w:t>
      </w:r>
    </w:p>
    <w:p w14:paraId="4FD9CF8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MessageID</w:t>
      </w:r>
      <w:proofErr w:type="spellEnd"/>
      <w:proofErr w:type="gramEnd"/>
      <w:r w:rsidRPr="00181130">
        <w:rPr>
          <w:rFonts w:ascii="Menlo" w:hAnsi="Menlo" w:cs="Menlo"/>
          <w:color w:val="000000"/>
          <w:sz w:val="16"/>
          <w:szCs w:val="16"/>
        </w:rPr>
        <w:t>/&gt;</w:t>
      </w:r>
    </w:p>
    <w:p w14:paraId="71FA45D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ReplyTo</w:t>
      </w:r>
      <w:proofErr w:type="spellEnd"/>
      <w:proofErr w:type="gramEnd"/>
      <w:r w:rsidRPr="00181130">
        <w:rPr>
          <w:rFonts w:ascii="Menlo" w:hAnsi="Menlo" w:cs="Menlo"/>
          <w:color w:val="000000"/>
          <w:sz w:val="16"/>
          <w:szCs w:val="16"/>
        </w:rPr>
        <w:t xml:space="preserve"> </w:t>
      </w:r>
      <w:proofErr w:type="spellStart"/>
      <w:proofErr w:type="gramStart"/>
      <w:r w:rsidRPr="00181130">
        <w:rPr>
          <w:rFonts w:ascii="Menlo" w:hAnsi="Menlo" w:cs="Menlo"/>
          <w:color w:val="000000"/>
          <w:sz w:val="16"/>
          <w:szCs w:val="16"/>
        </w:rPr>
        <w:t>soap:</w:t>
      </w:r>
      <w:r w:rsidRPr="00181130">
        <w:rPr>
          <w:rFonts w:ascii="Menlo" w:hAnsi="Menlo" w:cs="Menlo"/>
          <w:color w:val="236718"/>
          <w:sz w:val="16"/>
          <w:szCs w:val="16"/>
        </w:rPr>
        <w:t>mustUnderstand</w:t>
      </w:r>
      <w:proofErr w:type="spellEnd"/>
      <w:proofErr w:type="gramEnd"/>
      <w:r w:rsidRPr="00181130">
        <w:rPr>
          <w:rFonts w:ascii="Menlo" w:hAnsi="Menlo" w:cs="Menlo"/>
          <w:color w:val="000000"/>
          <w:sz w:val="16"/>
          <w:szCs w:val="16"/>
        </w:rPr>
        <w:t>=</w:t>
      </w:r>
      <w:r w:rsidRPr="00181130">
        <w:rPr>
          <w:rFonts w:ascii="Menlo" w:hAnsi="Menlo" w:cs="Menlo"/>
          <w:color w:val="6E149A"/>
          <w:sz w:val="16"/>
          <w:szCs w:val="16"/>
        </w:rPr>
        <w:t>"1"</w:t>
      </w:r>
      <w:r w:rsidRPr="00181130">
        <w:rPr>
          <w:rFonts w:ascii="Menlo" w:hAnsi="Menlo" w:cs="Menlo"/>
          <w:color w:val="000000"/>
          <w:sz w:val="16"/>
          <w:szCs w:val="16"/>
        </w:rPr>
        <w:t>&gt;</w:t>
      </w:r>
    </w:p>
    <w:p w14:paraId="2955B8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gramStart"/>
      <w:r w:rsidRPr="00181130">
        <w:rPr>
          <w:rFonts w:ascii="Menlo" w:hAnsi="Menlo" w:cs="Menlo"/>
          <w:color w:val="000000"/>
          <w:sz w:val="16"/>
          <w:szCs w:val="16"/>
        </w:rPr>
        <w:t>wsa:</w:t>
      </w:r>
      <w:r w:rsidRPr="00181130">
        <w:rPr>
          <w:rFonts w:ascii="Menlo" w:hAnsi="Menlo" w:cs="Menlo"/>
          <w:color w:val="4F4F8A"/>
          <w:sz w:val="16"/>
          <w:szCs w:val="16"/>
        </w:rPr>
        <w:t>Address</w:t>
      </w:r>
      <w:proofErr w:type="gramEnd"/>
      <w:r w:rsidRPr="00181130">
        <w:rPr>
          <w:rFonts w:ascii="Menlo" w:hAnsi="Menlo" w:cs="Menlo"/>
          <w:color w:val="000000"/>
          <w:sz w:val="16"/>
          <w:szCs w:val="16"/>
        </w:rPr>
        <w:t>&gt;http://www.w3.org/2005/08/addressing/anonymous&lt;/</w:t>
      </w:r>
      <w:proofErr w:type="gramStart"/>
      <w:r w:rsidRPr="00181130">
        <w:rPr>
          <w:rFonts w:ascii="Menlo" w:hAnsi="Menlo" w:cs="Menlo"/>
          <w:color w:val="000000"/>
          <w:sz w:val="16"/>
          <w:szCs w:val="16"/>
        </w:rPr>
        <w:t>wsa:</w:t>
      </w:r>
      <w:r w:rsidRPr="00181130">
        <w:rPr>
          <w:rFonts w:ascii="Menlo" w:hAnsi="Menlo" w:cs="Menlo"/>
          <w:color w:val="4F4F8A"/>
          <w:sz w:val="16"/>
          <w:szCs w:val="16"/>
        </w:rPr>
        <w:t>Address</w:t>
      </w:r>
      <w:proofErr w:type="gramEnd"/>
      <w:r w:rsidRPr="00181130">
        <w:rPr>
          <w:rFonts w:ascii="Menlo" w:hAnsi="Menlo" w:cs="Menlo"/>
          <w:color w:val="000000"/>
          <w:sz w:val="16"/>
          <w:szCs w:val="16"/>
        </w:rPr>
        <w:t>&gt;</w:t>
      </w:r>
    </w:p>
    <w:p w14:paraId="5887480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ReplyTo</w:t>
      </w:r>
      <w:proofErr w:type="spellEnd"/>
      <w:proofErr w:type="gramEnd"/>
      <w:r w:rsidRPr="00181130">
        <w:rPr>
          <w:rFonts w:ascii="Menlo" w:hAnsi="Menlo" w:cs="Menlo"/>
          <w:color w:val="000000"/>
          <w:sz w:val="16"/>
          <w:szCs w:val="16"/>
        </w:rPr>
        <w:t>&gt;</w:t>
      </w:r>
    </w:p>
    <w:p w14:paraId="58E2F86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lastRenderedPageBreak/>
        <w:t xml:space="preserve">          &lt;</w:t>
      </w:r>
      <w:proofErr w:type="spellStart"/>
      <w:proofErr w:type="gramStart"/>
      <w:r w:rsidRPr="00181130">
        <w:rPr>
          <w:rFonts w:ascii="Menlo" w:hAnsi="Menlo" w:cs="Menlo"/>
          <w:color w:val="000000"/>
          <w:sz w:val="16"/>
          <w:szCs w:val="16"/>
        </w:rPr>
        <w:t>wsa:</w:t>
      </w:r>
      <w:r w:rsidRPr="00181130">
        <w:rPr>
          <w:rFonts w:ascii="Menlo" w:hAnsi="Menlo" w:cs="Menlo"/>
          <w:color w:val="4F4F8A"/>
          <w:sz w:val="16"/>
          <w:szCs w:val="16"/>
        </w:rPr>
        <w:t>RelatesTo</w:t>
      </w:r>
      <w:proofErr w:type="spellEnd"/>
      <w:proofErr w:type="gramEnd"/>
      <w:r w:rsidRPr="00181130">
        <w:rPr>
          <w:rFonts w:ascii="Menlo" w:hAnsi="Menlo" w:cs="Menlo"/>
          <w:color w:val="000000"/>
          <w:sz w:val="16"/>
          <w:szCs w:val="16"/>
        </w:rPr>
        <w:t>/&gt;</w:t>
      </w:r>
    </w:p>
    <w:p w14:paraId="16615D2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Header</w:t>
      </w:r>
      <w:proofErr w:type="spellEnd"/>
      <w:proofErr w:type="gramEnd"/>
      <w:r w:rsidRPr="00181130">
        <w:rPr>
          <w:rFonts w:ascii="Menlo" w:hAnsi="Menlo" w:cs="Menlo"/>
          <w:color w:val="000000"/>
          <w:sz w:val="16"/>
          <w:szCs w:val="16"/>
        </w:rPr>
        <w:t>&gt;</w:t>
      </w:r>
    </w:p>
    <w:p w14:paraId="303FFFD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Body</w:t>
      </w:r>
      <w:proofErr w:type="spellEnd"/>
      <w:proofErr w:type="gramEnd"/>
      <w:r w:rsidRPr="00181130">
        <w:rPr>
          <w:rFonts w:ascii="Menlo" w:hAnsi="Menlo" w:cs="Menlo"/>
          <w:color w:val="000000"/>
          <w:sz w:val="16"/>
          <w:szCs w:val="16"/>
        </w:rPr>
        <w:t>&gt;</w:t>
      </w:r>
    </w:p>
    <w:p w14:paraId="2247481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careServicesResponse</w:t>
      </w:r>
      <w:proofErr w:type="spellEnd"/>
      <w:proofErr w:type="gramEnd"/>
      <w:r w:rsidRPr="00181130">
        <w:rPr>
          <w:rFonts w:ascii="Menlo" w:hAnsi="Menlo" w:cs="Menlo"/>
          <w:color w:val="000000"/>
          <w:sz w:val="16"/>
          <w:szCs w:val="16"/>
        </w:rPr>
        <w:t>&gt;</w:t>
      </w:r>
    </w:p>
    <w:p w14:paraId="23A5FB9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result</w:t>
      </w:r>
      <w:proofErr w:type="spellEnd"/>
      <w:proofErr w:type="gramEnd"/>
      <w:r w:rsidRPr="00181130">
        <w:rPr>
          <w:rFonts w:ascii="Menlo" w:hAnsi="Menlo" w:cs="Menlo"/>
          <w:color w:val="000000"/>
          <w:sz w:val="16"/>
          <w:szCs w:val="16"/>
        </w:rPr>
        <w:t>/&gt;</w:t>
      </w:r>
    </w:p>
    <w:p w14:paraId="31B1AA2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careServicesResponse</w:t>
      </w:r>
      <w:proofErr w:type="spellEnd"/>
      <w:proofErr w:type="gramEnd"/>
      <w:r w:rsidRPr="00181130">
        <w:rPr>
          <w:rFonts w:ascii="Menlo" w:hAnsi="Menlo" w:cs="Menlo"/>
          <w:color w:val="000000"/>
          <w:sz w:val="16"/>
          <w:szCs w:val="16"/>
        </w:rPr>
        <w:t>&gt;</w:t>
      </w:r>
    </w:p>
    <w:p w14:paraId="07D9229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Body</w:t>
      </w:r>
      <w:proofErr w:type="spellEnd"/>
      <w:proofErr w:type="gramEnd"/>
      <w:r w:rsidRPr="00181130">
        <w:rPr>
          <w:rFonts w:ascii="Menlo" w:hAnsi="Menlo" w:cs="Menlo"/>
          <w:color w:val="000000"/>
          <w:sz w:val="16"/>
          <w:szCs w:val="16"/>
        </w:rPr>
        <w:t>&gt;</w:t>
      </w:r>
    </w:p>
    <w:p w14:paraId="300FAEF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soap:</w:t>
      </w:r>
      <w:r w:rsidRPr="00181130">
        <w:rPr>
          <w:rFonts w:ascii="Menlo" w:hAnsi="Menlo" w:cs="Menlo"/>
          <w:color w:val="4F4F8A"/>
          <w:sz w:val="16"/>
          <w:szCs w:val="16"/>
        </w:rPr>
        <w:t>Envelope</w:t>
      </w:r>
      <w:proofErr w:type="spellEnd"/>
      <w:proofErr w:type="gramEnd"/>
      <w:r w:rsidRPr="00181130">
        <w:rPr>
          <w:rFonts w:ascii="Menlo" w:hAnsi="Menlo" w:cs="Menlo"/>
          <w:color w:val="000000"/>
          <w:sz w:val="16"/>
          <w:szCs w:val="16"/>
        </w:rPr>
        <w:t>&gt;</w:t>
      </w:r>
    </w:p>
    <w:p w14:paraId="64B87D4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&gt;</w:t>
      </w:r>
    </w:p>
    <w:p w14:paraId="14AB833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2D6583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"http-post-response"</w:t>
      </w:r>
      <w:r w:rsidRPr="00181130">
        <w:rPr>
          <w:rFonts w:ascii="Menlo" w:hAnsi="Menlo" w:cs="Menlo"/>
          <w:color w:val="000000"/>
          <w:sz w:val="16"/>
          <w:szCs w:val="16"/>
        </w:rPr>
        <w:t xml:space="preserve"> &gt;</w:t>
      </w:r>
    </w:p>
    <w:p w14:paraId="4403BB8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gramStart"/>
      <w:r w:rsidRPr="00181130">
        <w:rPr>
          <w:rFonts w:ascii="Menlo" w:hAnsi="Menlo" w:cs="Menlo"/>
          <w:color w:val="000000"/>
          <w:sz w:val="16"/>
          <w:szCs w:val="16"/>
        </w:rPr>
        <w:t>http:</w:t>
      </w:r>
      <w:r w:rsidRPr="00181130">
        <w:rPr>
          <w:rFonts w:ascii="Menlo" w:hAnsi="Menlo" w:cs="Menlo"/>
          <w:color w:val="4F4F8A"/>
          <w:sz w:val="16"/>
          <w:szCs w:val="16"/>
        </w:rPr>
        <w:t>result</w:t>
      </w:r>
      <w:proofErr w:type="gramEnd"/>
      <w:r w:rsidRPr="00181130">
        <w:rPr>
          <w:rFonts w:ascii="Menlo" w:hAnsi="Menlo" w:cs="Menlo"/>
          <w:color w:val="000000"/>
          <w:sz w:val="16"/>
          <w:szCs w:val="16"/>
        </w:rPr>
        <w:t xml:space="preserve"> </w:t>
      </w:r>
      <w:r w:rsidRPr="00181130">
        <w:rPr>
          <w:rFonts w:ascii="Menlo" w:hAnsi="Menlo" w:cs="Menlo"/>
          <w:color w:val="236718"/>
          <w:sz w:val="16"/>
          <w:szCs w:val="16"/>
        </w:rPr>
        <w:t>status</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5E3F148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gramStart"/>
      <w:r w:rsidRPr="00181130">
        <w:rPr>
          <w:rFonts w:ascii="Menlo" w:hAnsi="Menlo" w:cs="Menlo"/>
          <w:color w:val="000000"/>
          <w:sz w:val="16"/>
          <w:szCs w:val="16"/>
        </w:rPr>
        <w:t>http:</w:t>
      </w:r>
      <w:r w:rsidRPr="00181130">
        <w:rPr>
          <w:rFonts w:ascii="Menlo" w:hAnsi="Menlo" w:cs="Menlo"/>
          <w:color w:val="4F4F8A"/>
          <w:sz w:val="16"/>
          <w:szCs w:val="16"/>
        </w:rPr>
        <w:t>header</w:t>
      </w:r>
      <w:proofErr w:type="gramEnd"/>
      <w:r w:rsidRPr="00181130">
        <w:rPr>
          <w:rFonts w:ascii="Menlo" w:hAnsi="Menlo" w:cs="Menlo"/>
          <w:color w:val="000000"/>
          <w:sz w:val="16"/>
          <w:szCs w:val="16"/>
        </w:rPr>
        <w:t xml:space="preserve"> </w:t>
      </w:r>
      <w:r w:rsidRPr="00181130">
        <w:rPr>
          <w:rFonts w:ascii="Menlo" w:hAnsi="Menlo" w:cs="Menlo"/>
          <w:color w:val="236718"/>
          <w:sz w:val="16"/>
          <w:szCs w:val="16"/>
        </w:rPr>
        <w:t>name</w:t>
      </w:r>
      <w:r w:rsidRPr="00181130">
        <w:rPr>
          <w:rFonts w:ascii="Menlo" w:hAnsi="Menlo" w:cs="Menlo"/>
          <w:color w:val="000000"/>
          <w:sz w:val="16"/>
          <w:szCs w:val="16"/>
        </w:rPr>
        <w:t>=</w:t>
      </w:r>
      <w:r w:rsidRPr="00181130">
        <w:rPr>
          <w:rFonts w:ascii="Menlo" w:hAnsi="Menlo" w:cs="Menlo"/>
          <w:color w:val="6E149A"/>
          <w:sz w:val="16"/>
          <w:szCs w:val="16"/>
        </w:rPr>
        <w:t>"X-CSD-Transaction-ID"</w:t>
      </w:r>
      <w:r w:rsidRPr="00181130">
        <w:rPr>
          <w:rFonts w:ascii="Menlo" w:hAnsi="Menlo" w:cs="Menlo"/>
          <w:color w:val="000000"/>
          <w:sz w:val="16"/>
          <w:szCs w:val="16"/>
        </w:rPr>
        <w:t xml:space="preserve"> </w:t>
      </w:r>
      <w:r w:rsidRPr="00181130">
        <w:rPr>
          <w:rFonts w:ascii="Menlo" w:hAnsi="Menlo" w:cs="Menlo"/>
          <w:color w:val="236718"/>
          <w:sz w:val="16"/>
          <w:szCs w:val="16"/>
        </w:rPr>
        <w:t>value</w:t>
      </w:r>
      <w:r w:rsidRPr="00181130">
        <w:rPr>
          <w:rFonts w:ascii="Menlo" w:hAnsi="Menlo" w:cs="Menlo"/>
          <w:color w:val="000000"/>
          <w:sz w:val="16"/>
          <w:szCs w:val="16"/>
        </w:rPr>
        <w:t>=</w:t>
      </w:r>
      <w:r w:rsidRPr="00181130">
        <w:rPr>
          <w:rFonts w:ascii="Menlo" w:hAnsi="Menlo" w:cs="Menlo"/>
          <w:color w:val="6E149A"/>
          <w:sz w:val="16"/>
          <w:szCs w:val="16"/>
        </w:rPr>
        <w:t>""</w:t>
      </w:r>
      <w:r w:rsidRPr="00181130">
        <w:rPr>
          <w:rFonts w:ascii="Menlo" w:hAnsi="Menlo" w:cs="Menlo"/>
          <w:color w:val="000000"/>
          <w:sz w:val="16"/>
          <w:szCs w:val="16"/>
        </w:rPr>
        <w:t>/&gt;</w:t>
      </w:r>
    </w:p>
    <w:p w14:paraId="3504102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gramStart"/>
      <w:r w:rsidRPr="00181130">
        <w:rPr>
          <w:rFonts w:ascii="Menlo" w:hAnsi="Menlo" w:cs="Menlo"/>
          <w:color w:val="000000"/>
          <w:sz w:val="16"/>
          <w:szCs w:val="16"/>
        </w:rPr>
        <w:t>http:</w:t>
      </w:r>
      <w:r w:rsidRPr="00181130">
        <w:rPr>
          <w:rFonts w:ascii="Menlo" w:hAnsi="Menlo" w:cs="Menlo"/>
          <w:color w:val="4F4F8A"/>
          <w:sz w:val="16"/>
          <w:szCs w:val="16"/>
        </w:rPr>
        <w:t>body</w:t>
      </w:r>
      <w:proofErr w:type="gramEnd"/>
      <w:r w:rsidRPr="00181130">
        <w:rPr>
          <w:rFonts w:ascii="Menlo" w:hAnsi="Menlo" w:cs="Menlo"/>
          <w:color w:val="000000"/>
          <w:sz w:val="16"/>
          <w:szCs w:val="16"/>
        </w:rPr>
        <w:t>/&gt;</w:t>
      </w:r>
    </w:p>
    <w:p w14:paraId="77ECAB7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http:</w:t>
      </w:r>
      <w:r w:rsidRPr="00181130">
        <w:rPr>
          <w:rFonts w:ascii="Menlo" w:hAnsi="Menlo" w:cs="Menlo"/>
          <w:color w:val="4F4F8A"/>
          <w:sz w:val="16"/>
          <w:szCs w:val="16"/>
        </w:rPr>
        <w:t>result</w:t>
      </w:r>
      <w:proofErr w:type="spellEnd"/>
      <w:proofErr w:type="gramEnd"/>
      <w:r w:rsidRPr="00181130">
        <w:rPr>
          <w:rFonts w:ascii="Menlo" w:hAnsi="Menlo" w:cs="Menlo"/>
          <w:color w:val="000000"/>
          <w:sz w:val="16"/>
          <w:szCs w:val="16"/>
        </w:rPr>
        <w:t>&gt;</w:t>
      </w:r>
    </w:p>
    <w:p w14:paraId="4D79F0E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instance</w:t>
      </w:r>
      <w:proofErr w:type="spellEnd"/>
      <w:proofErr w:type="gramEnd"/>
      <w:r w:rsidRPr="00181130">
        <w:rPr>
          <w:rFonts w:ascii="Menlo" w:hAnsi="Menlo" w:cs="Menlo"/>
          <w:color w:val="000000"/>
          <w:sz w:val="16"/>
          <w:szCs w:val="16"/>
        </w:rPr>
        <w:t>&gt;</w:t>
      </w:r>
    </w:p>
    <w:p w14:paraId="5A1AD80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2DF75A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1B0E54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submission</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"soap-submission"</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method</w:t>
      </w:r>
      <w:r w:rsidRPr="00181130">
        <w:rPr>
          <w:rFonts w:ascii="Menlo" w:hAnsi="Menlo" w:cs="Menlo"/>
          <w:color w:val="000000"/>
          <w:sz w:val="16"/>
          <w:szCs w:val="16"/>
        </w:rPr>
        <w:t>=</w:t>
      </w:r>
      <w:r w:rsidRPr="00181130">
        <w:rPr>
          <w:rFonts w:ascii="Menlo" w:hAnsi="Menlo" w:cs="Menlo"/>
          <w:color w:val="6E149A"/>
          <w:sz w:val="16"/>
          <w:szCs w:val="16"/>
        </w:rPr>
        <w:t>"post"</w:t>
      </w:r>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mediatype</w:t>
      </w:r>
      <w:proofErr w:type="spellEnd"/>
      <w:r w:rsidRPr="00181130">
        <w:rPr>
          <w:rFonts w:ascii="Menlo" w:hAnsi="Menlo" w:cs="Menlo"/>
          <w:color w:val="000000"/>
          <w:sz w:val="16"/>
          <w:szCs w:val="16"/>
        </w:rPr>
        <w:t>=</w:t>
      </w:r>
      <w:r w:rsidRPr="00181130">
        <w:rPr>
          <w:rFonts w:ascii="Menlo" w:hAnsi="Menlo" w:cs="Menlo"/>
          <w:color w:val="6E149A"/>
          <w:sz w:val="16"/>
          <w:szCs w:val="16"/>
        </w:rPr>
        <w:t>"application/</w:t>
      </w:r>
      <w:proofErr w:type="spellStart"/>
      <w:r w:rsidRPr="00181130">
        <w:rPr>
          <w:rFonts w:ascii="Menlo" w:hAnsi="Menlo" w:cs="Menlo"/>
          <w:color w:val="6E149A"/>
          <w:sz w:val="16"/>
          <w:szCs w:val="16"/>
        </w:rPr>
        <w:t>soap+xml</w:t>
      </w:r>
      <w:proofErr w:type="spellEnd"/>
      <w:r w:rsidRPr="00181130">
        <w:rPr>
          <w:rFonts w:ascii="Menlo" w:hAnsi="Menlo" w:cs="Menlo"/>
          <w:color w:val="6E149A"/>
          <w:sz w:val="16"/>
          <w:szCs w:val="16"/>
        </w:rPr>
        <w:t>"</w:t>
      </w:r>
    </w:p>
    <w:p w14:paraId="5A58A05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Pr>
          <w:rFonts w:ascii="Menlo" w:hAnsi="Menlo" w:cs="Menlo"/>
          <w:color w:val="000000"/>
          <w:sz w:val="16"/>
          <w:szCs w:val="16"/>
        </w:rPr>
        <w:t xml:space="preserve"> </w:t>
      </w:r>
      <w:r w:rsidRPr="00181130">
        <w:rPr>
          <w:rFonts w:ascii="Menlo" w:hAnsi="Menlo" w:cs="Menlo"/>
          <w:color w:val="236718"/>
          <w:sz w:val="16"/>
          <w:szCs w:val="16"/>
        </w:rPr>
        <w:t>ref</w:t>
      </w:r>
      <w:r w:rsidRPr="00181130">
        <w:rPr>
          <w:rFonts w:ascii="Menlo" w:hAnsi="Menlo" w:cs="Menlo"/>
          <w:color w:val="000000"/>
          <w:sz w:val="16"/>
          <w:szCs w:val="16"/>
        </w:rPr>
        <w:t>=</w:t>
      </w:r>
      <w:r w:rsidRPr="00181130">
        <w:rPr>
          <w:rFonts w:ascii="Menlo" w:hAnsi="Menlo" w:cs="Menlo"/>
          <w:color w:val="6E149A"/>
          <w:sz w:val="16"/>
          <w:szCs w:val="16"/>
        </w:rPr>
        <w:t>"instance('soap-request')"</w:t>
      </w:r>
      <w:r w:rsidRPr="00181130">
        <w:rPr>
          <w:rFonts w:ascii="Menlo" w:hAnsi="Menlo" w:cs="Menlo"/>
          <w:color w:val="000000"/>
          <w:sz w:val="16"/>
          <w:szCs w:val="16"/>
        </w:rPr>
        <w:t xml:space="preserve"> </w:t>
      </w:r>
      <w:r w:rsidRPr="00181130">
        <w:rPr>
          <w:rFonts w:ascii="Menlo" w:hAnsi="Menlo" w:cs="Menlo"/>
          <w:color w:val="236718"/>
          <w:sz w:val="16"/>
          <w:szCs w:val="16"/>
        </w:rPr>
        <w:t>resource</w:t>
      </w:r>
      <w:proofErr w:type="gramStart"/>
      <w:r w:rsidRPr="00181130">
        <w:rPr>
          <w:rFonts w:ascii="Menlo" w:hAnsi="Menlo" w:cs="Menlo"/>
          <w:color w:val="000000"/>
          <w:sz w:val="16"/>
          <w:szCs w:val="16"/>
        </w:rPr>
        <w:t>=</w:t>
      </w:r>
      <w:r w:rsidRPr="00181130">
        <w:rPr>
          <w:rFonts w:ascii="Menlo" w:hAnsi="Menlo" w:cs="Menlo"/>
          <w:color w:val="6E149A"/>
          <w:sz w:val="16"/>
          <w:szCs w:val="16"/>
        </w:rPr>
        <w:t>"{</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LOCATION}"</w:t>
      </w:r>
      <w:proofErr w:type="gramEnd"/>
      <w:r w:rsidRPr="00181130">
        <w:rPr>
          <w:rFonts w:ascii="Menlo" w:hAnsi="Menlo" w:cs="Menlo"/>
          <w:color w:val="000000"/>
          <w:sz w:val="16"/>
          <w:szCs w:val="16"/>
        </w:rPr>
        <w:t>/&gt;</w:t>
      </w:r>
    </w:p>
    <w:p w14:paraId="150B473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CB842F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submission</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id</w:t>
      </w:r>
      <w:r w:rsidRPr="00181130">
        <w:rPr>
          <w:rFonts w:ascii="Menlo" w:hAnsi="Menlo" w:cs="Menlo"/>
          <w:color w:val="000000"/>
          <w:sz w:val="16"/>
          <w:szCs w:val="16"/>
        </w:rPr>
        <w:t>=</w:t>
      </w:r>
      <w:r w:rsidRPr="00181130">
        <w:rPr>
          <w:rFonts w:ascii="Menlo" w:hAnsi="Menlo" w:cs="Menlo"/>
          <w:color w:val="6E149A"/>
          <w:sz w:val="16"/>
          <w:szCs w:val="16"/>
        </w:rPr>
        <w:t>"http-post-submission"</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method</w:t>
      </w:r>
      <w:r w:rsidRPr="00181130">
        <w:rPr>
          <w:rFonts w:ascii="Menlo" w:hAnsi="Menlo" w:cs="Menlo"/>
          <w:color w:val="000000"/>
          <w:sz w:val="16"/>
          <w:szCs w:val="16"/>
        </w:rPr>
        <w:t>=</w:t>
      </w:r>
      <w:r w:rsidRPr="00181130">
        <w:rPr>
          <w:rFonts w:ascii="Menlo" w:hAnsi="Menlo" w:cs="Menlo"/>
          <w:color w:val="6E149A"/>
          <w:sz w:val="16"/>
          <w:szCs w:val="16"/>
        </w:rPr>
        <w:t>"post"</w:t>
      </w:r>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mediatype</w:t>
      </w:r>
      <w:proofErr w:type="spellEnd"/>
      <w:r w:rsidRPr="00181130">
        <w:rPr>
          <w:rFonts w:ascii="Menlo" w:hAnsi="Menlo" w:cs="Menlo"/>
          <w:color w:val="000000"/>
          <w:sz w:val="16"/>
          <w:szCs w:val="16"/>
        </w:rPr>
        <w:t>=</w:t>
      </w:r>
      <w:r w:rsidRPr="00181130">
        <w:rPr>
          <w:rFonts w:ascii="Menlo" w:hAnsi="Menlo" w:cs="Menlo"/>
          <w:color w:val="6E149A"/>
          <w:sz w:val="16"/>
          <w:szCs w:val="16"/>
        </w:rPr>
        <w:t>"text/xml"</w:t>
      </w:r>
    </w:p>
    <w:p w14:paraId="73ED5E0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ref</w:t>
      </w:r>
      <w:r w:rsidRPr="00181130">
        <w:rPr>
          <w:rFonts w:ascii="Menlo" w:hAnsi="Menlo" w:cs="Menlo"/>
          <w:color w:val="000000"/>
          <w:sz w:val="16"/>
          <w:szCs w:val="16"/>
        </w:rPr>
        <w:t>=</w:t>
      </w:r>
      <w:r w:rsidRPr="00181130">
        <w:rPr>
          <w:rFonts w:ascii="Menlo" w:hAnsi="Menlo" w:cs="Menlo"/>
          <w:color w:val="6E149A"/>
          <w:sz w:val="16"/>
          <w:szCs w:val="16"/>
        </w:rPr>
        <w:t>"instance('http-post-request')"</w:t>
      </w:r>
    </w:p>
    <w:p w14:paraId="743D5F8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resource</w:t>
      </w:r>
      <w:proofErr w:type="gramStart"/>
      <w:r w:rsidRPr="00181130">
        <w:rPr>
          <w:rFonts w:ascii="Menlo" w:hAnsi="Menlo" w:cs="Menlo"/>
          <w:color w:val="000000"/>
          <w:sz w:val="16"/>
          <w:szCs w:val="16"/>
        </w:rPr>
        <w:t>=</w:t>
      </w:r>
      <w:r w:rsidRPr="00181130">
        <w:rPr>
          <w:rFonts w:ascii="Menlo" w:hAnsi="Menlo" w:cs="Menlo"/>
          <w:color w:val="6E149A"/>
          <w:sz w:val="16"/>
          <w:szCs w:val="16"/>
        </w:rPr>
        <w:t>"{</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LOCATION}/urn:ihe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iti:csd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2014:stored</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function:organization</w:t>
      </w:r>
      <w:proofErr w:type="gramEnd"/>
      <w:r w:rsidRPr="00181130">
        <w:rPr>
          <w:rFonts w:ascii="Menlo" w:hAnsi="Menlo" w:cs="Menlo"/>
          <w:color w:val="6E149A"/>
          <w:sz w:val="16"/>
          <w:szCs w:val="16"/>
        </w:rPr>
        <w:t>-search"</w:t>
      </w:r>
      <w:r w:rsidRPr="00181130">
        <w:rPr>
          <w:rFonts w:ascii="Menlo" w:hAnsi="Menlo" w:cs="Menlo"/>
          <w:color w:val="000000"/>
          <w:sz w:val="16"/>
          <w:szCs w:val="16"/>
        </w:rPr>
        <w:t xml:space="preserve"> /&gt;</w:t>
      </w:r>
    </w:p>
    <w:p w14:paraId="71878DC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57A26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FE146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ev:</w:t>
      </w:r>
      <w:r w:rsidRPr="00B965EF">
        <w:rPr>
          <w:rFonts w:ascii="Menlo" w:hAnsi="Menlo" w:cs="Menlo"/>
          <w:color w:val="236718"/>
          <w:sz w:val="16"/>
          <w:szCs w:val="16"/>
        </w:rPr>
        <w:t>event</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xforms</w:t>
      </w:r>
      <w:proofErr w:type="spellEnd"/>
      <w:r w:rsidRPr="00B965EF">
        <w:rPr>
          <w:rFonts w:ascii="Menlo" w:hAnsi="Menlo" w:cs="Menlo"/>
          <w:color w:val="6E149A"/>
          <w:sz w:val="16"/>
          <w:szCs w:val="16"/>
        </w:rPr>
        <w:t>-submit-done"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3262465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insert</w:t>
      </w:r>
      <w:proofErr w:type="spellEnd"/>
      <w:proofErr w:type="gramEnd"/>
      <w:r w:rsidRPr="00B965EF">
        <w:rPr>
          <w:rFonts w:ascii="Menlo" w:hAnsi="Menlo" w:cs="Menlo"/>
          <w:color w:val="000000"/>
          <w:sz w:val="16"/>
          <w:szCs w:val="16"/>
        </w:rPr>
        <w:t xml:space="preserve"> </w:t>
      </w:r>
    </w:p>
    <w:p w14:paraId="7F30EF3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1355DDA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csd:result</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602462C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6EEF08D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/@status"</w:t>
      </w:r>
      <w:r w:rsidRPr="00B965EF">
        <w:rPr>
          <w:rFonts w:ascii="Menlo" w:hAnsi="Menlo" w:cs="Menlo"/>
          <w:color w:val="000000"/>
          <w:sz w:val="16"/>
          <w:szCs w:val="16"/>
        </w:rPr>
        <w:t xml:space="preserve"> </w:t>
      </w:r>
    </w:p>
    <w:p w14:paraId="633427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/@code"</w:t>
      </w:r>
      <w:r w:rsidRPr="00B965EF">
        <w:rPr>
          <w:rFonts w:ascii="Menlo" w:hAnsi="Menlo" w:cs="Menlo"/>
          <w:color w:val="000000"/>
          <w:sz w:val="16"/>
          <w:szCs w:val="16"/>
        </w:rPr>
        <w:t>/&gt;</w:t>
      </w:r>
    </w:p>
    <w:p w14:paraId="62EBC17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096A492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/@content-type"</w:t>
      </w:r>
      <w:r w:rsidRPr="00B965EF">
        <w:rPr>
          <w:rFonts w:ascii="Menlo" w:hAnsi="Menlo" w:cs="Menlo"/>
          <w:color w:val="000000"/>
          <w:sz w:val="16"/>
          <w:szCs w:val="16"/>
        </w:rPr>
        <w:t xml:space="preserve"> </w:t>
      </w:r>
    </w:p>
    <w:p w14:paraId="4D84285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/@content-type"</w:t>
      </w:r>
      <w:r w:rsidRPr="00B965EF">
        <w:rPr>
          <w:rFonts w:ascii="Menlo" w:hAnsi="Menlo" w:cs="Menlo"/>
          <w:color w:val="000000"/>
          <w:sz w:val="16"/>
          <w:szCs w:val="16"/>
        </w:rPr>
        <w:t>/&gt;</w:t>
      </w:r>
    </w:p>
    <w:p w14:paraId="620D6C8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38092A5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gramStart"/>
      <w:r w:rsidRPr="00B965EF">
        <w:rPr>
          <w:rFonts w:ascii="Menlo" w:hAnsi="Menlo" w:cs="Menlo"/>
          <w:color w:val="6E149A"/>
          <w:sz w:val="16"/>
          <w:szCs w:val="16"/>
        </w:rPr>
        <w:t>http:result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http:header</w:t>
      </w:r>
      <w:proofErr w:type="gramEnd"/>
      <w:r w:rsidRPr="00B965EF">
        <w:rPr>
          <w:rFonts w:ascii="Menlo" w:hAnsi="Menlo" w:cs="Menlo"/>
          <w:color w:val="6E149A"/>
          <w:sz w:val="16"/>
          <w:szCs w:val="16"/>
        </w:rPr>
        <w:t>[@name=</w:t>
      </w:r>
      <w:r>
        <w:rPr>
          <w:rFonts w:ascii="Menlo" w:hAnsi="Menlo" w:cs="Menlo"/>
          <w:color w:val="6E149A"/>
          <w:sz w:val="16"/>
          <w:szCs w:val="16"/>
        </w:rPr>
        <w:br/>
      </w:r>
      <w:r w:rsidRPr="00B965EF">
        <w:rPr>
          <w:rFonts w:ascii="Menlo" w:hAnsi="Menlo" w:cs="Menlo"/>
          <w:color w:val="6E149A"/>
          <w:sz w:val="16"/>
          <w:szCs w:val="16"/>
        </w:rPr>
        <w:t>'X-CSD-Transaction-ID'</w:t>
      </w:r>
      <w:proofErr w:type="gramStart"/>
      <w:r w:rsidRPr="00B965EF">
        <w:rPr>
          <w:rFonts w:ascii="Menlo" w:hAnsi="Menlo" w:cs="Menlo"/>
          <w:color w:val="6E149A"/>
          <w:sz w:val="16"/>
          <w:szCs w:val="16"/>
        </w:rPr>
        <w:t>]/@</w:t>
      </w:r>
      <w:proofErr w:type="gramEnd"/>
      <w:r w:rsidRPr="00B965EF">
        <w:rPr>
          <w:rFonts w:ascii="Menlo" w:hAnsi="Menlo" w:cs="Menlo"/>
          <w:color w:val="6E149A"/>
          <w:sz w:val="16"/>
          <w:szCs w:val="16"/>
        </w:rPr>
        <w:t>value"</w:t>
      </w:r>
      <w:r w:rsidRPr="00B965EF">
        <w:rPr>
          <w:rFonts w:ascii="Menlo" w:hAnsi="Menlo" w:cs="Menlo"/>
          <w:color w:val="000000"/>
          <w:sz w:val="16"/>
          <w:szCs w:val="16"/>
        </w:rPr>
        <w:t xml:space="preserve"> </w:t>
      </w:r>
    </w:p>
    <w:p w14:paraId="52AB423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/@id"</w:t>
      </w:r>
      <w:r w:rsidRPr="00B965EF">
        <w:rPr>
          <w:rFonts w:ascii="Menlo" w:hAnsi="Menlo" w:cs="Menlo"/>
          <w:color w:val="000000"/>
          <w:sz w:val="16"/>
          <w:szCs w:val="16"/>
        </w:rPr>
        <w:t>/&gt;</w:t>
      </w:r>
    </w:p>
    <w:p w14:paraId="0F194C8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589957C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DC9D98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3AB785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3433BEED"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40305B7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1A31EE7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089676A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0F53486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090C64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3B8931C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1946F93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2D41B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E3AAF3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1C605F2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r w:rsidRPr="00181130">
        <w:rPr>
          <w:rFonts w:ascii="Menlo" w:hAnsi="Menlo" w:cs="Menlo"/>
          <w:color w:val="6E149A"/>
          <w:sz w:val="16"/>
          <w:szCs w:val="16"/>
        </w:rPr>
        <w:t>csd:id</w:t>
      </w:r>
      <w:proofErr w:type="spellEnd"/>
      <w:r w:rsidRPr="00181130">
        <w:rPr>
          <w:rFonts w:ascii="Menlo" w:hAnsi="Menlo" w:cs="Menlo"/>
          <w:color w:val="6E149A"/>
          <w:sz w:val="16"/>
          <w:szCs w:val="16"/>
        </w:rPr>
        <w:t>"</w:t>
      </w:r>
    </w:p>
    <w:p w14:paraId="382ECE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csd:uniqueID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76B7F02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098634E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csd:otherID</w:t>
      </w:r>
      <w:proofErr w:type="spellEnd"/>
      <w:proofErr w:type="gramEnd"/>
      <w:r w:rsidRPr="00181130">
        <w:rPr>
          <w:rFonts w:ascii="Menlo" w:hAnsi="Menlo" w:cs="Menlo"/>
          <w:color w:val="6E149A"/>
          <w:sz w:val="16"/>
          <w:szCs w:val="16"/>
        </w:rPr>
        <w:t>"</w:t>
      </w:r>
    </w:p>
    <w:p w14:paraId="7CA88F9B"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csd:otherID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699A19A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57D70EA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csd:primaryName</w:t>
      </w:r>
      <w:proofErr w:type="spellEnd"/>
      <w:proofErr w:type="gramEnd"/>
      <w:r w:rsidRPr="00181130">
        <w:rPr>
          <w:rFonts w:ascii="Menlo" w:hAnsi="Menlo" w:cs="Menlo"/>
          <w:color w:val="6E149A"/>
          <w:sz w:val="16"/>
          <w:szCs w:val="16"/>
        </w:rPr>
        <w:t>"</w:t>
      </w:r>
    </w:p>
    <w:p w14:paraId="705B227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xs:string</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7345453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437CDB5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r w:rsidRPr="00181130">
        <w:rPr>
          <w:rFonts w:ascii="Menlo" w:hAnsi="Menlo" w:cs="Menlo"/>
          <w:color w:val="6E149A"/>
          <w:sz w:val="16"/>
          <w:szCs w:val="16"/>
        </w:rPr>
        <w:t>csd:name</w:t>
      </w:r>
      <w:proofErr w:type="spellEnd"/>
      <w:r w:rsidRPr="00181130">
        <w:rPr>
          <w:rFonts w:ascii="Menlo" w:hAnsi="Menlo" w:cs="Menlo"/>
          <w:color w:val="6E149A"/>
          <w:sz w:val="16"/>
          <w:szCs w:val="16"/>
        </w:rPr>
        <w:t>"</w:t>
      </w:r>
    </w:p>
    <w:p w14:paraId="27F797C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xs:string</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6085D0A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08A38FF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csd:codedType</w:t>
      </w:r>
      <w:proofErr w:type="spellEnd"/>
      <w:proofErr w:type="gramEnd"/>
      <w:r w:rsidRPr="00181130">
        <w:rPr>
          <w:rFonts w:ascii="Menlo" w:hAnsi="Menlo" w:cs="Menlo"/>
          <w:color w:val="6E149A"/>
          <w:sz w:val="16"/>
          <w:szCs w:val="16"/>
        </w:rPr>
        <w:t>"</w:t>
      </w:r>
    </w:p>
    <w:p w14:paraId="05D58CC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csd:codedtype</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6C87918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27E6C7F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csd:address</w:t>
      </w:r>
      <w:proofErr w:type="spellEnd"/>
      <w:proofErr w:type="gramEnd"/>
      <w:r w:rsidRPr="00181130">
        <w:rPr>
          <w:rFonts w:ascii="Menlo" w:hAnsi="Menlo" w:cs="Menlo"/>
          <w:color w:val="6E149A"/>
          <w:sz w:val="16"/>
          <w:szCs w:val="16"/>
        </w:rPr>
        <w:t>"</w:t>
      </w:r>
    </w:p>
    <w:p w14:paraId="5B91A24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csd:address</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7D0C227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5592F57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csd:parent</w:t>
      </w:r>
      <w:proofErr w:type="spellEnd"/>
      <w:proofErr w:type="gramEnd"/>
      <w:r w:rsidRPr="00181130">
        <w:rPr>
          <w:rFonts w:ascii="Menlo" w:hAnsi="Menlo" w:cs="Menlo"/>
          <w:color w:val="6E149A"/>
          <w:sz w:val="16"/>
          <w:szCs w:val="16"/>
        </w:rPr>
        <w:t>"</w:t>
      </w:r>
    </w:p>
    <w:p w14:paraId="01DEAB2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csd:organization</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5659768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4124CDB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csd:start</w:t>
      </w:r>
      <w:proofErr w:type="spellEnd"/>
      <w:proofErr w:type="gramEnd"/>
      <w:r w:rsidRPr="00181130">
        <w:rPr>
          <w:rFonts w:ascii="Menlo" w:hAnsi="Menlo" w:cs="Menlo"/>
          <w:color w:val="6E149A"/>
          <w:sz w:val="16"/>
          <w:szCs w:val="16"/>
        </w:rPr>
        <w:t>"</w:t>
      </w:r>
    </w:p>
    <w:p w14:paraId="3BF4F0E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r w:rsidRPr="00181130">
        <w:rPr>
          <w:rFonts w:ascii="Menlo" w:hAnsi="Menlo" w:cs="Menlo"/>
          <w:color w:val="6E149A"/>
          <w:sz w:val="16"/>
          <w:szCs w:val="16"/>
        </w:rPr>
        <w:t>xs:int</w:t>
      </w:r>
      <w:proofErr w:type="spell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3ECB68D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1C8221E1"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r w:rsidRPr="00181130">
        <w:rPr>
          <w:rFonts w:ascii="Menlo" w:hAnsi="Menlo" w:cs="Menlo"/>
          <w:color w:val="6E149A"/>
          <w:sz w:val="16"/>
          <w:szCs w:val="16"/>
        </w:rPr>
        <w:t>csd:max</w:t>
      </w:r>
      <w:proofErr w:type="spellEnd"/>
      <w:r w:rsidRPr="00181130">
        <w:rPr>
          <w:rFonts w:ascii="Menlo" w:hAnsi="Menlo" w:cs="Menlo"/>
          <w:color w:val="6E149A"/>
          <w:sz w:val="16"/>
          <w:szCs w:val="16"/>
        </w:rPr>
        <w:t>"</w:t>
      </w:r>
    </w:p>
    <w:p w14:paraId="475A6E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r w:rsidRPr="00181130">
        <w:rPr>
          <w:rFonts w:ascii="Menlo" w:hAnsi="Menlo" w:cs="Menlo"/>
          <w:color w:val="6E149A"/>
          <w:sz w:val="16"/>
          <w:szCs w:val="16"/>
        </w:rPr>
        <w:t>xs:int</w:t>
      </w:r>
      <w:proofErr w:type="spell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734B6CE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p>
    <w:p w14:paraId="2F9E4FF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"instance('soap-request')/</w:t>
      </w:r>
      <w:proofErr w:type="gramStart"/>
      <w:r w:rsidRPr="00181130">
        <w:rPr>
          <w:rFonts w:ascii="Menlo" w:hAnsi="Menlo" w:cs="Menlo"/>
          <w:color w:val="6E149A"/>
          <w:sz w:val="16"/>
          <w:szCs w:val="16"/>
        </w:rPr>
        <w:t>soap:Envelope</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soap:Header</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soap:Body</w:t>
      </w:r>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csd:careServicesRequest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csd:record</w:t>
      </w:r>
      <w:proofErr w:type="spellEnd"/>
      <w:proofErr w:type="gramEnd"/>
      <w:r w:rsidRPr="00181130">
        <w:rPr>
          <w:rFonts w:ascii="Menlo" w:hAnsi="Menlo" w:cs="Menlo"/>
          <w:color w:val="6E149A"/>
          <w:sz w:val="16"/>
          <w:szCs w:val="16"/>
        </w:rPr>
        <w:t>"</w:t>
      </w:r>
    </w:p>
    <w:p w14:paraId="676F3D80"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csd:record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3197583A"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620852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A1326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nodeset</w:t>
      </w:r>
      <w:proofErr w:type="spellEnd"/>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spellStart"/>
      <w:proofErr w:type="gramStart"/>
      <w:r w:rsidRPr="00181130">
        <w:rPr>
          <w:rFonts w:ascii="Menlo" w:hAnsi="Menlo" w:cs="Menlo"/>
          <w:color w:val="6E149A"/>
          <w:sz w:val="16"/>
          <w:szCs w:val="16"/>
        </w:rPr>
        <w:t>csd:requestParams</w:t>
      </w:r>
      <w:proofErr w:type="spellEnd"/>
      <w:proofErr w:type="gramEnd"/>
      <w:r w:rsidRPr="00181130">
        <w:rPr>
          <w:rFonts w:ascii="Menlo" w:hAnsi="Menlo" w:cs="Menlo"/>
          <w:color w:val="6E149A"/>
          <w:sz w:val="16"/>
          <w:szCs w:val="16"/>
        </w:rPr>
        <w:t>/</w:t>
      </w:r>
      <w:proofErr w:type="spellStart"/>
      <w:r w:rsidRPr="00181130">
        <w:rPr>
          <w:rFonts w:ascii="Menlo" w:hAnsi="Menlo" w:cs="Menlo"/>
          <w:color w:val="6E149A"/>
          <w:sz w:val="16"/>
          <w:szCs w:val="16"/>
        </w:rPr>
        <w:t>csd:id</w:t>
      </w:r>
      <w:proofErr w:type="spell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csd:uniqueID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5B18C38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csd:otherID</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csd:otherID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6012384F"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csd:primaryName</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xs:string</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36070AD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/csd:name"</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xs:string</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473883C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lastRenderedPageBreak/>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csd:codedType</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csd:codedtype</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5E24F5D6"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csd:address</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csd:address</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4AF7EC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csd:parent</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csd:parent</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243BE1CE"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csd:start</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r w:rsidRPr="00181130">
        <w:rPr>
          <w:rFonts w:ascii="Menlo" w:hAnsi="Menlo" w:cs="Menlo"/>
          <w:color w:val="6E149A"/>
          <w:sz w:val="16"/>
          <w:szCs w:val="16"/>
        </w:rPr>
        <w:t>xs:int</w:t>
      </w:r>
      <w:proofErr w:type="spell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28524EDD"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/csd:max"</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r w:rsidRPr="00181130">
        <w:rPr>
          <w:rFonts w:ascii="Menlo" w:hAnsi="Menlo" w:cs="Menlo"/>
          <w:color w:val="6E149A"/>
          <w:sz w:val="16"/>
          <w:szCs w:val="16"/>
        </w:rPr>
        <w:t>xs:int</w:t>
      </w:r>
      <w:proofErr w:type="spell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78A84282"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r w:rsidRPr="00181130">
        <w:rPr>
          <w:rFonts w:ascii="Menlo" w:hAnsi="Menlo" w:cs="Menlo"/>
          <w:color w:val="236718"/>
          <w:sz w:val="16"/>
          <w:szCs w:val="16"/>
        </w:rPr>
        <w:t>nodeset</w:t>
      </w:r>
      <w:r w:rsidRPr="00181130">
        <w:rPr>
          <w:rFonts w:ascii="Menlo" w:hAnsi="Menlo" w:cs="Menlo"/>
          <w:color w:val="000000"/>
          <w:sz w:val="16"/>
          <w:szCs w:val="16"/>
        </w:rPr>
        <w:t>=</w:t>
      </w:r>
      <w:r w:rsidRPr="00181130">
        <w:rPr>
          <w:rFonts w:ascii="Menlo" w:hAnsi="Menlo" w:cs="Menlo"/>
          <w:color w:val="6E149A"/>
          <w:sz w:val="16"/>
          <w:szCs w:val="16"/>
        </w:rPr>
        <w:t>"instance('http-post-request')/</w:t>
      </w:r>
      <w:proofErr w:type="gramStart"/>
      <w:r w:rsidRPr="00181130">
        <w:rPr>
          <w:rFonts w:ascii="Menlo" w:hAnsi="Menlo" w:cs="Menlo"/>
          <w:color w:val="6E149A"/>
          <w:sz w:val="16"/>
          <w:szCs w:val="16"/>
        </w:rPr>
        <w:t>csd:requestParams</w:t>
      </w:r>
      <w:proofErr w:type="gramEnd"/>
      <w:r w:rsidRPr="00181130">
        <w:rPr>
          <w:rFonts w:ascii="Menlo" w:hAnsi="Menlo" w:cs="Menlo"/>
          <w:color w:val="6E149A"/>
          <w:sz w:val="16"/>
          <w:szCs w:val="16"/>
        </w:rPr>
        <w:t>/</w:t>
      </w:r>
      <w:proofErr w:type="gramStart"/>
      <w:r w:rsidRPr="00181130">
        <w:rPr>
          <w:rFonts w:ascii="Menlo" w:hAnsi="Menlo" w:cs="Menlo"/>
          <w:color w:val="6E149A"/>
          <w:sz w:val="16"/>
          <w:szCs w:val="16"/>
        </w:rPr>
        <w:t>csd:record</w:t>
      </w:r>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csd:record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6A0C6757"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8E5670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nodeset</w:t>
      </w:r>
      <w:proofErr w:type="spellEnd"/>
      <w:r w:rsidRPr="00181130">
        <w:rPr>
          <w:rFonts w:ascii="Menlo" w:hAnsi="Menlo" w:cs="Menlo"/>
          <w:color w:val="000000"/>
          <w:sz w:val="16"/>
          <w:szCs w:val="16"/>
        </w:rPr>
        <w:t>=</w:t>
      </w:r>
      <w:r w:rsidRPr="00181130">
        <w:rPr>
          <w:rFonts w:ascii="Menlo" w:hAnsi="Menlo" w:cs="Menlo"/>
          <w:color w:val="6E149A"/>
          <w:sz w:val="16"/>
          <w:szCs w:val="16"/>
        </w:rPr>
        <w:t>"instance('http-post-response')/</w:t>
      </w:r>
      <w:proofErr w:type="spellStart"/>
      <w:proofErr w:type="gramStart"/>
      <w:r w:rsidRPr="00181130">
        <w:rPr>
          <w:rFonts w:ascii="Menlo" w:hAnsi="Menlo" w:cs="Menlo"/>
          <w:color w:val="6E149A"/>
          <w:sz w:val="16"/>
          <w:szCs w:val="16"/>
        </w:rPr>
        <w:t>csd:CSD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csd:CSD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13AE12A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bind</w:t>
      </w:r>
      <w:proofErr w:type="spellEnd"/>
      <w:proofErr w:type="gramEnd"/>
      <w:r w:rsidRPr="00181130">
        <w:rPr>
          <w:rFonts w:ascii="Menlo" w:hAnsi="Menlo" w:cs="Menlo"/>
          <w:color w:val="000000"/>
          <w:sz w:val="16"/>
          <w:szCs w:val="16"/>
        </w:rPr>
        <w:t xml:space="preserve"> </w:t>
      </w:r>
      <w:proofErr w:type="spellStart"/>
      <w:r w:rsidRPr="00181130">
        <w:rPr>
          <w:rFonts w:ascii="Menlo" w:hAnsi="Menlo" w:cs="Menlo"/>
          <w:color w:val="236718"/>
          <w:sz w:val="16"/>
          <w:szCs w:val="16"/>
        </w:rPr>
        <w:t>nodeset</w:t>
      </w:r>
      <w:proofErr w:type="spellEnd"/>
      <w:r w:rsidRPr="00181130">
        <w:rPr>
          <w:rFonts w:ascii="Menlo" w:hAnsi="Menlo" w:cs="Menlo"/>
          <w:color w:val="000000"/>
          <w:sz w:val="16"/>
          <w:szCs w:val="16"/>
        </w:rPr>
        <w:t>=</w:t>
      </w:r>
      <w:r w:rsidRPr="00181130">
        <w:rPr>
          <w:rFonts w:ascii="Menlo" w:hAnsi="Menlo" w:cs="Menlo"/>
          <w:color w:val="6E149A"/>
          <w:sz w:val="16"/>
          <w:szCs w:val="16"/>
        </w:rPr>
        <w:t>"instance('soap-response')/</w:t>
      </w:r>
      <w:proofErr w:type="spellStart"/>
      <w:proofErr w:type="gramStart"/>
      <w:r w:rsidRPr="00181130">
        <w:rPr>
          <w:rFonts w:ascii="Menlo" w:hAnsi="Menlo" w:cs="Menlo"/>
          <w:color w:val="6E149A"/>
          <w:sz w:val="16"/>
          <w:szCs w:val="16"/>
        </w:rPr>
        <w:t>soap:Envelope</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soap:Body</w:t>
      </w:r>
      <w:proofErr w:type="spellEnd"/>
      <w:proofErr w:type="gramEnd"/>
      <w:r w:rsidRPr="00181130">
        <w:rPr>
          <w:rFonts w:ascii="Menlo" w:hAnsi="Menlo" w:cs="Menlo"/>
          <w:color w:val="6E149A"/>
          <w:sz w:val="16"/>
          <w:szCs w:val="16"/>
        </w:rPr>
        <w:t>/</w:t>
      </w:r>
      <w:r>
        <w:rPr>
          <w:rFonts w:ascii="Menlo" w:hAnsi="Menlo" w:cs="Menlo"/>
          <w:color w:val="6E149A"/>
          <w:sz w:val="16"/>
          <w:szCs w:val="16"/>
        </w:rPr>
        <w:br/>
      </w:r>
      <w:proofErr w:type="spellStart"/>
      <w:proofErr w:type="gramStart"/>
      <w:r w:rsidRPr="00181130">
        <w:rPr>
          <w:rFonts w:ascii="Menlo" w:hAnsi="Menlo" w:cs="Menlo"/>
          <w:color w:val="6E149A"/>
          <w:sz w:val="16"/>
          <w:szCs w:val="16"/>
        </w:rPr>
        <w:t>csd:careServicesResponse</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csd:result</w:t>
      </w:r>
      <w:proofErr w:type="spellEnd"/>
      <w:proofErr w:type="gramEnd"/>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csd:CSD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w:t>
      </w:r>
      <w:r>
        <w:rPr>
          <w:rFonts w:ascii="Menlo" w:hAnsi="Menlo" w:cs="Menlo"/>
          <w:color w:val="000000"/>
          <w:sz w:val="16"/>
          <w:szCs w:val="16"/>
        </w:rPr>
        <w:br/>
        <w:t xml:space="preserve">       </w:t>
      </w:r>
      <w:r w:rsidRPr="00181130">
        <w:rPr>
          <w:rFonts w:ascii="Menlo" w:hAnsi="Menlo" w:cs="Menlo"/>
          <w:color w:val="236718"/>
          <w:sz w:val="16"/>
          <w:szCs w:val="16"/>
        </w:rPr>
        <w:t>type</w:t>
      </w:r>
      <w:r w:rsidRPr="00181130">
        <w:rPr>
          <w:rFonts w:ascii="Menlo" w:hAnsi="Menlo" w:cs="Menlo"/>
          <w:color w:val="000000"/>
          <w:sz w:val="16"/>
          <w:szCs w:val="16"/>
        </w:rPr>
        <w:t>=</w:t>
      </w:r>
      <w:r w:rsidRPr="00181130">
        <w:rPr>
          <w:rFonts w:ascii="Menlo" w:hAnsi="Menlo" w:cs="Menlo"/>
          <w:color w:val="6E149A"/>
          <w:sz w:val="16"/>
          <w:szCs w:val="16"/>
        </w:rPr>
        <w:t>"</w:t>
      </w:r>
      <w:proofErr w:type="spellStart"/>
      <w:proofErr w:type="gramStart"/>
      <w:r w:rsidRPr="00181130">
        <w:rPr>
          <w:rFonts w:ascii="Menlo" w:hAnsi="Menlo" w:cs="Menlo"/>
          <w:color w:val="6E149A"/>
          <w:sz w:val="16"/>
          <w:szCs w:val="16"/>
        </w:rPr>
        <w:t>csd:CSD</w:t>
      </w:r>
      <w:proofErr w:type="spellEnd"/>
      <w:proofErr w:type="gramEnd"/>
      <w:r w:rsidRPr="00181130">
        <w:rPr>
          <w:rFonts w:ascii="Menlo" w:hAnsi="Menlo" w:cs="Menlo"/>
          <w:color w:val="6E149A"/>
          <w:sz w:val="16"/>
          <w:szCs w:val="16"/>
        </w:rPr>
        <w:t>"</w:t>
      </w:r>
      <w:r w:rsidRPr="00181130">
        <w:rPr>
          <w:rFonts w:ascii="Menlo" w:hAnsi="Menlo" w:cs="Menlo"/>
          <w:color w:val="000000"/>
          <w:sz w:val="16"/>
          <w:szCs w:val="16"/>
        </w:rPr>
        <w:t xml:space="preserve"> /&gt;</w:t>
      </w:r>
    </w:p>
    <w:p w14:paraId="180EFAAC"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1B35614"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 xml:space="preserve">  &lt;/</w:t>
      </w:r>
      <w:proofErr w:type="spellStart"/>
      <w:proofErr w:type="gramStart"/>
      <w:r w:rsidRPr="00181130">
        <w:rPr>
          <w:rFonts w:ascii="Menlo" w:hAnsi="Menlo" w:cs="Menlo"/>
          <w:color w:val="000000"/>
          <w:sz w:val="16"/>
          <w:szCs w:val="16"/>
        </w:rPr>
        <w:t>xforms:</w:t>
      </w:r>
      <w:r w:rsidRPr="00181130">
        <w:rPr>
          <w:rFonts w:ascii="Menlo" w:hAnsi="Menlo" w:cs="Menlo"/>
          <w:color w:val="4F4F8A"/>
          <w:sz w:val="16"/>
          <w:szCs w:val="16"/>
        </w:rPr>
        <w:t>model</w:t>
      </w:r>
      <w:proofErr w:type="spellEnd"/>
      <w:proofErr w:type="gramEnd"/>
      <w:r w:rsidRPr="00181130">
        <w:rPr>
          <w:rFonts w:ascii="Menlo" w:hAnsi="Menlo" w:cs="Menlo"/>
          <w:color w:val="000000"/>
          <w:sz w:val="16"/>
          <w:szCs w:val="16"/>
        </w:rPr>
        <w:t>&gt;</w:t>
      </w:r>
    </w:p>
    <w:p w14:paraId="27F9FC95"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181130">
        <w:rPr>
          <w:rFonts w:ascii="Menlo" w:hAnsi="Menlo" w:cs="Menlo"/>
          <w:color w:val="000000"/>
          <w:sz w:val="16"/>
          <w:szCs w:val="16"/>
        </w:rPr>
        <w:t>&lt;/</w:t>
      </w:r>
      <w:proofErr w:type="spellStart"/>
      <w:proofErr w:type="gramStart"/>
      <w:r w:rsidRPr="00181130">
        <w:rPr>
          <w:rFonts w:ascii="Menlo" w:hAnsi="Menlo" w:cs="Menlo"/>
          <w:color w:val="000000"/>
          <w:sz w:val="16"/>
          <w:szCs w:val="16"/>
        </w:rPr>
        <w:t>csd:</w:t>
      </w:r>
      <w:r w:rsidRPr="00181130">
        <w:rPr>
          <w:rFonts w:ascii="Menlo" w:hAnsi="Menlo" w:cs="Menlo"/>
          <w:color w:val="4F4F8A"/>
          <w:sz w:val="16"/>
          <w:szCs w:val="16"/>
        </w:rPr>
        <w:t>careServicesFunction</w:t>
      </w:r>
      <w:proofErr w:type="spellEnd"/>
      <w:proofErr w:type="gramEnd"/>
      <w:r w:rsidRPr="00181130">
        <w:rPr>
          <w:rFonts w:ascii="Menlo" w:hAnsi="Menlo" w:cs="Menlo"/>
          <w:color w:val="000000"/>
          <w:sz w:val="16"/>
          <w:szCs w:val="16"/>
        </w:rPr>
        <w:t>&gt;</w:t>
      </w:r>
    </w:p>
    <w:p w14:paraId="3C5BA643"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30632C8"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FD6DF59" w14:textId="77777777" w:rsidR="004A60D5" w:rsidRPr="00181130"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143381E" w14:textId="77777777" w:rsidR="004A60D5" w:rsidRPr="007B0978" w:rsidRDefault="004A60D5" w:rsidP="004A60D5">
      <w:pPr>
        <w:pStyle w:val="FigureTitle"/>
      </w:pPr>
      <w:r w:rsidRPr="007B0978">
        <w:t>Figure Y.3-1: Organization Search Care Services Function</w:t>
      </w:r>
    </w:p>
    <w:p w14:paraId="7ACCA81E" w14:textId="77777777" w:rsidR="004A60D5" w:rsidRPr="007B0978" w:rsidRDefault="004A60D5" w:rsidP="004A60D5">
      <w:pPr>
        <w:pStyle w:val="BodyText"/>
        <w:rPr>
          <w:noProof w:val="0"/>
        </w:rPr>
      </w:pPr>
    </w:p>
    <w:p w14:paraId="185A8335" w14:textId="77777777" w:rsidR="004A60D5" w:rsidRPr="007B0978" w:rsidRDefault="004A60D5" w:rsidP="004A60D5">
      <w:r w:rsidRPr="007B0978">
        <w:t xml:space="preserve">This is the XML definition of the </w:t>
      </w:r>
      <w:proofErr w:type="spellStart"/>
      <w:proofErr w:type="gramStart"/>
      <w:r w:rsidRPr="007B0978">
        <w:rPr>
          <w:rStyle w:val="XMLname"/>
        </w:rPr>
        <w:t>c</w:t>
      </w:r>
      <w:r>
        <w:rPr>
          <w:rStyle w:val="XMLname"/>
        </w:rPr>
        <w:t>sd:c</w:t>
      </w:r>
      <w:r w:rsidRPr="007B0978">
        <w:rPr>
          <w:rStyle w:val="XMLname"/>
        </w:rPr>
        <w:t>areServicesRequest</w:t>
      </w:r>
      <w:proofErr w:type="spellEnd"/>
      <w:proofErr w:type="gramEnd"/>
      <w:r w:rsidRPr="007B0978">
        <w:t xml:space="preserve"> for Provider Search. </w:t>
      </w:r>
      <w:r w:rsidRPr="007B0978">
        <w:rPr>
          <w:szCs w:val="24"/>
        </w:rPr>
        <w:t>A non-normative implementation of the</w:t>
      </w:r>
      <w:r w:rsidRPr="007B0978">
        <w:t xml:space="preserve"> referenced </w:t>
      </w:r>
      <w:proofErr w:type="spellStart"/>
      <w:r w:rsidRPr="007B0978">
        <w:t>provider_</w:t>
      </w:r>
      <w:proofErr w:type="gramStart"/>
      <w:r w:rsidRPr="007B0978">
        <w:t>search.xq</w:t>
      </w:r>
      <w:proofErr w:type="spellEnd"/>
      <w:proofErr w:type="gramEnd"/>
      <w:r w:rsidRPr="007B0978">
        <w:t xml:space="preserve"> is included in ITI TF-2x: Appendix W.</w:t>
      </w:r>
    </w:p>
    <w:p w14:paraId="636848E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&lt;?</w:t>
      </w:r>
      <w:r w:rsidRPr="0093239E">
        <w:rPr>
          <w:rFonts w:ascii="Menlo" w:hAnsi="Menlo" w:cs="Menlo"/>
          <w:b/>
          <w:bCs/>
          <w:color w:val="340FA3"/>
          <w:sz w:val="16"/>
          <w:szCs w:val="16"/>
        </w:rPr>
        <w:t>xml</w:t>
      </w:r>
      <w:r w:rsidRPr="0093239E">
        <w:rPr>
          <w:rFonts w:ascii="Menlo" w:hAnsi="Menlo" w:cs="Menlo"/>
          <w:color w:val="000000"/>
          <w:sz w:val="16"/>
          <w:szCs w:val="16"/>
        </w:rPr>
        <w:t xml:space="preserve"> </w:t>
      </w:r>
      <w:r w:rsidRPr="0093239E">
        <w:rPr>
          <w:rFonts w:ascii="Menlo" w:hAnsi="Menlo" w:cs="Menlo"/>
          <w:color w:val="236718"/>
          <w:sz w:val="16"/>
          <w:szCs w:val="16"/>
        </w:rPr>
        <w:t>version</w:t>
      </w:r>
      <w:r w:rsidRPr="0093239E">
        <w:rPr>
          <w:rFonts w:ascii="Menlo" w:hAnsi="Menlo" w:cs="Menlo"/>
          <w:color w:val="000000"/>
          <w:sz w:val="16"/>
          <w:szCs w:val="16"/>
        </w:rPr>
        <w:t>=</w:t>
      </w:r>
      <w:r w:rsidRPr="0093239E">
        <w:rPr>
          <w:rFonts w:ascii="Menlo" w:hAnsi="Menlo" w:cs="Menlo"/>
          <w:color w:val="6E149A"/>
          <w:sz w:val="16"/>
          <w:szCs w:val="16"/>
        </w:rPr>
        <w:t>"1.0"</w:t>
      </w:r>
      <w:r w:rsidRPr="0093239E">
        <w:rPr>
          <w:rFonts w:ascii="Menlo" w:hAnsi="Menlo" w:cs="Menlo"/>
          <w:color w:val="000000"/>
          <w:sz w:val="16"/>
          <w:szCs w:val="16"/>
        </w:rPr>
        <w:t xml:space="preserve"> </w:t>
      </w:r>
      <w:r w:rsidRPr="0093239E">
        <w:rPr>
          <w:rFonts w:ascii="Menlo" w:hAnsi="Menlo" w:cs="Menlo"/>
          <w:color w:val="236718"/>
          <w:sz w:val="16"/>
          <w:szCs w:val="16"/>
        </w:rPr>
        <w:t>encoding</w:t>
      </w:r>
      <w:r w:rsidRPr="0093239E">
        <w:rPr>
          <w:rFonts w:ascii="Menlo" w:hAnsi="Menlo" w:cs="Menlo"/>
          <w:color w:val="000000"/>
          <w:sz w:val="16"/>
          <w:szCs w:val="16"/>
        </w:rPr>
        <w:t>=</w:t>
      </w:r>
      <w:r w:rsidRPr="0093239E">
        <w:rPr>
          <w:rFonts w:ascii="Menlo" w:hAnsi="Menlo" w:cs="Menlo"/>
          <w:color w:val="6E149A"/>
          <w:sz w:val="16"/>
          <w:szCs w:val="16"/>
        </w:rPr>
        <w:t>"UTF-8"</w:t>
      </w:r>
      <w:r w:rsidRPr="0093239E">
        <w:rPr>
          <w:rFonts w:ascii="Menlo" w:hAnsi="Menlo" w:cs="Menlo"/>
          <w:color w:val="000000"/>
          <w:sz w:val="16"/>
          <w:szCs w:val="16"/>
        </w:rPr>
        <w:t>?&gt;</w:t>
      </w:r>
    </w:p>
    <w:p w14:paraId="32C22FD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careServicesFunction</w:t>
      </w:r>
      <w:proofErr w:type="spellEnd"/>
      <w:proofErr w:type="gramEnd"/>
    </w:p>
    <w:p w14:paraId="5EB24E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xsi</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"http://www.w3.org/2001/XMLSchema-instance"</w:t>
      </w:r>
    </w:p>
    <w:p w14:paraId="7978A1F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csd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w:t>
      </w:r>
      <w:proofErr w:type="gramStart"/>
      <w:r w:rsidRPr="0093239E">
        <w:rPr>
          <w:rFonts w:ascii="Menlo" w:hAnsi="Menlo" w:cs="Menlo"/>
          <w:color w:val="6E149A"/>
          <w:sz w:val="16"/>
          <w:szCs w:val="16"/>
        </w:rPr>
        <w:t>urn:ihe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iti:csd</w:t>
      </w:r>
      <w:proofErr w:type="gramEnd"/>
      <w:r w:rsidRPr="0093239E">
        <w:rPr>
          <w:rFonts w:ascii="Menlo" w:hAnsi="Menlo" w:cs="Menlo"/>
          <w:color w:val="6E149A"/>
          <w:sz w:val="16"/>
          <w:szCs w:val="16"/>
        </w:rPr>
        <w:t>:2013"</w:t>
      </w:r>
    </w:p>
    <w:p w14:paraId="23E9605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xforms</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"http://www.w3.org/2002/xforms"</w:t>
      </w:r>
    </w:p>
    <w:p w14:paraId="4B2094B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xi</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"http://www.w3.org/2001/XInclude"</w:t>
      </w:r>
    </w:p>
    <w:p w14:paraId="3BF6C89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soap</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"http://www.w3.org/2003/05/soap-envelope"</w:t>
      </w:r>
    </w:p>
    <w:p w14:paraId="0579151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wsa</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"http://www.w3.org/2005/08/addressing"</w:t>
      </w:r>
    </w:p>
    <w:p w14:paraId="112B69A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r w:rsidRPr="0093239E">
        <w:rPr>
          <w:rFonts w:ascii="Menlo" w:hAnsi="Menlo" w:cs="Menlo"/>
          <w:color w:val="000000"/>
          <w:sz w:val="16"/>
          <w:szCs w:val="16"/>
        </w:rPr>
        <w:t>xmlns:</w:t>
      </w:r>
      <w:r w:rsidRPr="0093239E">
        <w:rPr>
          <w:rFonts w:ascii="Menlo" w:hAnsi="Menlo" w:cs="Menlo"/>
          <w:color w:val="236718"/>
          <w:sz w:val="16"/>
          <w:szCs w:val="16"/>
        </w:rPr>
        <w:t>xsd</w:t>
      </w:r>
      <w:proofErr w:type="spellEnd"/>
      <w:r w:rsidRPr="0093239E">
        <w:rPr>
          <w:rFonts w:ascii="Menlo" w:hAnsi="Menlo" w:cs="Menlo"/>
          <w:color w:val="000000"/>
          <w:sz w:val="16"/>
          <w:szCs w:val="16"/>
        </w:rPr>
        <w:t>=</w:t>
      </w:r>
      <w:r w:rsidRPr="0093239E">
        <w:rPr>
          <w:rFonts w:ascii="Menlo" w:hAnsi="Menlo" w:cs="Menlo"/>
          <w:color w:val="6E149A"/>
          <w:sz w:val="16"/>
          <w:szCs w:val="16"/>
        </w:rPr>
        <w:t>"http://www.w3.org/2001/XMLSchema"</w:t>
      </w:r>
    </w:p>
    <w:p w14:paraId="4980F2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http</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"http://expath.org/ns/http-client"</w:t>
      </w:r>
    </w:p>
    <w:p w14:paraId="72D1BF8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xmlns:</w:t>
      </w:r>
      <w:r w:rsidRPr="0093239E">
        <w:rPr>
          <w:rFonts w:ascii="Menlo" w:hAnsi="Menlo" w:cs="Menlo"/>
          <w:color w:val="236718"/>
          <w:sz w:val="16"/>
          <w:szCs w:val="16"/>
        </w:rPr>
        <w:t>ev</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"http://www.w3.org/2001/xml-events"</w:t>
      </w:r>
    </w:p>
    <w:p w14:paraId="73AD4E5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urn</w:t>
      </w:r>
      <w:r w:rsidRPr="0093239E">
        <w:rPr>
          <w:rFonts w:ascii="Menlo" w:hAnsi="Menlo" w:cs="Menlo"/>
          <w:color w:val="000000"/>
          <w:sz w:val="16"/>
          <w:szCs w:val="16"/>
        </w:rPr>
        <w:t>=</w:t>
      </w:r>
      <w:r w:rsidRPr="0093239E">
        <w:rPr>
          <w:rFonts w:ascii="Menlo" w:hAnsi="Menlo" w:cs="Menlo"/>
          <w:color w:val="6E149A"/>
          <w:sz w:val="16"/>
          <w:szCs w:val="16"/>
        </w:rPr>
        <w:t>"</w:t>
      </w:r>
      <w:proofErr w:type="gramStart"/>
      <w:r w:rsidRPr="0093239E">
        <w:rPr>
          <w:rFonts w:ascii="Menlo" w:hAnsi="Menlo" w:cs="Menlo"/>
          <w:color w:val="6E149A"/>
          <w:sz w:val="16"/>
          <w:szCs w:val="16"/>
        </w:rPr>
        <w:t>urn:ihe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iti:csd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2014:stored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function:provider</w:t>
      </w:r>
      <w:proofErr w:type="gramEnd"/>
      <w:r w:rsidRPr="0093239E">
        <w:rPr>
          <w:rFonts w:ascii="Menlo" w:hAnsi="Menlo" w:cs="Menlo"/>
          <w:color w:val="6E149A"/>
          <w:sz w:val="16"/>
          <w:szCs w:val="16"/>
        </w:rPr>
        <w:t>-search"</w:t>
      </w:r>
      <w:r w:rsidRPr="0093239E">
        <w:rPr>
          <w:rFonts w:ascii="Menlo" w:hAnsi="Menlo" w:cs="Menlo"/>
          <w:color w:val="000000"/>
          <w:sz w:val="16"/>
          <w:szCs w:val="16"/>
        </w:rPr>
        <w:t>&gt;</w:t>
      </w:r>
    </w:p>
    <w:p w14:paraId="5AA4727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r w:rsidRPr="0093239E">
        <w:rPr>
          <w:rFonts w:ascii="Menlo" w:hAnsi="Menlo" w:cs="Menlo"/>
          <w:color w:val="000000"/>
          <w:sz w:val="16"/>
          <w:szCs w:val="16"/>
        </w:rPr>
        <w:t>csd:</w:t>
      </w:r>
      <w:r w:rsidRPr="0093239E">
        <w:rPr>
          <w:rFonts w:ascii="Menlo" w:hAnsi="Menlo" w:cs="Menlo"/>
          <w:color w:val="4F4F8A"/>
          <w:sz w:val="16"/>
          <w:szCs w:val="16"/>
        </w:rPr>
        <w:t>description</w:t>
      </w:r>
      <w:proofErr w:type="spellEnd"/>
      <w:r w:rsidRPr="0093239E">
        <w:rPr>
          <w:rFonts w:ascii="Menlo" w:hAnsi="Menlo" w:cs="Menlo"/>
          <w:color w:val="000000"/>
          <w:sz w:val="16"/>
          <w:szCs w:val="16"/>
        </w:rPr>
        <w:t xml:space="preserve">&gt;                                                                                                                                                                                                                                                                                                                                                                                                                                                                                                                                                                                                                                                                                                                                                                                                                                                                                                                                                                                                                                                                                                                                                                                                                                                                                                </w:t>
      </w:r>
    </w:p>
    <w:p w14:paraId="71C93FD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Performs a search for all providers.                                                                                                                                                                                                                                                                                                                                                                                                                                                                                                                                                                                                                                                                                                                                                                                                                                                                                                                                                                                                                                                                                                                                                                                                                                                                           </w:t>
      </w:r>
    </w:p>
    <w:p w14:paraId="50A2DC7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description</w:t>
      </w:r>
      <w:proofErr w:type="spellEnd"/>
      <w:proofErr w:type="gramEnd"/>
      <w:r w:rsidRPr="0093239E">
        <w:rPr>
          <w:rFonts w:ascii="Menlo" w:hAnsi="Menlo" w:cs="Menlo"/>
          <w:color w:val="000000"/>
          <w:sz w:val="16"/>
          <w:szCs w:val="16"/>
        </w:rPr>
        <w:t>&gt;</w:t>
      </w:r>
    </w:p>
    <w:p w14:paraId="12EFC3E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definition</w:t>
      </w:r>
      <w:proofErr w:type="spellEnd"/>
      <w:proofErr w:type="gramEnd"/>
      <w:r w:rsidRPr="0093239E">
        <w:rPr>
          <w:rFonts w:ascii="Menlo" w:hAnsi="Menlo" w:cs="Menlo"/>
          <w:color w:val="000000"/>
          <w:sz w:val="16"/>
          <w:szCs w:val="16"/>
        </w:rPr>
        <w:t xml:space="preserve"> &gt;&lt;</w:t>
      </w:r>
      <w:proofErr w:type="spellStart"/>
      <w:proofErr w:type="gramStart"/>
      <w:r w:rsidRPr="0093239E">
        <w:rPr>
          <w:rFonts w:ascii="Menlo" w:hAnsi="Menlo" w:cs="Menlo"/>
          <w:color w:val="000000"/>
          <w:sz w:val="16"/>
          <w:szCs w:val="16"/>
        </w:rPr>
        <w:t>xi:</w:t>
      </w:r>
      <w:r w:rsidRPr="0093239E">
        <w:rPr>
          <w:rFonts w:ascii="Menlo" w:hAnsi="Menlo" w:cs="Menlo"/>
          <w:color w:val="4F4F8A"/>
          <w:sz w:val="16"/>
          <w:szCs w:val="16"/>
        </w:rPr>
        <w:t>include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parse</w:t>
      </w:r>
      <w:r w:rsidRPr="0093239E">
        <w:rPr>
          <w:rFonts w:ascii="Menlo" w:hAnsi="Menlo" w:cs="Menlo"/>
          <w:color w:val="000000"/>
          <w:sz w:val="16"/>
          <w:szCs w:val="16"/>
        </w:rPr>
        <w:t>=</w:t>
      </w:r>
      <w:r w:rsidRPr="0093239E">
        <w:rPr>
          <w:rFonts w:ascii="Menlo" w:hAnsi="Menlo" w:cs="Menlo"/>
          <w:color w:val="6E149A"/>
          <w:sz w:val="16"/>
          <w:szCs w:val="16"/>
        </w:rPr>
        <w:t>'text'</w:t>
      </w:r>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href</w:t>
      </w:r>
      <w:proofErr w:type="spellEnd"/>
      <w:r w:rsidRPr="0093239E">
        <w:rPr>
          <w:rFonts w:ascii="Menlo" w:hAnsi="Menlo" w:cs="Menlo"/>
          <w:color w:val="000000"/>
          <w:sz w:val="16"/>
          <w:szCs w:val="16"/>
        </w:rPr>
        <w:t>=</w:t>
      </w:r>
      <w:r w:rsidRPr="0093239E">
        <w:rPr>
          <w:rFonts w:ascii="Menlo" w:hAnsi="Menlo" w:cs="Menlo"/>
          <w:color w:val="6E149A"/>
          <w:sz w:val="16"/>
          <w:szCs w:val="16"/>
        </w:rPr>
        <w:t>'</w:t>
      </w:r>
      <w:proofErr w:type="spellStart"/>
      <w:r w:rsidRPr="0093239E">
        <w:rPr>
          <w:rFonts w:ascii="Menlo" w:hAnsi="Menlo" w:cs="Menlo"/>
          <w:color w:val="6E149A"/>
          <w:sz w:val="16"/>
          <w:szCs w:val="16"/>
        </w:rPr>
        <w:t>provider_</w:t>
      </w:r>
      <w:proofErr w:type="gramStart"/>
      <w:r w:rsidRPr="0093239E">
        <w:rPr>
          <w:rFonts w:ascii="Menlo" w:hAnsi="Menlo" w:cs="Menlo"/>
          <w:color w:val="6E149A"/>
          <w:sz w:val="16"/>
          <w:szCs w:val="16"/>
        </w:rPr>
        <w:t>search.xq</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/&gt;&lt;/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definition</w:t>
      </w:r>
      <w:proofErr w:type="spellEnd"/>
      <w:proofErr w:type="gramEnd"/>
      <w:r w:rsidRPr="0093239E">
        <w:rPr>
          <w:rFonts w:ascii="Menlo" w:hAnsi="Menlo" w:cs="Menlo"/>
          <w:color w:val="000000"/>
          <w:sz w:val="16"/>
          <w:szCs w:val="16"/>
        </w:rPr>
        <w:t>&gt;</w:t>
      </w:r>
    </w:p>
    <w:p w14:paraId="133A46A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DB4A2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model</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w:t>
      </w:r>
      <w:proofErr w:type="gramStart"/>
      <w:r w:rsidRPr="0093239E">
        <w:rPr>
          <w:rFonts w:ascii="Menlo" w:hAnsi="Menlo" w:cs="Menlo"/>
          <w:color w:val="6E149A"/>
          <w:sz w:val="16"/>
          <w:szCs w:val="16"/>
        </w:rPr>
        <w:t>urn:ihe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iti:csd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2014:stored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function:provider</w:t>
      </w:r>
      <w:proofErr w:type="gramEnd"/>
      <w:r w:rsidRPr="0093239E">
        <w:rPr>
          <w:rFonts w:ascii="Menlo" w:hAnsi="Menlo" w:cs="Menlo"/>
          <w:color w:val="6E149A"/>
          <w:sz w:val="16"/>
          <w:szCs w:val="16"/>
        </w:rPr>
        <w:t>-search'</w:t>
      </w:r>
      <w:r w:rsidRPr="0093239E">
        <w:rPr>
          <w:rFonts w:ascii="Menlo" w:hAnsi="Menlo" w:cs="Menlo"/>
          <w:color w:val="000000"/>
          <w:sz w:val="16"/>
          <w:szCs w:val="16"/>
        </w:rPr>
        <w:t>&gt;</w:t>
      </w:r>
    </w:p>
    <w:p w14:paraId="55B88C9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"care-services-result"</w:t>
      </w:r>
      <w:r w:rsidRPr="0093239E">
        <w:rPr>
          <w:rFonts w:ascii="Menlo" w:hAnsi="Menlo" w:cs="Menlo"/>
          <w:color w:val="000000"/>
          <w:sz w:val="16"/>
          <w:szCs w:val="16"/>
        </w:rPr>
        <w:t>&gt;</w:t>
      </w:r>
    </w:p>
    <w:p w14:paraId="23F6FAA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careSerivcesResponse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 xml:space="preserve"> </w:t>
      </w:r>
      <w:r w:rsidRPr="0093239E">
        <w:rPr>
          <w:rFonts w:ascii="Menlo" w:hAnsi="Menlo" w:cs="Menlo"/>
          <w:color w:val="236718"/>
          <w:sz w:val="16"/>
          <w:szCs w:val="16"/>
        </w:rPr>
        <w:t>code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 xml:space="preserve"> </w:t>
      </w:r>
      <w:r w:rsidRPr="0093239E">
        <w:rPr>
          <w:rFonts w:ascii="Menlo" w:hAnsi="Menlo" w:cs="Menlo"/>
          <w:color w:val="236718"/>
          <w:sz w:val="16"/>
          <w:szCs w:val="16"/>
        </w:rPr>
        <w:t>content-type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54FA215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&gt;</w:t>
      </w:r>
    </w:p>
    <w:p w14:paraId="1ADF11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AAB78B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'soap-request'</w:t>
      </w:r>
      <w:r w:rsidRPr="0093239E">
        <w:rPr>
          <w:rFonts w:ascii="Menlo" w:hAnsi="Menlo" w:cs="Menlo"/>
          <w:color w:val="000000"/>
          <w:sz w:val="16"/>
          <w:szCs w:val="16"/>
        </w:rPr>
        <w:t>&gt;</w:t>
      </w:r>
    </w:p>
    <w:p w14:paraId="1F436F6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Envelope</w:t>
      </w:r>
      <w:proofErr w:type="spellEnd"/>
      <w:proofErr w:type="gramEnd"/>
      <w:r w:rsidRPr="0093239E">
        <w:rPr>
          <w:rFonts w:ascii="Menlo" w:hAnsi="Menlo" w:cs="Menlo"/>
          <w:color w:val="000000"/>
          <w:sz w:val="16"/>
          <w:szCs w:val="16"/>
        </w:rPr>
        <w:t xml:space="preserve"> &gt;</w:t>
      </w:r>
    </w:p>
    <w:p w14:paraId="7914C7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Header</w:t>
      </w:r>
      <w:proofErr w:type="spellEnd"/>
      <w:proofErr w:type="gramEnd"/>
      <w:r w:rsidRPr="0093239E">
        <w:rPr>
          <w:rFonts w:ascii="Menlo" w:hAnsi="Menlo" w:cs="Menlo"/>
          <w:color w:val="000000"/>
          <w:sz w:val="16"/>
          <w:szCs w:val="16"/>
        </w:rPr>
        <w:t>&gt;</w:t>
      </w:r>
    </w:p>
    <w:p w14:paraId="2D2951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lastRenderedPageBreak/>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Action</w:t>
      </w:r>
      <w:proofErr w:type="spellEnd"/>
      <w:proofErr w:type="gramEnd"/>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soap:</w:t>
      </w:r>
      <w:r w:rsidRPr="0093239E">
        <w:rPr>
          <w:rFonts w:ascii="Menlo" w:hAnsi="Menlo" w:cs="Menlo"/>
          <w:color w:val="236718"/>
          <w:sz w:val="16"/>
          <w:szCs w:val="16"/>
        </w:rPr>
        <w:t>mustUnderstand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r>
        <w:rPr>
          <w:rFonts w:ascii="Menlo" w:hAnsi="Menlo" w:cs="Menlo"/>
          <w:color w:val="000000"/>
          <w:sz w:val="16"/>
          <w:szCs w:val="16"/>
        </w:rPr>
        <w:br/>
        <w:t xml:space="preserve">            </w:t>
      </w:r>
      <w:proofErr w:type="gramStart"/>
      <w:r w:rsidRPr="0093239E">
        <w:rPr>
          <w:rFonts w:ascii="Menlo" w:hAnsi="Menlo" w:cs="Menlo"/>
          <w:color w:val="000000"/>
          <w:sz w:val="16"/>
          <w:szCs w:val="16"/>
        </w:rPr>
        <w:t>urn:ihe</w:t>
      </w:r>
      <w:proofErr w:type="gramEnd"/>
      <w:r w:rsidRPr="0093239E">
        <w:rPr>
          <w:rFonts w:ascii="Menlo" w:hAnsi="Menlo" w:cs="Menlo"/>
          <w:color w:val="000000"/>
          <w:sz w:val="16"/>
          <w:szCs w:val="16"/>
        </w:rPr>
        <w:t>:</w:t>
      </w:r>
      <w:proofErr w:type="gramStart"/>
      <w:r w:rsidRPr="0093239E">
        <w:rPr>
          <w:rFonts w:ascii="Menlo" w:hAnsi="Menlo" w:cs="Menlo"/>
          <w:color w:val="000000"/>
          <w:sz w:val="16"/>
          <w:szCs w:val="16"/>
        </w:rPr>
        <w:t>iti:csd</w:t>
      </w:r>
      <w:proofErr w:type="gramEnd"/>
      <w:r w:rsidRPr="0093239E">
        <w:rPr>
          <w:rFonts w:ascii="Menlo" w:hAnsi="Menlo" w:cs="Menlo"/>
          <w:color w:val="000000"/>
          <w:sz w:val="16"/>
          <w:szCs w:val="16"/>
        </w:rPr>
        <w:t>:</w:t>
      </w:r>
      <w:proofErr w:type="gramStart"/>
      <w:r w:rsidRPr="0093239E">
        <w:rPr>
          <w:rFonts w:ascii="Menlo" w:hAnsi="Menlo" w:cs="Menlo"/>
          <w:color w:val="000000"/>
          <w:sz w:val="16"/>
          <w:szCs w:val="16"/>
        </w:rPr>
        <w:t>2013:GetCareServicesRequest</w:t>
      </w:r>
      <w:proofErr w:type="gramEnd"/>
      <w:r>
        <w:rPr>
          <w:rFonts w:ascii="Menlo" w:hAnsi="Menlo" w:cs="Menlo"/>
          <w:color w:val="000000"/>
          <w:sz w:val="16"/>
          <w:szCs w:val="16"/>
        </w:rPr>
        <w:br/>
        <w:t xml:space="preserve">          </w:t>
      </w:r>
      <w:r w:rsidRPr="0093239E">
        <w:rPr>
          <w:rFonts w:ascii="Menlo" w:hAnsi="Menlo" w:cs="Menlo"/>
          <w:color w:val="000000"/>
          <w:sz w:val="16"/>
          <w:szCs w:val="16"/>
        </w:rPr>
        <w:t>&lt;/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Action</w:t>
      </w:r>
      <w:proofErr w:type="spellEnd"/>
      <w:proofErr w:type="gramEnd"/>
      <w:r w:rsidRPr="0093239E">
        <w:rPr>
          <w:rFonts w:ascii="Menlo" w:hAnsi="Menlo" w:cs="Menlo"/>
          <w:color w:val="000000"/>
          <w:sz w:val="16"/>
          <w:szCs w:val="16"/>
        </w:rPr>
        <w:t>&gt;</w:t>
      </w:r>
    </w:p>
    <w:p w14:paraId="252695C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MessageID</w:t>
      </w:r>
      <w:proofErr w:type="spellEnd"/>
      <w:proofErr w:type="gramEnd"/>
      <w:r w:rsidRPr="0093239E">
        <w:rPr>
          <w:rFonts w:ascii="Menlo" w:hAnsi="Menlo" w:cs="Menlo"/>
          <w:color w:val="000000"/>
          <w:sz w:val="16"/>
          <w:szCs w:val="16"/>
        </w:rPr>
        <w:t>/&gt;</w:t>
      </w:r>
    </w:p>
    <w:p w14:paraId="544D97F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ReplyTo</w:t>
      </w:r>
      <w:proofErr w:type="spellEnd"/>
      <w:proofErr w:type="gramEnd"/>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soap:</w:t>
      </w:r>
      <w:r w:rsidRPr="0093239E">
        <w:rPr>
          <w:rFonts w:ascii="Menlo" w:hAnsi="Menlo" w:cs="Menlo"/>
          <w:color w:val="236718"/>
          <w:sz w:val="16"/>
          <w:szCs w:val="16"/>
        </w:rPr>
        <w:t>mustUnderstand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p>
    <w:p w14:paraId="3FCBA4F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gramStart"/>
      <w:r w:rsidRPr="0093239E">
        <w:rPr>
          <w:rFonts w:ascii="Menlo" w:hAnsi="Menlo" w:cs="Menlo"/>
          <w:color w:val="000000"/>
          <w:sz w:val="16"/>
          <w:szCs w:val="16"/>
        </w:rPr>
        <w:t>wsa:</w:t>
      </w:r>
      <w:r w:rsidRPr="0093239E">
        <w:rPr>
          <w:rFonts w:ascii="Menlo" w:hAnsi="Menlo" w:cs="Menlo"/>
          <w:color w:val="4F4F8A"/>
          <w:sz w:val="16"/>
          <w:szCs w:val="16"/>
        </w:rPr>
        <w:t>Address</w:t>
      </w:r>
      <w:proofErr w:type="gramEnd"/>
      <w:r w:rsidRPr="0093239E">
        <w:rPr>
          <w:rFonts w:ascii="Menlo" w:hAnsi="Menlo" w:cs="Menlo"/>
          <w:color w:val="000000"/>
          <w:sz w:val="16"/>
          <w:szCs w:val="16"/>
        </w:rPr>
        <w:t>&gt;http://www.w3.org/2005/08/addressing/anonymous&lt;/</w:t>
      </w:r>
      <w:proofErr w:type="gramStart"/>
      <w:r w:rsidRPr="0093239E">
        <w:rPr>
          <w:rFonts w:ascii="Menlo" w:hAnsi="Menlo" w:cs="Menlo"/>
          <w:color w:val="000000"/>
          <w:sz w:val="16"/>
          <w:szCs w:val="16"/>
        </w:rPr>
        <w:t>wsa:</w:t>
      </w:r>
      <w:r w:rsidRPr="0093239E">
        <w:rPr>
          <w:rFonts w:ascii="Menlo" w:hAnsi="Menlo" w:cs="Menlo"/>
          <w:color w:val="4F4F8A"/>
          <w:sz w:val="16"/>
          <w:szCs w:val="16"/>
        </w:rPr>
        <w:t>Address</w:t>
      </w:r>
      <w:proofErr w:type="gramEnd"/>
      <w:r w:rsidRPr="0093239E">
        <w:rPr>
          <w:rFonts w:ascii="Menlo" w:hAnsi="Menlo" w:cs="Menlo"/>
          <w:color w:val="000000"/>
          <w:sz w:val="16"/>
          <w:szCs w:val="16"/>
        </w:rPr>
        <w:t>&gt;</w:t>
      </w:r>
    </w:p>
    <w:p w14:paraId="02836C9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ReplyTo</w:t>
      </w:r>
      <w:proofErr w:type="spellEnd"/>
      <w:proofErr w:type="gramEnd"/>
      <w:r w:rsidRPr="0093239E">
        <w:rPr>
          <w:rFonts w:ascii="Menlo" w:hAnsi="Menlo" w:cs="Menlo"/>
          <w:color w:val="000000"/>
          <w:sz w:val="16"/>
          <w:szCs w:val="16"/>
        </w:rPr>
        <w:t>&gt;</w:t>
      </w:r>
    </w:p>
    <w:p w14:paraId="06E9E2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To</w:t>
      </w:r>
      <w:proofErr w:type="spellEnd"/>
      <w:proofErr w:type="gramEnd"/>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soap:</w:t>
      </w:r>
      <w:r w:rsidRPr="0093239E">
        <w:rPr>
          <w:rFonts w:ascii="Menlo" w:hAnsi="Menlo" w:cs="Menlo"/>
          <w:color w:val="236718"/>
          <w:sz w:val="16"/>
          <w:szCs w:val="16"/>
        </w:rPr>
        <w:t>mustUnderstand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proofErr w:type="gramStart"/>
      <w:r w:rsidRPr="0093239E">
        <w:rPr>
          <w:rFonts w:ascii="Menlo" w:hAnsi="Menlo" w:cs="Menlo"/>
          <w:color w:val="000000"/>
          <w:sz w:val="16"/>
          <w:szCs w:val="16"/>
        </w:rPr>
        <w:t>LOCATION}&lt;</w:t>
      </w:r>
      <w:proofErr w:type="gramEnd"/>
      <w:r w:rsidRPr="0093239E">
        <w:rPr>
          <w:rFonts w:ascii="Menlo" w:hAnsi="Menlo" w:cs="Menlo"/>
          <w:color w:val="000000"/>
          <w:sz w:val="16"/>
          <w:szCs w:val="16"/>
        </w:rPr>
        <w: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To</w:t>
      </w:r>
      <w:proofErr w:type="spellEnd"/>
      <w:proofErr w:type="gramEnd"/>
      <w:r w:rsidRPr="0093239E">
        <w:rPr>
          <w:rFonts w:ascii="Menlo" w:hAnsi="Menlo" w:cs="Menlo"/>
          <w:color w:val="000000"/>
          <w:sz w:val="16"/>
          <w:szCs w:val="16"/>
        </w:rPr>
        <w:t>&gt;</w:t>
      </w:r>
    </w:p>
    <w:p w14:paraId="5595D15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Header</w:t>
      </w:r>
      <w:proofErr w:type="spellEnd"/>
      <w:proofErr w:type="gramEnd"/>
      <w:r w:rsidRPr="0093239E">
        <w:rPr>
          <w:rFonts w:ascii="Menlo" w:hAnsi="Menlo" w:cs="Menlo"/>
          <w:color w:val="000000"/>
          <w:sz w:val="16"/>
          <w:szCs w:val="16"/>
        </w:rPr>
        <w:t>&gt;</w:t>
      </w:r>
    </w:p>
    <w:p w14:paraId="6F8C683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Body</w:t>
      </w:r>
      <w:proofErr w:type="spellEnd"/>
      <w:proofErr w:type="gramEnd"/>
      <w:r w:rsidRPr="0093239E">
        <w:rPr>
          <w:rFonts w:ascii="Menlo" w:hAnsi="Menlo" w:cs="Menlo"/>
          <w:color w:val="000000"/>
          <w:sz w:val="16"/>
          <w:szCs w:val="16"/>
        </w:rPr>
        <w:t>&gt;</w:t>
      </w:r>
    </w:p>
    <w:p w14:paraId="7886AEF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careServicesRequest</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urn</w:t>
      </w:r>
      <w:r w:rsidRPr="0093239E">
        <w:rPr>
          <w:rFonts w:ascii="Menlo" w:hAnsi="Menlo" w:cs="Menlo"/>
          <w:color w:val="000000"/>
          <w:sz w:val="16"/>
          <w:szCs w:val="16"/>
        </w:rPr>
        <w:t>=</w:t>
      </w:r>
      <w:r w:rsidRPr="0093239E">
        <w:rPr>
          <w:rFonts w:ascii="Menlo" w:hAnsi="Menlo" w:cs="Menlo"/>
          <w:color w:val="6E149A"/>
          <w:sz w:val="16"/>
          <w:szCs w:val="16"/>
        </w:rPr>
        <w:t>"</w:t>
      </w:r>
      <w:proofErr w:type="gramStart"/>
      <w:r w:rsidRPr="0093239E">
        <w:rPr>
          <w:rFonts w:ascii="Menlo" w:hAnsi="Menlo" w:cs="Menlo"/>
          <w:color w:val="6E149A"/>
          <w:sz w:val="16"/>
          <w:szCs w:val="16"/>
        </w:rPr>
        <w:t>urn:ihe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iti:csd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2014:stored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function:provider</w:t>
      </w:r>
      <w:proofErr w:type="gramEnd"/>
      <w:r w:rsidRPr="0093239E">
        <w:rPr>
          <w:rFonts w:ascii="Menlo" w:hAnsi="Menlo" w:cs="Menlo"/>
          <w:color w:val="6E149A"/>
          <w:sz w:val="16"/>
          <w:szCs w:val="16"/>
        </w:rPr>
        <w:t>-search"</w:t>
      </w:r>
      <w:r w:rsidRPr="0093239E">
        <w:rPr>
          <w:rFonts w:ascii="Menlo" w:hAnsi="Menlo" w:cs="Menlo"/>
          <w:color w:val="000000"/>
          <w:sz w:val="16"/>
          <w:szCs w:val="16"/>
        </w:rPr>
        <w:t>&gt;</w:t>
      </w:r>
    </w:p>
    <w:p w14:paraId="61F321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requestParams</w:t>
      </w:r>
      <w:proofErr w:type="spellEnd"/>
      <w:proofErr w:type="gramEnd"/>
      <w:r w:rsidRPr="0093239E">
        <w:rPr>
          <w:rFonts w:ascii="Menlo" w:hAnsi="Menlo" w:cs="Menlo"/>
          <w:color w:val="000000"/>
          <w:sz w:val="16"/>
          <w:szCs w:val="16"/>
        </w:rPr>
        <w:t>&gt;</w:t>
      </w:r>
    </w:p>
    <w:p w14:paraId="475381F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r w:rsidRPr="0093239E">
        <w:rPr>
          <w:rFonts w:ascii="Menlo" w:hAnsi="Menlo" w:cs="Menlo"/>
          <w:color w:val="000000"/>
          <w:sz w:val="16"/>
          <w:szCs w:val="16"/>
        </w:rPr>
        <w:t>csd:</w:t>
      </w:r>
      <w:r w:rsidRPr="0093239E">
        <w:rPr>
          <w:rFonts w:ascii="Menlo" w:hAnsi="Menlo" w:cs="Menlo"/>
          <w:color w:val="4F4F8A"/>
          <w:sz w:val="16"/>
          <w:szCs w:val="16"/>
        </w:rPr>
        <w:t>id</w:t>
      </w:r>
      <w:proofErr w:type="spellEnd"/>
      <w:r w:rsidRPr="0093239E">
        <w:rPr>
          <w:rFonts w:ascii="Menlo" w:hAnsi="Menlo" w:cs="Menlo"/>
          <w:color w:val="000000"/>
          <w:sz w:val="16"/>
          <w:szCs w:val="16"/>
        </w:rPr>
        <w:t>/&gt;</w:t>
      </w:r>
    </w:p>
    <w:p w14:paraId="69AEB04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otherID</w:t>
      </w:r>
      <w:proofErr w:type="spellEnd"/>
      <w:proofErr w:type="gramEnd"/>
      <w:r w:rsidRPr="0093239E">
        <w:rPr>
          <w:rFonts w:ascii="Menlo" w:hAnsi="Menlo" w:cs="Menlo"/>
          <w:color w:val="000000"/>
          <w:sz w:val="16"/>
          <w:szCs w:val="16"/>
        </w:rPr>
        <w:t>/&gt;</w:t>
      </w:r>
    </w:p>
    <w:p w14:paraId="6DACBCA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commonName</w:t>
      </w:r>
      <w:proofErr w:type="spellEnd"/>
      <w:proofErr w:type="gramEnd"/>
      <w:r w:rsidRPr="0093239E">
        <w:rPr>
          <w:rFonts w:ascii="Menlo" w:hAnsi="Menlo" w:cs="Menlo"/>
          <w:color w:val="000000"/>
          <w:sz w:val="16"/>
          <w:szCs w:val="16"/>
        </w:rPr>
        <w:t>/&gt;</w:t>
      </w:r>
    </w:p>
    <w:p w14:paraId="16CE22F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codedType</w:t>
      </w:r>
      <w:proofErr w:type="spellEnd"/>
      <w:proofErr w:type="gramEnd"/>
      <w:r w:rsidRPr="0093239E">
        <w:rPr>
          <w:rFonts w:ascii="Menlo" w:hAnsi="Menlo" w:cs="Menlo"/>
          <w:color w:val="000000"/>
          <w:sz w:val="16"/>
          <w:szCs w:val="16"/>
        </w:rPr>
        <w:t>/&gt;</w:t>
      </w:r>
    </w:p>
    <w:p w14:paraId="7D21395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address</w:t>
      </w:r>
      <w:proofErr w:type="spellEnd"/>
      <w:proofErr w:type="gramEnd"/>
      <w:r w:rsidRPr="0093239E">
        <w:rPr>
          <w:rFonts w:ascii="Menlo" w:hAnsi="Menlo" w:cs="Menlo"/>
          <w:color w:val="000000"/>
          <w:sz w:val="16"/>
          <w:szCs w:val="16"/>
        </w:rPr>
        <w:t>/&gt;</w:t>
      </w:r>
    </w:p>
    <w:p w14:paraId="7EA0F0D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organizations</w:t>
      </w:r>
      <w:proofErr w:type="spellEnd"/>
      <w:proofErr w:type="gramEnd"/>
      <w:r w:rsidRPr="0093239E">
        <w:rPr>
          <w:rFonts w:ascii="Menlo" w:hAnsi="Menlo" w:cs="Menlo"/>
          <w:color w:val="000000"/>
          <w:sz w:val="16"/>
          <w:szCs w:val="16"/>
        </w:rPr>
        <w:t>/&gt;</w:t>
      </w:r>
    </w:p>
    <w:p w14:paraId="7F43E08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facilities</w:t>
      </w:r>
      <w:proofErr w:type="spellEnd"/>
      <w:proofErr w:type="gramEnd"/>
      <w:r w:rsidRPr="0093239E">
        <w:rPr>
          <w:rFonts w:ascii="Menlo" w:hAnsi="Menlo" w:cs="Menlo"/>
          <w:color w:val="000000"/>
          <w:sz w:val="16"/>
          <w:szCs w:val="16"/>
        </w:rPr>
        <w:t>/&gt;</w:t>
      </w:r>
    </w:p>
    <w:p w14:paraId="6A09DAC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start</w:t>
      </w:r>
      <w:proofErr w:type="spellEnd"/>
      <w:proofErr w:type="gramEnd"/>
      <w:r w:rsidRPr="0093239E">
        <w:rPr>
          <w:rFonts w:ascii="Menlo" w:hAnsi="Menlo" w:cs="Menlo"/>
          <w:color w:val="000000"/>
          <w:sz w:val="16"/>
          <w:szCs w:val="16"/>
        </w:rPr>
        <w:t>/&gt;</w:t>
      </w:r>
    </w:p>
    <w:p w14:paraId="171B23F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r w:rsidRPr="0093239E">
        <w:rPr>
          <w:rFonts w:ascii="Menlo" w:hAnsi="Menlo" w:cs="Menlo"/>
          <w:color w:val="000000"/>
          <w:sz w:val="16"/>
          <w:szCs w:val="16"/>
        </w:rPr>
        <w:t>csd:</w:t>
      </w:r>
      <w:r w:rsidRPr="0093239E">
        <w:rPr>
          <w:rFonts w:ascii="Menlo" w:hAnsi="Menlo" w:cs="Menlo"/>
          <w:color w:val="4F4F8A"/>
          <w:sz w:val="16"/>
          <w:szCs w:val="16"/>
        </w:rPr>
        <w:t>max</w:t>
      </w:r>
      <w:proofErr w:type="spellEnd"/>
      <w:r w:rsidRPr="0093239E">
        <w:rPr>
          <w:rFonts w:ascii="Menlo" w:hAnsi="Menlo" w:cs="Menlo"/>
          <w:color w:val="000000"/>
          <w:sz w:val="16"/>
          <w:szCs w:val="16"/>
        </w:rPr>
        <w:t>/&gt;</w:t>
      </w:r>
    </w:p>
    <w:p w14:paraId="073F977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record</w:t>
      </w:r>
      <w:proofErr w:type="spellEnd"/>
      <w:proofErr w:type="gramEnd"/>
      <w:r w:rsidRPr="0093239E">
        <w:rPr>
          <w:rFonts w:ascii="Menlo" w:hAnsi="Menlo" w:cs="Menlo"/>
          <w:color w:val="000000"/>
          <w:sz w:val="16"/>
          <w:szCs w:val="16"/>
        </w:rPr>
        <w:t>/&gt;</w:t>
      </w:r>
    </w:p>
    <w:p w14:paraId="2DA391A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requestParams</w:t>
      </w:r>
      <w:proofErr w:type="spellEnd"/>
      <w:proofErr w:type="gramEnd"/>
      <w:r w:rsidRPr="0093239E">
        <w:rPr>
          <w:rFonts w:ascii="Menlo" w:hAnsi="Menlo" w:cs="Menlo"/>
          <w:color w:val="000000"/>
          <w:sz w:val="16"/>
          <w:szCs w:val="16"/>
        </w:rPr>
        <w:t>&gt;</w:t>
      </w:r>
    </w:p>
    <w:p w14:paraId="77181F3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careServicesRequest</w:t>
      </w:r>
      <w:proofErr w:type="spellEnd"/>
      <w:proofErr w:type="gramEnd"/>
      <w:r w:rsidRPr="0093239E">
        <w:rPr>
          <w:rFonts w:ascii="Menlo" w:hAnsi="Menlo" w:cs="Menlo"/>
          <w:color w:val="000000"/>
          <w:sz w:val="16"/>
          <w:szCs w:val="16"/>
        </w:rPr>
        <w:t>&gt;</w:t>
      </w:r>
    </w:p>
    <w:p w14:paraId="73736A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Body</w:t>
      </w:r>
      <w:proofErr w:type="spellEnd"/>
      <w:proofErr w:type="gramEnd"/>
      <w:r w:rsidRPr="0093239E">
        <w:rPr>
          <w:rFonts w:ascii="Menlo" w:hAnsi="Menlo" w:cs="Menlo"/>
          <w:color w:val="000000"/>
          <w:sz w:val="16"/>
          <w:szCs w:val="16"/>
        </w:rPr>
        <w:t>&gt;</w:t>
      </w:r>
    </w:p>
    <w:p w14:paraId="2DC4275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Envelope</w:t>
      </w:r>
      <w:proofErr w:type="spellEnd"/>
      <w:proofErr w:type="gramEnd"/>
      <w:r w:rsidRPr="0093239E">
        <w:rPr>
          <w:rFonts w:ascii="Menlo" w:hAnsi="Menlo" w:cs="Menlo"/>
          <w:color w:val="000000"/>
          <w:sz w:val="16"/>
          <w:szCs w:val="16"/>
        </w:rPr>
        <w:t>&gt;</w:t>
      </w:r>
    </w:p>
    <w:p w14:paraId="5926C97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&gt;</w:t>
      </w:r>
    </w:p>
    <w:p w14:paraId="400BBA4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CF67D7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'http-post-request'</w:t>
      </w:r>
      <w:r w:rsidRPr="0093239E">
        <w:rPr>
          <w:rFonts w:ascii="Menlo" w:hAnsi="Menlo" w:cs="Menlo"/>
          <w:color w:val="000000"/>
          <w:sz w:val="16"/>
          <w:szCs w:val="16"/>
        </w:rPr>
        <w:t>&gt;</w:t>
      </w:r>
    </w:p>
    <w:p w14:paraId="37388DE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requestParams</w:t>
      </w:r>
      <w:proofErr w:type="spellEnd"/>
      <w:proofErr w:type="gramEnd"/>
      <w:r w:rsidRPr="0093239E">
        <w:rPr>
          <w:rFonts w:ascii="Menlo" w:hAnsi="Menlo" w:cs="Menlo"/>
          <w:color w:val="000000"/>
          <w:sz w:val="16"/>
          <w:szCs w:val="16"/>
        </w:rPr>
        <w:t>&gt;</w:t>
      </w:r>
    </w:p>
    <w:p w14:paraId="0FA9D0C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r w:rsidRPr="0093239E">
        <w:rPr>
          <w:rFonts w:ascii="Menlo" w:hAnsi="Menlo" w:cs="Menlo"/>
          <w:color w:val="000000"/>
          <w:sz w:val="16"/>
          <w:szCs w:val="16"/>
        </w:rPr>
        <w:t>csd:</w:t>
      </w:r>
      <w:r w:rsidRPr="0093239E">
        <w:rPr>
          <w:rFonts w:ascii="Menlo" w:hAnsi="Menlo" w:cs="Menlo"/>
          <w:color w:val="4F4F8A"/>
          <w:sz w:val="16"/>
          <w:szCs w:val="16"/>
        </w:rPr>
        <w:t>id</w:t>
      </w:r>
      <w:proofErr w:type="spellEnd"/>
      <w:r w:rsidRPr="0093239E">
        <w:rPr>
          <w:rFonts w:ascii="Menlo" w:hAnsi="Menlo" w:cs="Menlo"/>
          <w:color w:val="000000"/>
          <w:sz w:val="16"/>
          <w:szCs w:val="16"/>
        </w:rPr>
        <w:t>/&gt;</w:t>
      </w:r>
    </w:p>
    <w:p w14:paraId="00BB63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otherID</w:t>
      </w:r>
      <w:proofErr w:type="spellEnd"/>
      <w:proofErr w:type="gramEnd"/>
      <w:r w:rsidRPr="0093239E">
        <w:rPr>
          <w:rFonts w:ascii="Menlo" w:hAnsi="Menlo" w:cs="Menlo"/>
          <w:color w:val="000000"/>
          <w:sz w:val="16"/>
          <w:szCs w:val="16"/>
        </w:rPr>
        <w:t>/&gt;</w:t>
      </w:r>
    </w:p>
    <w:p w14:paraId="2FD292E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commonName</w:t>
      </w:r>
      <w:proofErr w:type="spellEnd"/>
      <w:proofErr w:type="gramEnd"/>
      <w:r w:rsidRPr="0093239E">
        <w:rPr>
          <w:rFonts w:ascii="Menlo" w:hAnsi="Menlo" w:cs="Menlo"/>
          <w:color w:val="000000"/>
          <w:sz w:val="16"/>
          <w:szCs w:val="16"/>
        </w:rPr>
        <w:t>/&gt;</w:t>
      </w:r>
    </w:p>
    <w:p w14:paraId="3C5A8AD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codedType</w:t>
      </w:r>
      <w:proofErr w:type="spellEnd"/>
      <w:proofErr w:type="gramEnd"/>
      <w:r w:rsidRPr="0093239E">
        <w:rPr>
          <w:rFonts w:ascii="Menlo" w:hAnsi="Menlo" w:cs="Menlo"/>
          <w:color w:val="000000"/>
          <w:sz w:val="16"/>
          <w:szCs w:val="16"/>
        </w:rPr>
        <w:t>/&gt;</w:t>
      </w:r>
    </w:p>
    <w:p w14:paraId="788C9D0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address</w:t>
      </w:r>
      <w:proofErr w:type="spellEnd"/>
      <w:proofErr w:type="gramEnd"/>
      <w:r w:rsidRPr="0093239E">
        <w:rPr>
          <w:rFonts w:ascii="Menlo" w:hAnsi="Menlo" w:cs="Menlo"/>
          <w:color w:val="000000"/>
          <w:sz w:val="16"/>
          <w:szCs w:val="16"/>
        </w:rPr>
        <w:t>/&gt;</w:t>
      </w:r>
    </w:p>
    <w:p w14:paraId="456FF12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organizations</w:t>
      </w:r>
      <w:proofErr w:type="spellEnd"/>
      <w:proofErr w:type="gramEnd"/>
      <w:r w:rsidRPr="0093239E">
        <w:rPr>
          <w:rFonts w:ascii="Menlo" w:hAnsi="Menlo" w:cs="Menlo"/>
          <w:color w:val="000000"/>
          <w:sz w:val="16"/>
          <w:szCs w:val="16"/>
        </w:rPr>
        <w:t>/&gt;</w:t>
      </w:r>
    </w:p>
    <w:p w14:paraId="72832B3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facilities</w:t>
      </w:r>
      <w:proofErr w:type="spellEnd"/>
      <w:proofErr w:type="gramEnd"/>
      <w:r w:rsidRPr="0093239E">
        <w:rPr>
          <w:rFonts w:ascii="Menlo" w:hAnsi="Menlo" w:cs="Menlo"/>
          <w:color w:val="000000"/>
          <w:sz w:val="16"/>
          <w:szCs w:val="16"/>
        </w:rPr>
        <w:t>/&gt;</w:t>
      </w:r>
    </w:p>
    <w:p w14:paraId="2D1E238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start</w:t>
      </w:r>
      <w:proofErr w:type="spellEnd"/>
      <w:proofErr w:type="gramEnd"/>
      <w:r w:rsidRPr="0093239E">
        <w:rPr>
          <w:rFonts w:ascii="Menlo" w:hAnsi="Menlo" w:cs="Menlo"/>
          <w:color w:val="000000"/>
          <w:sz w:val="16"/>
          <w:szCs w:val="16"/>
        </w:rPr>
        <w:t>/&gt;</w:t>
      </w:r>
    </w:p>
    <w:p w14:paraId="78464C7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r w:rsidRPr="0093239E">
        <w:rPr>
          <w:rFonts w:ascii="Menlo" w:hAnsi="Menlo" w:cs="Menlo"/>
          <w:color w:val="000000"/>
          <w:sz w:val="16"/>
          <w:szCs w:val="16"/>
        </w:rPr>
        <w:t>csd:</w:t>
      </w:r>
      <w:r w:rsidRPr="0093239E">
        <w:rPr>
          <w:rFonts w:ascii="Menlo" w:hAnsi="Menlo" w:cs="Menlo"/>
          <w:color w:val="4F4F8A"/>
          <w:sz w:val="16"/>
          <w:szCs w:val="16"/>
        </w:rPr>
        <w:t>max</w:t>
      </w:r>
      <w:proofErr w:type="spellEnd"/>
      <w:r w:rsidRPr="0093239E">
        <w:rPr>
          <w:rFonts w:ascii="Menlo" w:hAnsi="Menlo" w:cs="Menlo"/>
          <w:color w:val="000000"/>
          <w:sz w:val="16"/>
          <w:szCs w:val="16"/>
        </w:rPr>
        <w:t>/&gt;</w:t>
      </w:r>
    </w:p>
    <w:p w14:paraId="3BF010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record</w:t>
      </w:r>
      <w:proofErr w:type="spellEnd"/>
      <w:proofErr w:type="gramEnd"/>
      <w:r w:rsidRPr="0093239E">
        <w:rPr>
          <w:rFonts w:ascii="Menlo" w:hAnsi="Menlo" w:cs="Menlo"/>
          <w:color w:val="000000"/>
          <w:sz w:val="16"/>
          <w:szCs w:val="16"/>
        </w:rPr>
        <w:t>/&gt;</w:t>
      </w:r>
    </w:p>
    <w:p w14:paraId="03C347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requestParams</w:t>
      </w:r>
      <w:proofErr w:type="spellEnd"/>
      <w:proofErr w:type="gramEnd"/>
      <w:r w:rsidRPr="0093239E">
        <w:rPr>
          <w:rFonts w:ascii="Menlo" w:hAnsi="Menlo" w:cs="Menlo"/>
          <w:color w:val="000000"/>
          <w:sz w:val="16"/>
          <w:szCs w:val="16"/>
        </w:rPr>
        <w:t>&gt;</w:t>
      </w:r>
    </w:p>
    <w:p w14:paraId="75A822B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&gt;</w:t>
      </w:r>
    </w:p>
    <w:p w14:paraId="4E48292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160C92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"soap-response"</w:t>
      </w:r>
      <w:r w:rsidRPr="0093239E">
        <w:rPr>
          <w:rFonts w:ascii="Menlo" w:hAnsi="Menlo" w:cs="Menlo"/>
          <w:color w:val="000000"/>
          <w:sz w:val="16"/>
          <w:szCs w:val="16"/>
        </w:rPr>
        <w:t xml:space="preserve"> &gt;</w:t>
      </w:r>
    </w:p>
    <w:p w14:paraId="391228F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Envelope</w:t>
      </w:r>
      <w:proofErr w:type="spellEnd"/>
      <w:proofErr w:type="gramEnd"/>
      <w:r w:rsidRPr="0093239E">
        <w:rPr>
          <w:rFonts w:ascii="Menlo" w:hAnsi="Menlo" w:cs="Menlo"/>
          <w:color w:val="000000"/>
          <w:sz w:val="16"/>
          <w:szCs w:val="16"/>
        </w:rPr>
        <w:t>&gt;</w:t>
      </w:r>
    </w:p>
    <w:p w14:paraId="08BAB4B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Header</w:t>
      </w:r>
      <w:proofErr w:type="spellEnd"/>
      <w:proofErr w:type="gramEnd"/>
      <w:r w:rsidRPr="0093239E">
        <w:rPr>
          <w:rFonts w:ascii="Menlo" w:hAnsi="Menlo" w:cs="Menlo"/>
          <w:color w:val="000000"/>
          <w:sz w:val="16"/>
          <w:szCs w:val="16"/>
        </w:rPr>
        <w:t>&gt;</w:t>
      </w:r>
    </w:p>
    <w:p w14:paraId="7DB2DB2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Action</w:t>
      </w:r>
      <w:proofErr w:type="spellEnd"/>
      <w:proofErr w:type="gramEnd"/>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soap:</w:t>
      </w:r>
      <w:r w:rsidRPr="0093239E">
        <w:rPr>
          <w:rFonts w:ascii="Menlo" w:hAnsi="Menlo" w:cs="Menlo"/>
          <w:color w:val="236718"/>
          <w:sz w:val="16"/>
          <w:szCs w:val="16"/>
        </w:rPr>
        <w:t>mustUnderstand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r>
        <w:rPr>
          <w:rFonts w:ascii="Menlo" w:hAnsi="Menlo" w:cs="Menlo"/>
          <w:color w:val="000000"/>
          <w:sz w:val="16"/>
          <w:szCs w:val="16"/>
        </w:rPr>
        <w:br/>
        <w:t xml:space="preserve">            </w:t>
      </w:r>
      <w:proofErr w:type="gramStart"/>
      <w:r w:rsidRPr="0093239E">
        <w:rPr>
          <w:rFonts w:ascii="Menlo" w:hAnsi="Menlo" w:cs="Menlo"/>
          <w:color w:val="000000"/>
          <w:sz w:val="16"/>
          <w:szCs w:val="16"/>
        </w:rPr>
        <w:t>urn:ihe</w:t>
      </w:r>
      <w:proofErr w:type="gramEnd"/>
      <w:r w:rsidRPr="0093239E">
        <w:rPr>
          <w:rFonts w:ascii="Menlo" w:hAnsi="Menlo" w:cs="Menlo"/>
          <w:color w:val="000000"/>
          <w:sz w:val="16"/>
          <w:szCs w:val="16"/>
        </w:rPr>
        <w:t>:</w:t>
      </w:r>
      <w:proofErr w:type="gramStart"/>
      <w:r w:rsidRPr="0093239E">
        <w:rPr>
          <w:rFonts w:ascii="Menlo" w:hAnsi="Menlo" w:cs="Menlo"/>
          <w:color w:val="000000"/>
          <w:sz w:val="16"/>
          <w:szCs w:val="16"/>
        </w:rPr>
        <w:t>iti:csd</w:t>
      </w:r>
      <w:proofErr w:type="gramEnd"/>
      <w:r w:rsidRPr="0093239E">
        <w:rPr>
          <w:rFonts w:ascii="Menlo" w:hAnsi="Menlo" w:cs="Menlo"/>
          <w:color w:val="000000"/>
          <w:sz w:val="16"/>
          <w:szCs w:val="16"/>
        </w:rPr>
        <w:t>:</w:t>
      </w:r>
      <w:proofErr w:type="gramStart"/>
      <w:r w:rsidRPr="0093239E">
        <w:rPr>
          <w:rFonts w:ascii="Menlo" w:hAnsi="Menlo" w:cs="Menlo"/>
          <w:color w:val="000000"/>
          <w:sz w:val="16"/>
          <w:szCs w:val="16"/>
        </w:rPr>
        <w:t>2013:GetCareServicesResponse</w:t>
      </w:r>
      <w:proofErr w:type="gramEnd"/>
      <w:r>
        <w:rPr>
          <w:rFonts w:ascii="Menlo" w:hAnsi="Menlo" w:cs="Menlo"/>
          <w:color w:val="000000"/>
          <w:sz w:val="16"/>
          <w:szCs w:val="16"/>
        </w:rPr>
        <w:br/>
        <w:t xml:space="preserve">          </w:t>
      </w:r>
      <w:r w:rsidRPr="0093239E">
        <w:rPr>
          <w:rFonts w:ascii="Menlo" w:hAnsi="Menlo" w:cs="Menlo"/>
          <w:color w:val="000000"/>
          <w:sz w:val="16"/>
          <w:szCs w:val="16"/>
        </w:rPr>
        <w:t>&lt;/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Action</w:t>
      </w:r>
      <w:proofErr w:type="spellEnd"/>
      <w:proofErr w:type="gramEnd"/>
      <w:r w:rsidRPr="0093239E">
        <w:rPr>
          <w:rFonts w:ascii="Menlo" w:hAnsi="Menlo" w:cs="Menlo"/>
          <w:color w:val="000000"/>
          <w:sz w:val="16"/>
          <w:szCs w:val="16"/>
        </w:rPr>
        <w:t>&gt;</w:t>
      </w:r>
    </w:p>
    <w:p w14:paraId="518DE30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MessageID</w:t>
      </w:r>
      <w:proofErr w:type="spellEnd"/>
      <w:proofErr w:type="gramEnd"/>
      <w:r w:rsidRPr="0093239E">
        <w:rPr>
          <w:rFonts w:ascii="Menlo" w:hAnsi="Menlo" w:cs="Menlo"/>
          <w:color w:val="000000"/>
          <w:sz w:val="16"/>
          <w:szCs w:val="16"/>
        </w:rPr>
        <w:t>/&gt;</w:t>
      </w:r>
    </w:p>
    <w:p w14:paraId="4B4C1DA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ReplyTo</w:t>
      </w:r>
      <w:proofErr w:type="spellEnd"/>
      <w:proofErr w:type="gramEnd"/>
      <w:r w:rsidRPr="0093239E">
        <w:rPr>
          <w:rFonts w:ascii="Menlo" w:hAnsi="Menlo" w:cs="Menlo"/>
          <w:color w:val="000000"/>
          <w:sz w:val="16"/>
          <w:szCs w:val="16"/>
        </w:rPr>
        <w:t xml:space="preserve"> </w:t>
      </w:r>
      <w:proofErr w:type="spellStart"/>
      <w:proofErr w:type="gramStart"/>
      <w:r w:rsidRPr="0093239E">
        <w:rPr>
          <w:rFonts w:ascii="Menlo" w:hAnsi="Menlo" w:cs="Menlo"/>
          <w:color w:val="000000"/>
          <w:sz w:val="16"/>
          <w:szCs w:val="16"/>
        </w:rPr>
        <w:t>soap:</w:t>
      </w:r>
      <w:r w:rsidRPr="0093239E">
        <w:rPr>
          <w:rFonts w:ascii="Menlo" w:hAnsi="Menlo" w:cs="Menlo"/>
          <w:color w:val="236718"/>
          <w:sz w:val="16"/>
          <w:szCs w:val="16"/>
        </w:rPr>
        <w:t>mustUnderstand</w:t>
      </w:r>
      <w:proofErr w:type="spellEnd"/>
      <w:proofErr w:type="gramEnd"/>
      <w:r w:rsidRPr="0093239E">
        <w:rPr>
          <w:rFonts w:ascii="Menlo" w:hAnsi="Menlo" w:cs="Menlo"/>
          <w:color w:val="000000"/>
          <w:sz w:val="16"/>
          <w:szCs w:val="16"/>
        </w:rPr>
        <w:t>=</w:t>
      </w:r>
      <w:r w:rsidRPr="0093239E">
        <w:rPr>
          <w:rFonts w:ascii="Menlo" w:hAnsi="Menlo" w:cs="Menlo"/>
          <w:color w:val="6E149A"/>
          <w:sz w:val="16"/>
          <w:szCs w:val="16"/>
        </w:rPr>
        <w:t>"1"</w:t>
      </w:r>
      <w:r w:rsidRPr="0093239E">
        <w:rPr>
          <w:rFonts w:ascii="Menlo" w:hAnsi="Menlo" w:cs="Menlo"/>
          <w:color w:val="000000"/>
          <w:sz w:val="16"/>
          <w:szCs w:val="16"/>
        </w:rPr>
        <w:t>&gt;</w:t>
      </w:r>
    </w:p>
    <w:p w14:paraId="421A3E6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gramStart"/>
      <w:r w:rsidRPr="0093239E">
        <w:rPr>
          <w:rFonts w:ascii="Menlo" w:hAnsi="Menlo" w:cs="Menlo"/>
          <w:color w:val="000000"/>
          <w:sz w:val="16"/>
          <w:szCs w:val="16"/>
        </w:rPr>
        <w:t>wsa:</w:t>
      </w:r>
      <w:r w:rsidRPr="0093239E">
        <w:rPr>
          <w:rFonts w:ascii="Menlo" w:hAnsi="Menlo" w:cs="Menlo"/>
          <w:color w:val="4F4F8A"/>
          <w:sz w:val="16"/>
          <w:szCs w:val="16"/>
        </w:rPr>
        <w:t>Address</w:t>
      </w:r>
      <w:proofErr w:type="gramEnd"/>
      <w:r w:rsidRPr="0093239E">
        <w:rPr>
          <w:rFonts w:ascii="Menlo" w:hAnsi="Menlo" w:cs="Menlo"/>
          <w:color w:val="000000"/>
          <w:sz w:val="16"/>
          <w:szCs w:val="16"/>
        </w:rPr>
        <w:t>&gt;http://www.w3.org/2005/08/addressing/anonymous&lt;/</w:t>
      </w:r>
      <w:proofErr w:type="gramStart"/>
      <w:r w:rsidRPr="0093239E">
        <w:rPr>
          <w:rFonts w:ascii="Menlo" w:hAnsi="Menlo" w:cs="Menlo"/>
          <w:color w:val="000000"/>
          <w:sz w:val="16"/>
          <w:szCs w:val="16"/>
        </w:rPr>
        <w:t>wsa:</w:t>
      </w:r>
      <w:r w:rsidRPr="0093239E">
        <w:rPr>
          <w:rFonts w:ascii="Menlo" w:hAnsi="Menlo" w:cs="Menlo"/>
          <w:color w:val="4F4F8A"/>
          <w:sz w:val="16"/>
          <w:szCs w:val="16"/>
        </w:rPr>
        <w:t>Address</w:t>
      </w:r>
      <w:proofErr w:type="gramEnd"/>
      <w:r w:rsidRPr="0093239E">
        <w:rPr>
          <w:rFonts w:ascii="Menlo" w:hAnsi="Menlo" w:cs="Menlo"/>
          <w:color w:val="000000"/>
          <w:sz w:val="16"/>
          <w:szCs w:val="16"/>
        </w:rPr>
        <w:t>&gt;</w:t>
      </w:r>
    </w:p>
    <w:p w14:paraId="03D99C4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ReplyTo</w:t>
      </w:r>
      <w:proofErr w:type="spellEnd"/>
      <w:proofErr w:type="gramEnd"/>
      <w:r w:rsidRPr="0093239E">
        <w:rPr>
          <w:rFonts w:ascii="Menlo" w:hAnsi="Menlo" w:cs="Menlo"/>
          <w:color w:val="000000"/>
          <w:sz w:val="16"/>
          <w:szCs w:val="16"/>
        </w:rPr>
        <w:t>&gt;</w:t>
      </w:r>
    </w:p>
    <w:p w14:paraId="4E4C86D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wsa:</w:t>
      </w:r>
      <w:r w:rsidRPr="0093239E">
        <w:rPr>
          <w:rFonts w:ascii="Menlo" w:hAnsi="Menlo" w:cs="Menlo"/>
          <w:color w:val="4F4F8A"/>
          <w:sz w:val="16"/>
          <w:szCs w:val="16"/>
        </w:rPr>
        <w:t>RelatesTo</w:t>
      </w:r>
      <w:proofErr w:type="spellEnd"/>
      <w:proofErr w:type="gramEnd"/>
      <w:r w:rsidRPr="0093239E">
        <w:rPr>
          <w:rFonts w:ascii="Menlo" w:hAnsi="Menlo" w:cs="Menlo"/>
          <w:color w:val="000000"/>
          <w:sz w:val="16"/>
          <w:szCs w:val="16"/>
        </w:rPr>
        <w:t>/&gt;</w:t>
      </w:r>
    </w:p>
    <w:p w14:paraId="68DCB68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Header</w:t>
      </w:r>
      <w:proofErr w:type="spellEnd"/>
      <w:proofErr w:type="gramEnd"/>
      <w:r w:rsidRPr="0093239E">
        <w:rPr>
          <w:rFonts w:ascii="Menlo" w:hAnsi="Menlo" w:cs="Menlo"/>
          <w:color w:val="000000"/>
          <w:sz w:val="16"/>
          <w:szCs w:val="16"/>
        </w:rPr>
        <w:t>&gt;</w:t>
      </w:r>
    </w:p>
    <w:p w14:paraId="765402A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Body</w:t>
      </w:r>
      <w:proofErr w:type="spellEnd"/>
      <w:proofErr w:type="gramEnd"/>
      <w:r w:rsidRPr="0093239E">
        <w:rPr>
          <w:rFonts w:ascii="Menlo" w:hAnsi="Menlo" w:cs="Menlo"/>
          <w:color w:val="000000"/>
          <w:sz w:val="16"/>
          <w:szCs w:val="16"/>
        </w:rPr>
        <w:t>&gt;</w:t>
      </w:r>
    </w:p>
    <w:p w14:paraId="0FF6D32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lastRenderedPageBreak/>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careServicesResponse</w:t>
      </w:r>
      <w:proofErr w:type="spellEnd"/>
      <w:proofErr w:type="gramEnd"/>
      <w:r w:rsidRPr="0093239E">
        <w:rPr>
          <w:rFonts w:ascii="Menlo" w:hAnsi="Menlo" w:cs="Menlo"/>
          <w:color w:val="000000"/>
          <w:sz w:val="16"/>
          <w:szCs w:val="16"/>
        </w:rPr>
        <w:t>&gt;</w:t>
      </w:r>
    </w:p>
    <w:p w14:paraId="0B0F5D3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result</w:t>
      </w:r>
      <w:proofErr w:type="spellEnd"/>
      <w:proofErr w:type="gramEnd"/>
      <w:r w:rsidRPr="0093239E">
        <w:rPr>
          <w:rFonts w:ascii="Menlo" w:hAnsi="Menlo" w:cs="Menlo"/>
          <w:color w:val="000000"/>
          <w:sz w:val="16"/>
          <w:szCs w:val="16"/>
        </w:rPr>
        <w:t>/&gt;</w:t>
      </w:r>
    </w:p>
    <w:p w14:paraId="67776C2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careServicesResponse</w:t>
      </w:r>
      <w:proofErr w:type="spellEnd"/>
      <w:proofErr w:type="gramEnd"/>
      <w:r w:rsidRPr="0093239E">
        <w:rPr>
          <w:rFonts w:ascii="Menlo" w:hAnsi="Menlo" w:cs="Menlo"/>
          <w:color w:val="000000"/>
          <w:sz w:val="16"/>
          <w:szCs w:val="16"/>
        </w:rPr>
        <w:t>&gt;</w:t>
      </w:r>
    </w:p>
    <w:p w14:paraId="6B7D135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Body</w:t>
      </w:r>
      <w:proofErr w:type="spellEnd"/>
      <w:proofErr w:type="gramEnd"/>
      <w:r w:rsidRPr="0093239E">
        <w:rPr>
          <w:rFonts w:ascii="Menlo" w:hAnsi="Menlo" w:cs="Menlo"/>
          <w:color w:val="000000"/>
          <w:sz w:val="16"/>
          <w:szCs w:val="16"/>
        </w:rPr>
        <w:t>&gt;</w:t>
      </w:r>
    </w:p>
    <w:p w14:paraId="385B13F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soap:</w:t>
      </w:r>
      <w:r w:rsidRPr="0093239E">
        <w:rPr>
          <w:rFonts w:ascii="Menlo" w:hAnsi="Menlo" w:cs="Menlo"/>
          <w:color w:val="4F4F8A"/>
          <w:sz w:val="16"/>
          <w:szCs w:val="16"/>
        </w:rPr>
        <w:t>Envelope</w:t>
      </w:r>
      <w:proofErr w:type="spellEnd"/>
      <w:proofErr w:type="gramEnd"/>
      <w:r w:rsidRPr="0093239E">
        <w:rPr>
          <w:rFonts w:ascii="Menlo" w:hAnsi="Menlo" w:cs="Menlo"/>
          <w:color w:val="000000"/>
          <w:sz w:val="16"/>
          <w:szCs w:val="16"/>
        </w:rPr>
        <w:t>&gt;</w:t>
      </w:r>
    </w:p>
    <w:p w14:paraId="191AE3F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&gt;</w:t>
      </w:r>
    </w:p>
    <w:p w14:paraId="37A9769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38621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"http-post-response"</w:t>
      </w:r>
      <w:r w:rsidRPr="0093239E">
        <w:rPr>
          <w:rFonts w:ascii="Menlo" w:hAnsi="Menlo" w:cs="Menlo"/>
          <w:color w:val="000000"/>
          <w:sz w:val="16"/>
          <w:szCs w:val="16"/>
        </w:rPr>
        <w:t xml:space="preserve"> &gt;</w:t>
      </w:r>
    </w:p>
    <w:p w14:paraId="3D17EC4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gramStart"/>
      <w:r w:rsidRPr="0093239E">
        <w:rPr>
          <w:rFonts w:ascii="Menlo" w:hAnsi="Menlo" w:cs="Menlo"/>
          <w:color w:val="000000"/>
          <w:sz w:val="16"/>
          <w:szCs w:val="16"/>
        </w:rPr>
        <w:t>http:</w:t>
      </w:r>
      <w:r w:rsidRPr="0093239E">
        <w:rPr>
          <w:rFonts w:ascii="Menlo" w:hAnsi="Menlo" w:cs="Menlo"/>
          <w:color w:val="4F4F8A"/>
          <w:sz w:val="16"/>
          <w:szCs w:val="16"/>
        </w:rPr>
        <w:t>result</w:t>
      </w:r>
      <w:proofErr w:type="gramEnd"/>
      <w:r w:rsidRPr="0093239E">
        <w:rPr>
          <w:rFonts w:ascii="Menlo" w:hAnsi="Menlo" w:cs="Menlo"/>
          <w:color w:val="000000"/>
          <w:sz w:val="16"/>
          <w:szCs w:val="16"/>
        </w:rPr>
        <w:t xml:space="preserve"> </w:t>
      </w:r>
      <w:r w:rsidRPr="0093239E">
        <w:rPr>
          <w:rFonts w:ascii="Menlo" w:hAnsi="Menlo" w:cs="Menlo"/>
          <w:color w:val="236718"/>
          <w:sz w:val="16"/>
          <w:szCs w:val="16"/>
        </w:rPr>
        <w:t>status</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59CFB35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gramStart"/>
      <w:r w:rsidRPr="0093239E">
        <w:rPr>
          <w:rFonts w:ascii="Menlo" w:hAnsi="Menlo" w:cs="Menlo"/>
          <w:color w:val="000000"/>
          <w:sz w:val="16"/>
          <w:szCs w:val="16"/>
        </w:rPr>
        <w:t>http:</w:t>
      </w:r>
      <w:r w:rsidRPr="0093239E">
        <w:rPr>
          <w:rFonts w:ascii="Menlo" w:hAnsi="Menlo" w:cs="Menlo"/>
          <w:color w:val="4F4F8A"/>
          <w:sz w:val="16"/>
          <w:szCs w:val="16"/>
        </w:rPr>
        <w:t>header</w:t>
      </w:r>
      <w:proofErr w:type="gramEnd"/>
      <w:r w:rsidRPr="0093239E">
        <w:rPr>
          <w:rFonts w:ascii="Menlo" w:hAnsi="Menlo" w:cs="Menlo"/>
          <w:color w:val="000000"/>
          <w:sz w:val="16"/>
          <w:szCs w:val="16"/>
        </w:rPr>
        <w:t xml:space="preserve"> </w:t>
      </w:r>
      <w:r w:rsidRPr="0093239E">
        <w:rPr>
          <w:rFonts w:ascii="Menlo" w:hAnsi="Menlo" w:cs="Menlo"/>
          <w:color w:val="236718"/>
          <w:sz w:val="16"/>
          <w:szCs w:val="16"/>
        </w:rPr>
        <w:t>name</w:t>
      </w:r>
      <w:r w:rsidRPr="0093239E">
        <w:rPr>
          <w:rFonts w:ascii="Menlo" w:hAnsi="Menlo" w:cs="Menlo"/>
          <w:color w:val="000000"/>
          <w:sz w:val="16"/>
          <w:szCs w:val="16"/>
        </w:rPr>
        <w:t>=</w:t>
      </w:r>
      <w:r w:rsidRPr="0093239E">
        <w:rPr>
          <w:rFonts w:ascii="Menlo" w:hAnsi="Menlo" w:cs="Menlo"/>
          <w:color w:val="6E149A"/>
          <w:sz w:val="16"/>
          <w:szCs w:val="16"/>
        </w:rPr>
        <w:t>"X-CSD-Transaction-ID"</w:t>
      </w:r>
      <w:r w:rsidRPr="0093239E">
        <w:rPr>
          <w:rFonts w:ascii="Menlo" w:hAnsi="Menlo" w:cs="Menlo"/>
          <w:color w:val="000000"/>
          <w:sz w:val="16"/>
          <w:szCs w:val="16"/>
        </w:rPr>
        <w:t xml:space="preserve"> </w:t>
      </w:r>
      <w:r w:rsidRPr="0093239E">
        <w:rPr>
          <w:rFonts w:ascii="Menlo" w:hAnsi="Menlo" w:cs="Menlo"/>
          <w:color w:val="236718"/>
          <w:sz w:val="16"/>
          <w:szCs w:val="16"/>
        </w:rPr>
        <w:t>value</w:t>
      </w:r>
      <w:r w:rsidRPr="0093239E">
        <w:rPr>
          <w:rFonts w:ascii="Menlo" w:hAnsi="Menlo" w:cs="Menlo"/>
          <w:color w:val="000000"/>
          <w:sz w:val="16"/>
          <w:szCs w:val="16"/>
        </w:rPr>
        <w:t>=</w:t>
      </w:r>
      <w:r w:rsidRPr="0093239E">
        <w:rPr>
          <w:rFonts w:ascii="Menlo" w:hAnsi="Menlo" w:cs="Menlo"/>
          <w:color w:val="6E149A"/>
          <w:sz w:val="16"/>
          <w:szCs w:val="16"/>
        </w:rPr>
        <w:t>""</w:t>
      </w:r>
      <w:r w:rsidRPr="0093239E">
        <w:rPr>
          <w:rFonts w:ascii="Menlo" w:hAnsi="Menlo" w:cs="Menlo"/>
          <w:color w:val="000000"/>
          <w:sz w:val="16"/>
          <w:szCs w:val="16"/>
        </w:rPr>
        <w:t>/&gt;</w:t>
      </w:r>
    </w:p>
    <w:p w14:paraId="1020B54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gramStart"/>
      <w:r w:rsidRPr="0093239E">
        <w:rPr>
          <w:rFonts w:ascii="Menlo" w:hAnsi="Menlo" w:cs="Menlo"/>
          <w:color w:val="000000"/>
          <w:sz w:val="16"/>
          <w:szCs w:val="16"/>
        </w:rPr>
        <w:t>http:</w:t>
      </w:r>
      <w:r w:rsidRPr="0093239E">
        <w:rPr>
          <w:rFonts w:ascii="Menlo" w:hAnsi="Menlo" w:cs="Menlo"/>
          <w:color w:val="4F4F8A"/>
          <w:sz w:val="16"/>
          <w:szCs w:val="16"/>
        </w:rPr>
        <w:t>body</w:t>
      </w:r>
      <w:proofErr w:type="gramEnd"/>
      <w:r w:rsidRPr="0093239E">
        <w:rPr>
          <w:rFonts w:ascii="Menlo" w:hAnsi="Menlo" w:cs="Menlo"/>
          <w:color w:val="000000"/>
          <w:sz w:val="16"/>
          <w:szCs w:val="16"/>
        </w:rPr>
        <w:t>/&gt;</w:t>
      </w:r>
    </w:p>
    <w:p w14:paraId="51D72B0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http:</w:t>
      </w:r>
      <w:r w:rsidRPr="0093239E">
        <w:rPr>
          <w:rFonts w:ascii="Menlo" w:hAnsi="Menlo" w:cs="Menlo"/>
          <w:color w:val="4F4F8A"/>
          <w:sz w:val="16"/>
          <w:szCs w:val="16"/>
        </w:rPr>
        <w:t>result</w:t>
      </w:r>
      <w:proofErr w:type="spellEnd"/>
      <w:proofErr w:type="gramEnd"/>
      <w:r w:rsidRPr="0093239E">
        <w:rPr>
          <w:rFonts w:ascii="Menlo" w:hAnsi="Menlo" w:cs="Menlo"/>
          <w:color w:val="000000"/>
          <w:sz w:val="16"/>
          <w:szCs w:val="16"/>
        </w:rPr>
        <w:t>&gt;</w:t>
      </w:r>
    </w:p>
    <w:p w14:paraId="469980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instance</w:t>
      </w:r>
      <w:proofErr w:type="spellEnd"/>
      <w:proofErr w:type="gramEnd"/>
      <w:r w:rsidRPr="0093239E">
        <w:rPr>
          <w:rFonts w:ascii="Menlo" w:hAnsi="Menlo" w:cs="Menlo"/>
          <w:color w:val="000000"/>
          <w:sz w:val="16"/>
          <w:szCs w:val="16"/>
        </w:rPr>
        <w:t>&gt;</w:t>
      </w:r>
    </w:p>
    <w:p w14:paraId="09DFF4B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FBBEFA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7E5344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submission</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"soap-submission"</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method</w:t>
      </w:r>
      <w:r w:rsidRPr="0093239E">
        <w:rPr>
          <w:rFonts w:ascii="Menlo" w:hAnsi="Menlo" w:cs="Menlo"/>
          <w:color w:val="000000"/>
          <w:sz w:val="16"/>
          <w:szCs w:val="16"/>
        </w:rPr>
        <w:t>=</w:t>
      </w:r>
      <w:r w:rsidRPr="0093239E">
        <w:rPr>
          <w:rFonts w:ascii="Menlo" w:hAnsi="Menlo" w:cs="Menlo"/>
          <w:color w:val="6E149A"/>
          <w:sz w:val="16"/>
          <w:szCs w:val="16"/>
        </w:rPr>
        <w:t>"post"</w:t>
      </w:r>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mediatype</w:t>
      </w:r>
      <w:proofErr w:type="spellEnd"/>
      <w:r w:rsidRPr="0093239E">
        <w:rPr>
          <w:rFonts w:ascii="Menlo" w:hAnsi="Menlo" w:cs="Menlo"/>
          <w:color w:val="000000"/>
          <w:sz w:val="16"/>
          <w:szCs w:val="16"/>
        </w:rPr>
        <w:t>=</w:t>
      </w:r>
      <w:r w:rsidRPr="0093239E">
        <w:rPr>
          <w:rFonts w:ascii="Menlo" w:hAnsi="Menlo" w:cs="Menlo"/>
          <w:color w:val="6E149A"/>
          <w:sz w:val="16"/>
          <w:szCs w:val="16"/>
        </w:rPr>
        <w:t>"application/</w:t>
      </w:r>
      <w:proofErr w:type="spellStart"/>
      <w:r w:rsidRPr="0093239E">
        <w:rPr>
          <w:rFonts w:ascii="Menlo" w:hAnsi="Menlo" w:cs="Menlo"/>
          <w:color w:val="6E149A"/>
          <w:sz w:val="16"/>
          <w:szCs w:val="16"/>
        </w:rPr>
        <w:t>soap+xml</w:t>
      </w:r>
      <w:proofErr w:type="spellEnd"/>
      <w:r w:rsidRPr="0093239E">
        <w:rPr>
          <w:rFonts w:ascii="Menlo" w:hAnsi="Menlo" w:cs="Menlo"/>
          <w:color w:val="6E149A"/>
          <w:sz w:val="16"/>
          <w:szCs w:val="16"/>
        </w:rPr>
        <w:t>"</w:t>
      </w:r>
    </w:p>
    <w:p w14:paraId="4F136F9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ref</w:t>
      </w:r>
      <w:r w:rsidRPr="0093239E">
        <w:rPr>
          <w:rFonts w:ascii="Menlo" w:hAnsi="Menlo" w:cs="Menlo"/>
          <w:color w:val="000000"/>
          <w:sz w:val="16"/>
          <w:szCs w:val="16"/>
        </w:rPr>
        <w:t>=</w:t>
      </w:r>
      <w:r w:rsidRPr="0093239E">
        <w:rPr>
          <w:rFonts w:ascii="Menlo" w:hAnsi="Menlo" w:cs="Menlo"/>
          <w:color w:val="6E149A"/>
          <w:sz w:val="16"/>
          <w:szCs w:val="16"/>
        </w:rPr>
        <w:t>"instance('soap-request')"</w:t>
      </w:r>
      <w:r w:rsidRPr="0093239E">
        <w:rPr>
          <w:rFonts w:ascii="Menlo" w:hAnsi="Menlo" w:cs="Menlo"/>
          <w:color w:val="000000"/>
          <w:sz w:val="16"/>
          <w:szCs w:val="16"/>
        </w:rPr>
        <w:t xml:space="preserve"> </w:t>
      </w:r>
      <w:r w:rsidRPr="0093239E">
        <w:rPr>
          <w:rFonts w:ascii="Menlo" w:hAnsi="Menlo" w:cs="Menlo"/>
          <w:color w:val="236718"/>
          <w:sz w:val="16"/>
          <w:szCs w:val="16"/>
        </w:rPr>
        <w:t>resource</w:t>
      </w:r>
      <w:proofErr w:type="gramStart"/>
      <w:r w:rsidRPr="0093239E">
        <w:rPr>
          <w:rFonts w:ascii="Menlo" w:hAnsi="Menlo" w:cs="Menlo"/>
          <w:color w:val="000000"/>
          <w:sz w:val="16"/>
          <w:szCs w:val="16"/>
        </w:rPr>
        <w:t>=</w:t>
      </w:r>
      <w:r w:rsidRPr="0093239E">
        <w:rPr>
          <w:rFonts w:ascii="Menlo" w:hAnsi="Menlo" w:cs="Menlo"/>
          <w:color w:val="6E149A"/>
          <w:sz w:val="16"/>
          <w:szCs w:val="16"/>
        </w:rPr>
        <w:t>"{</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LOCATION}"</w:t>
      </w:r>
      <w:proofErr w:type="gramEnd"/>
      <w:r w:rsidRPr="0093239E">
        <w:rPr>
          <w:rFonts w:ascii="Menlo" w:hAnsi="Menlo" w:cs="Menlo"/>
          <w:color w:val="000000"/>
          <w:sz w:val="16"/>
          <w:szCs w:val="16"/>
        </w:rPr>
        <w:t>/&gt;</w:t>
      </w:r>
    </w:p>
    <w:p w14:paraId="37ABFD7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C27BEB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submission</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id</w:t>
      </w:r>
      <w:r w:rsidRPr="0093239E">
        <w:rPr>
          <w:rFonts w:ascii="Menlo" w:hAnsi="Menlo" w:cs="Menlo"/>
          <w:color w:val="000000"/>
          <w:sz w:val="16"/>
          <w:szCs w:val="16"/>
        </w:rPr>
        <w:t>=</w:t>
      </w:r>
      <w:r w:rsidRPr="0093239E">
        <w:rPr>
          <w:rFonts w:ascii="Menlo" w:hAnsi="Menlo" w:cs="Menlo"/>
          <w:color w:val="6E149A"/>
          <w:sz w:val="16"/>
          <w:szCs w:val="16"/>
        </w:rPr>
        <w:t>"http-post-submission"</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method</w:t>
      </w:r>
      <w:r w:rsidRPr="0093239E">
        <w:rPr>
          <w:rFonts w:ascii="Menlo" w:hAnsi="Menlo" w:cs="Menlo"/>
          <w:color w:val="000000"/>
          <w:sz w:val="16"/>
          <w:szCs w:val="16"/>
        </w:rPr>
        <w:t>=</w:t>
      </w:r>
      <w:r w:rsidRPr="0093239E">
        <w:rPr>
          <w:rFonts w:ascii="Menlo" w:hAnsi="Menlo" w:cs="Menlo"/>
          <w:color w:val="6E149A"/>
          <w:sz w:val="16"/>
          <w:szCs w:val="16"/>
        </w:rPr>
        <w:t>"post"</w:t>
      </w:r>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mediatype</w:t>
      </w:r>
      <w:proofErr w:type="spellEnd"/>
      <w:r w:rsidRPr="0093239E">
        <w:rPr>
          <w:rFonts w:ascii="Menlo" w:hAnsi="Menlo" w:cs="Menlo"/>
          <w:color w:val="000000"/>
          <w:sz w:val="16"/>
          <w:szCs w:val="16"/>
        </w:rPr>
        <w:t>=</w:t>
      </w:r>
      <w:r w:rsidRPr="0093239E">
        <w:rPr>
          <w:rFonts w:ascii="Menlo" w:hAnsi="Menlo" w:cs="Menlo"/>
          <w:color w:val="6E149A"/>
          <w:sz w:val="16"/>
          <w:szCs w:val="16"/>
        </w:rPr>
        <w:t>"text/xml"</w:t>
      </w:r>
    </w:p>
    <w:p w14:paraId="7BCCF97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ref</w:t>
      </w:r>
      <w:r w:rsidRPr="0093239E">
        <w:rPr>
          <w:rFonts w:ascii="Menlo" w:hAnsi="Menlo" w:cs="Menlo"/>
          <w:color w:val="000000"/>
          <w:sz w:val="16"/>
          <w:szCs w:val="16"/>
        </w:rPr>
        <w:t>=</w:t>
      </w:r>
      <w:r w:rsidRPr="0093239E">
        <w:rPr>
          <w:rFonts w:ascii="Menlo" w:hAnsi="Menlo" w:cs="Menlo"/>
          <w:color w:val="6E149A"/>
          <w:sz w:val="16"/>
          <w:szCs w:val="16"/>
        </w:rPr>
        <w:t>"instance('http-post-request')"</w:t>
      </w:r>
    </w:p>
    <w:p w14:paraId="018BAC9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resource</w:t>
      </w:r>
      <w:proofErr w:type="gramStart"/>
      <w:r w:rsidRPr="0093239E">
        <w:rPr>
          <w:rFonts w:ascii="Menlo" w:hAnsi="Menlo" w:cs="Menlo"/>
          <w:color w:val="000000"/>
          <w:sz w:val="16"/>
          <w:szCs w:val="16"/>
        </w:rPr>
        <w:t>=</w:t>
      </w:r>
      <w:r w:rsidRPr="0093239E">
        <w:rPr>
          <w:rFonts w:ascii="Menlo" w:hAnsi="Menlo" w:cs="Menlo"/>
          <w:color w:val="6E149A"/>
          <w:sz w:val="16"/>
          <w:szCs w:val="16"/>
        </w:rPr>
        <w:t>"{</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LOCATION}/urn:ihe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iti:csd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2014:stored</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function:provider</w:t>
      </w:r>
      <w:proofErr w:type="gramEnd"/>
      <w:r w:rsidRPr="0093239E">
        <w:rPr>
          <w:rFonts w:ascii="Menlo" w:hAnsi="Menlo" w:cs="Menlo"/>
          <w:color w:val="6E149A"/>
          <w:sz w:val="16"/>
          <w:szCs w:val="16"/>
        </w:rPr>
        <w:t>-search"</w:t>
      </w:r>
      <w:r w:rsidRPr="0093239E">
        <w:rPr>
          <w:rFonts w:ascii="Menlo" w:hAnsi="Menlo" w:cs="Menlo"/>
          <w:color w:val="000000"/>
          <w:sz w:val="16"/>
          <w:szCs w:val="16"/>
        </w:rPr>
        <w:t xml:space="preserve"> /&gt;</w:t>
      </w:r>
    </w:p>
    <w:p w14:paraId="6668ECA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24BADA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C5246C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ev:</w:t>
      </w:r>
      <w:r w:rsidRPr="00B965EF">
        <w:rPr>
          <w:rFonts w:ascii="Menlo" w:hAnsi="Menlo" w:cs="Menlo"/>
          <w:color w:val="236718"/>
          <w:sz w:val="16"/>
          <w:szCs w:val="16"/>
        </w:rPr>
        <w:t>event</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xforms</w:t>
      </w:r>
      <w:proofErr w:type="spellEnd"/>
      <w:r w:rsidRPr="00B965EF">
        <w:rPr>
          <w:rFonts w:ascii="Menlo" w:hAnsi="Menlo" w:cs="Menlo"/>
          <w:color w:val="6E149A"/>
          <w:sz w:val="16"/>
          <w:szCs w:val="16"/>
        </w:rPr>
        <w:t>-submit-done"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B70EE1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insert</w:t>
      </w:r>
      <w:proofErr w:type="spellEnd"/>
      <w:proofErr w:type="gramEnd"/>
      <w:r w:rsidRPr="00B965EF">
        <w:rPr>
          <w:rFonts w:ascii="Menlo" w:hAnsi="Menlo" w:cs="Menlo"/>
          <w:color w:val="000000"/>
          <w:sz w:val="16"/>
          <w:szCs w:val="16"/>
        </w:rPr>
        <w:t xml:space="preserve"> </w:t>
      </w:r>
    </w:p>
    <w:p w14:paraId="466BE1D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33C3F95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csd:result</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0041E26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7A96D0F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/@status"</w:t>
      </w:r>
      <w:r w:rsidRPr="00B965EF">
        <w:rPr>
          <w:rFonts w:ascii="Menlo" w:hAnsi="Menlo" w:cs="Menlo"/>
          <w:color w:val="000000"/>
          <w:sz w:val="16"/>
          <w:szCs w:val="16"/>
        </w:rPr>
        <w:t xml:space="preserve"> </w:t>
      </w:r>
    </w:p>
    <w:p w14:paraId="06DCA91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/@code"</w:t>
      </w:r>
      <w:r w:rsidRPr="00B965EF">
        <w:rPr>
          <w:rFonts w:ascii="Menlo" w:hAnsi="Menlo" w:cs="Menlo"/>
          <w:color w:val="000000"/>
          <w:sz w:val="16"/>
          <w:szCs w:val="16"/>
        </w:rPr>
        <w:t>/&gt;</w:t>
      </w:r>
    </w:p>
    <w:p w14:paraId="5A4FD98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4458174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/@content-type"</w:t>
      </w:r>
      <w:r w:rsidRPr="00B965EF">
        <w:rPr>
          <w:rFonts w:ascii="Menlo" w:hAnsi="Menlo" w:cs="Menlo"/>
          <w:color w:val="000000"/>
          <w:sz w:val="16"/>
          <w:szCs w:val="16"/>
        </w:rPr>
        <w:t xml:space="preserve"> </w:t>
      </w:r>
    </w:p>
    <w:p w14:paraId="0281205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/@content-type"</w:t>
      </w:r>
      <w:r w:rsidRPr="00B965EF">
        <w:rPr>
          <w:rFonts w:ascii="Menlo" w:hAnsi="Menlo" w:cs="Menlo"/>
          <w:color w:val="000000"/>
          <w:sz w:val="16"/>
          <w:szCs w:val="16"/>
        </w:rPr>
        <w:t>/&gt;</w:t>
      </w:r>
    </w:p>
    <w:p w14:paraId="2EC14EA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48F3B30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gramStart"/>
      <w:r w:rsidRPr="00B965EF">
        <w:rPr>
          <w:rFonts w:ascii="Menlo" w:hAnsi="Menlo" w:cs="Menlo"/>
          <w:color w:val="6E149A"/>
          <w:sz w:val="16"/>
          <w:szCs w:val="16"/>
        </w:rPr>
        <w:t>http:result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http:header</w:t>
      </w:r>
      <w:proofErr w:type="gramEnd"/>
      <w:r w:rsidRPr="00B965EF">
        <w:rPr>
          <w:rFonts w:ascii="Menlo" w:hAnsi="Menlo" w:cs="Menlo"/>
          <w:color w:val="6E149A"/>
          <w:sz w:val="16"/>
          <w:szCs w:val="16"/>
        </w:rPr>
        <w:t>[@name=</w:t>
      </w:r>
      <w:r>
        <w:rPr>
          <w:rFonts w:ascii="Menlo" w:hAnsi="Menlo" w:cs="Menlo"/>
          <w:color w:val="6E149A"/>
          <w:sz w:val="16"/>
          <w:szCs w:val="16"/>
        </w:rPr>
        <w:br/>
      </w:r>
      <w:r w:rsidRPr="00B965EF">
        <w:rPr>
          <w:rFonts w:ascii="Menlo" w:hAnsi="Menlo" w:cs="Menlo"/>
          <w:color w:val="6E149A"/>
          <w:sz w:val="16"/>
          <w:szCs w:val="16"/>
        </w:rPr>
        <w:t>'X-CSD-Transaction-ID'</w:t>
      </w:r>
      <w:proofErr w:type="gramStart"/>
      <w:r w:rsidRPr="00B965EF">
        <w:rPr>
          <w:rFonts w:ascii="Menlo" w:hAnsi="Menlo" w:cs="Menlo"/>
          <w:color w:val="6E149A"/>
          <w:sz w:val="16"/>
          <w:szCs w:val="16"/>
        </w:rPr>
        <w:t>]/@</w:t>
      </w:r>
      <w:proofErr w:type="gramEnd"/>
      <w:r w:rsidRPr="00B965EF">
        <w:rPr>
          <w:rFonts w:ascii="Menlo" w:hAnsi="Menlo" w:cs="Menlo"/>
          <w:color w:val="6E149A"/>
          <w:sz w:val="16"/>
          <w:szCs w:val="16"/>
        </w:rPr>
        <w:t>value"</w:t>
      </w:r>
      <w:r w:rsidRPr="00B965EF">
        <w:rPr>
          <w:rFonts w:ascii="Menlo" w:hAnsi="Menlo" w:cs="Menlo"/>
          <w:color w:val="000000"/>
          <w:sz w:val="16"/>
          <w:szCs w:val="16"/>
        </w:rPr>
        <w:t xml:space="preserve"> </w:t>
      </w:r>
    </w:p>
    <w:p w14:paraId="48286AF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/@id"</w:t>
      </w:r>
      <w:r w:rsidRPr="00B965EF">
        <w:rPr>
          <w:rFonts w:ascii="Menlo" w:hAnsi="Menlo" w:cs="Menlo"/>
          <w:color w:val="000000"/>
          <w:sz w:val="16"/>
          <w:szCs w:val="16"/>
        </w:rPr>
        <w:t>/&gt;</w:t>
      </w:r>
    </w:p>
    <w:p w14:paraId="519C418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728A899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7CC825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0BB1882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34C0B7ED"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605CD9A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6517FF9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64B4343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70441A5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7FB2645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79BFA8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48A9992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D66142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020474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315C5015"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r w:rsidRPr="0093239E">
        <w:rPr>
          <w:rFonts w:ascii="Menlo" w:hAnsi="Menlo" w:cs="Menlo"/>
          <w:color w:val="6E149A"/>
          <w:sz w:val="16"/>
          <w:szCs w:val="16"/>
        </w:rPr>
        <w:t>csd:id</w:t>
      </w:r>
      <w:proofErr w:type="spellEnd"/>
      <w:r w:rsidRPr="0093239E">
        <w:rPr>
          <w:rFonts w:ascii="Menlo" w:hAnsi="Menlo" w:cs="Menlo"/>
          <w:color w:val="6E149A"/>
          <w:sz w:val="16"/>
          <w:szCs w:val="16"/>
        </w:rPr>
        <w:t>"</w:t>
      </w:r>
    </w:p>
    <w:p w14:paraId="3D78F9D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csd:uniqueID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651485A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5F57BFB0"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csd:otherID</w:t>
      </w:r>
      <w:proofErr w:type="spellEnd"/>
      <w:proofErr w:type="gramEnd"/>
      <w:r w:rsidRPr="0093239E">
        <w:rPr>
          <w:rFonts w:ascii="Menlo" w:hAnsi="Menlo" w:cs="Menlo"/>
          <w:color w:val="6E149A"/>
          <w:sz w:val="16"/>
          <w:szCs w:val="16"/>
        </w:rPr>
        <w:t>"</w:t>
      </w:r>
    </w:p>
    <w:p w14:paraId="4461BE5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csd:otherID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74D0160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6DE9DF2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csd:commonName</w:t>
      </w:r>
      <w:proofErr w:type="spellEnd"/>
      <w:proofErr w:type="gramEnd"/>
      <w:r w:rsidRPr="0093239E">
        <w:rPr>
          <w:rFonts w:ascii="Menlo" w:hAnsi="Menlo" w:cs="Menlo"/>
          <w:color w:val="6E149A"/>
          <w:sz w:val="16"/>
          <w:szCs w:val="16"/>
        </w:rPr>
        <w:t>"</w:t>
      </w:r>
    </w:p>
    <w:p w14:paraId="40221E6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xs:string</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77F5236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125C9D1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csd:codedType</w:t>
      </w:r>
      <w:proofErr w:type="spellEnd"/>
      <w:proofErr w:type="gramEnd"/>
      <w:r w:rsidRPr="0093239E">
        <w:rPr>
          <w:rFonts w:ascii="Menlo" w:hAnsi="Menlo" w:cs="Menlo"/>
          <w:color w:val="6E149A"/>
          <w:sz w:val="16"/>
          <w:szCs w:val="16"/>
        </w:rPr>
        <w:t>"</w:t>
      </w:r>
    </w:p>
    <w:p w14:paraId="060306F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csd:codedtype</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3D2F37D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577E8547"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csd:address</w:t>
      </w:r>
      <w:proofErr w:type="spellEnd"/>
      <w:proofErr w:type="gramEnd"/>
      <w:r w:rsidRPr="0093239E">
        <w:rPr>
          <w:rFonts w:ascii="Menlo" w:hAnsi="Menlo" w:cs="Menlo"/>
          <w:color w:val="6E149A"/>
          <w:sz w:val="16"/>
          <w:szCs w:val="16"/>
        </w:rPr>
        <w:t>"</w:t>
      </w:r>
    </w:p>
    <w:p w14:paraId="2BCBE1E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csd:address</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47A5AD4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39F5B1F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csd:start</w:t>
      </w:r>
      <w:proofErr w:type="spellEnd"/>
      <w:proofErr w:type="gramEnd"/>
      <w:r w:rsidRPr="0093239E">
        <w:rPr>
          <w:rFonts w:ascii="Menlo" w:hAnsi="Menlo" w:cs="Menlo"/>
          <w:color w:val="6E149A"/>
          <w:sz w:val="16"/>
          <w:szCs w:val="16"/>
        </w:rPr>
        <w:t>"</w:t>
      </w:r>
    </w:p>
    <w:p w14:paraId="21B958E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r w:rsidRPr="0093239E">
        <w:rPr>
          <w:rFonts w:ascii="Menlo" w:hAnsi="Menlo" w:cs="Menlo"/>
          <w:color w:val="6E149A"/>
          <w:sz w:val="16"/>
          <w:szCs w:val="16"/>
        </w:rPr>
        <w:t>xs:int</w:t>
      </w:r>
      <w:proofErr w:type="spell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5E9364C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578E63EF"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r w:rsidRPr="0093239E">
        <w:rPr>
          <w:rFonts w:ascii="Menlo" w:hAnsi="Menlo" w:cs="Menlo"/>
          <w:color w:val="6E149A"/>
          <w:sz w:val="16"/>
          <w:szCs w:val="16"/>
        </w:rPr>
        <w:t>csd:max</w:t>
      </w:r>
      <w:proofErr w:type="spellEnd"/>
      <w:r w:rsidRPr="0093239E">
        <w:rPr>
          <w:rFonts w:ascii="Menlo" w:hAnsi="Menlo" w:cs="Menlo"/>
          <w:color w:val="6E149A"/>
          <w:sz w:val="16"/>
          <w:szCs w:val="16"/>
        </w:rPr>
        <w:t>"</w:t>
      </w:r>
    </w:p>
    <w:p w14:paraId="0C9CBDC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r w:rsidRPr="0093239E">
        <w:rPr>
          <w:rFonts w:ascii="Menlo" w:hAnsi="Menlo" w:cs="Menlo"/>
          <w:color w:val="6E149A"/>
          <w:sz w:val="16"/>
          <w:szCs w:val="16"/>
        </w:rPr>
        <w:t>xs:int</w:t>
      </w:r>
      <w:proofErr w:type="spell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7428B7EE"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p>
    <w:p w14:paraId="59251A5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"instance('soap-request')/</w:t>
      </w:r>
      <w:proofErr w:type="gramStart"/>
      <w:r w:rsidRPr="0093239E">
        <w:rPr>
          <w:rFonts w:ascii="Menlo" w:hAnsi="Menlo" w:cs="Menlo"/>
          <w:color w:val="6E149A"/>
          <w:sz w:val="16"/>
          <w:szCs w:val="16"/>
        </w:rPr>
        <w:t>soap:Envelope</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soap:Header</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soap:Body</w:t>
      </w:r>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csd:careServicesRequest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csd:record</w:t>
      </w:r>
      <w:proofErr w:type="spellEnd"/>
      <w:proofErr w:type="gramEnd"/>
      <w:r w:rsidRPr="0093239E">
        <w:rPr>
          <w:rFonts w:ascii="Menlo" w:hAnsi="Menlo" w:cs="Menlo"/>
          <w:color w:val="6E149A"/>
          <w:sz w:val="16"/>
          <w:szCs w:val="16"/>
        </w:rPr>
        <w:t>"</w:t>
      </w:r>
    </w:p>
    <w:p w14:paraId="7F70AFF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csd:record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211B2BD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A6E7974"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B362B8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nodeset</w:t>
      </w:r>
      <w:proofErr w:type="spellEnd"/>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spellStart"/>
      <w:proofErr w:type="gramStart"/>
      <w:r w:rsidRPr="0093239E">
        <w:rPr>
          <w:rFonts w:ascii="Menlo" w:hAnsi="Menlo" w:cs="Menlo"/>
          <w:color w:val="6E149A"/>
          <w:sz w:val="16"/>
          <w:szCs w:val="16"/>
        </w:rPr>
        <w:t>csd:requestParams</w:t>
      </w:r>
      <w:proofErr w:type="spellEnd"/>
      <w:proofErr w:type="gramEnd"/>
      <w:r w:rsidRPr="0093239E">
        <w:rPr>
          <w:rFonts w:ascii="Menlo" w:hAnsi="Menlo" w:cs="Menlo"/>
          <w:color w:val="6E149A"/>
          <w:sz w:val="16"/>
          <w:szCs w:val="16"/>
        </w:rPr>
        <w:t>/</w:t>
      </w:r>
      <w:proofErr w:type="spellStart"/>
      <w:r w:rsidRPr="0093239E">
        <w:rPr>
          <w:rFonts w:ascii="Menlo" w:hAnsi="Menlo" w:cs="Menlo"/>
          <w:color w:val="6E149A"/>
          <w:sz w:val="16"/>
          <w:szCs w:val="16"/>
        </w:rPr>
        <w:t>csd:id</w:t>
      </w:r>
      <w:proofErr w:type="spell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csd:uniqueID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1830084D"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csd:otherID</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csd:otherID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05BB1F0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csd:commonName</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xs:string</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76A14991"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csd:codedType</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csd:codedtype</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24904892"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csd:address</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csd:address</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4E3CDD7C"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csd:start</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236718"/>
          <w:sz w:val="16"/>
          <w:szCs w:val="16"/>
        </w:rPr>
        <w:br/>
      </w:r>
      <w:r>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r w:rsidRPr="0093239E">
        <w:rPr>
          <w:rFonts w:ascii="Menlo" w:hAnsi="Menlo" w:cs="Menlo"/>
          <w:color w:val="6E149A"/>
          <w:sz w:val="16"/>
          <w:szCs w:val="16"/>
        </w:rPr>
        <w:t>xs:int</w:t>
      </w:r>
      <w:proofErr w:type="spell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1009ACB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r w:rsidRPr="0093239E">
        <w:rPr>
          <w:rFonts w:ascii="Menlo" w:hAnsi="Menlo" w:cs="Menlo"/>
          <w:color w:val="236718"/>
          <w:sz w:val="16"/>
          <w:szCs w:val="16"/>
        </w:rPr>
        <w:t>nodeset</w:t>
      </w:r>
      <w:r w:rsidRPr="0093239E">
        <w:rPr>
          <w:rFonts w:ascii="Menlo" w:hAnsi="Menlo" w:cs="Menlo"/>
          <w:color w:val="000000"/>
          <w:sz w:val="16"/>
          <w:szCs w:val="16"/>
        </w:rPr>
        <w:t>=</w:t>
      </w:r>
      <w:r w:rsidRPr="0093239E">
        <w:rPr>
          <w:rFonts w:ascii="Menlo" w:hAnsi="Menlo" w:cs="Menlo"/>
          <w:color w:val="6E149A"/>
          <w:sz w:val="16"/>
          <w:szCs w:val="16"/>
        </w:rPr>
        <w:t>"instance('http-post-request')/</w:t>
      </w:r>
      <w:proofErr w:type="gramStart"/>
      <w:r w:rsidRPr="0093239E">
        <w:rPr>
          <w:rFonts w:ascii="Menlo" w:hAnsi="Menlo" w:cs="Menlo"/>
          <w:color w:val="6E149A"/>
          <w:sz w:val="16"/>
          <w:szCs w:val="16"/>
        </w:rPr>
        <w:t>csd:requestParams</w:t>
      </w:r>
      <w:proofErr w:type="gramEnd"/>
      <w:r w:rsidRPr="0093239E">
        <w:rPr>
          <w:rFonts w:ascii="Menlo" w:hAnsi="Menlo" w:cs="Menlo"/>
          <w:color w:val="6E149A"/>
          <w:sz w:val="16"/>
          <w:szCs w:val="16"/>
        </w:rPr>
        <w:t>/</w:t>
      </w:r>
      <w:proofErr w:type="gramStart"/>
      <w:r w:rsidRPr="0093239E">
        <w:rPr>
          <w:rFonts w:ascii="Menlo" w:hAnsi="Menlo" w:cs="Menlo"/>
          <w:color w:val="6E149A"/>
          <w:sz w:val="16"/>
          <w:szCs w:val="16"/>
        </w:rPr>
        <w:t>csd:record</w:t>
      </w:r>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csd:record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5E340468"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C99E366"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nodeset</w:t>
      </w:r>
      <w:proofErr w:type="spellEnd"/>
      <w:r w:rsidRPr="0093239E">
        <w:rPr>
          <w:rFonts w:ascii="Menlo" w:hAnsi="Menlo" w:cs="Menlo"/>
          <w:color w:val="000000"/>
          <w:sz w:val="16"/>
          <w:szCs w:val="16"/>
        </w:rPr>
        <w:t>=</w:t>
      </w:r>
      <w:r w:rsidRPr="0093239E">
        <w:rPr>
          <w:rFonts w:ascii="Menlo" w:hAnsi="Menlo" w:cs="Menlo"/>
          <w:color w:val="6E149A"/>
          <w:sz w:val="16"/>
          <w:szCs w:val="16"/>
        </w:rPr>
        <w:t>"instance('http-post-response')/</w:t>
      </w:r>
      <w:proofErr w:type="spellStart"/>
      <w:proofErr w:type="gramStart"/>
      <w:r w:rsidRPr="0093239E">
        <w:rPr>
          <w:rFonts w:ascii="Menlo" w:hAnsi="Menlo" w:cs="Menlo"/>
          <w:color w:val="6E149A"/>
          <w:sz w:val="16"/>
          <w:szCs w:val="16"/>
        </w:rPr>
        <w:t>csd:CSD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csd:CSD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06B57CD3"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826A0A"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bind</w:t>
      </w:r>
      <w:proofErr w:type="spellEnd"/>
      <w:proofErr w:type="gramEnd"/>
      <w:r w:rsidRPr="0093239E">
        <w:rPr>
          <w:rFonts w:ascii="Menlo" w:hAnsi="Menlo" w:cs="Menlo"/>
          <w:color w:val="000000"/>
          <w:sz w:val="16"/>
          <w:szCs w:val="16"/>
        </w:rPr>
        <w:t xml:space="preserve"> </w:t>
      </w:r>
      <w:proofErr w:type="spellStart"/>
      <w:r w:rsidRPr="0093239E">
        <w:rPr>
          <w:rFonts w:ascii="Menlo" w:hAnsi="Menlo" w:cs="Menlo"/>
          <w:color w:val="236718"/>
          <w:sz w:val="16"/>
          <w:szCs w:val="16"/>
        </w:rPr>
        <w:t>nodeset</w:t>
      </w:r>
      <w:proofErr w:type="spellEnd"/>
      <w:r w:rsidRPr="0093239E">
        <w:rPr>
          <w:rFonts w:ascii="Menlo" w:hAnsi="Menlo" w:cs="Menlo"/>
          <w:color w:val="000000"/>
          <w:sz w:val="16"/>
          <w:szCs w:val="16"/>
        </w:rPr>
        <w:t>=</w:t>
      </w:r>
      <w:r w:rsidRPr="0093239E">
        <w:rPr>
          <w:rFonts w:ascii="Menlo" w:hAnsi="Menlo" w:cs="Menlo"/>
          <w:color w:val="6E149A"/>
          <w:sz w:val="16"/>
          <w:szCs w:val="16"/>
        </w:rPr>
        <w:t>"instance('soap-response')/</w:t>
      </w:r>
      <w:proofErr w:type="spellStart"/>
      <w:proofErr w:type="gramStart"/>
      <w:r w:rsidRPr="0093239E">
        <w:rPr>
          <w:rFonts w:ascii="Menlo" w:hAnsi="Menlo" w:cs="Menlo"/>
          <w:color w:val="6E149A"/>
          <w:sz w:val="16"/>
          <w:szCs w:val="16"/>
        </w:rPr>
        <w:t>soap:Envelope</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soap:Body</w:t>
      </w:r>
      <w:proofErr w:type="spellEnd"/>
      <w:proofErr w:type="gramEnd"/>
      <w:r w:rsidRPr="0093239E">
        <w:rPr>
          <w:rFonts w:ascii="Menlo" w:hAnsi="Menlo" w:cs="Menlo"/>
          <w:color w:val="6E149A"/>
          <w:sz w:val="16"/>
          <w:szCs w:val="16"/>
        </w:rPr>
        <w:t>/</w:t>
      </w:r>
      <w:r>
        <w:rPr>
          <w:rFonts w:ascii="Menlo" w:hAnsi="Menlo" w:cs="Menlo"/>
          <w:color w:val="6E149A"/>
          <w:sz w:val="16"/>
          <w:szCs w:val="16"/>
        </w:rPr>
        <w:br/>
      </w:r>
      <w:proofErr w:type="spellStart"/>
      <w:proofErr w:type="gramStart"/>
      <w:r w:rsidRPr="0093239E">
        <w:rPr>
          <w:rFonts w:ascii="Menlo" w:hAnsi="Menlo" w:cs="Menlo"/>
          <w:color w:val="6E149A"/>
          <w:sz w:val="16"/>
          <w:szCs w:val="16"/>
        </w:rPr>
        <w:t>csd:careServicesResponse</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csd:result</w:t>
      </w:r>
      <w:proofErr w:type="spellEnd"/>
      <w:proofErr w:type="gramEnd"/>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csd:CSD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w:t>
      </w:r>
      <w:r>
        <w:rPr>
          <w:rFonts w:ascii="Menlo" w:hAnsi="Menlo" w:cs="Menlo"/>
          <w:color w:val="000000"/>
          <w:sz w:val="16"/>
          <w:szCs w:val="16"/>
        </w:rPr>
        <w:br/>
      </w:r>
      <w:r>
        <w:rPr>
          <w:rFonts w:ascii="Menlo" w:hAnsi="Menlo" w:cs="Menlo"/>
          <w:color w:val="000000"/>
          <w:sz w:val="16"/>
          <w:szCs w:val="16"/>
        </w:rPr>
        <w:lastRenderedPageBreak/>
        <w:t xml:space="preserve">       </w:t>
      </w:r>
      <w:r w:rsidRPr="0093239E">
        <w:rPr>
          <w:rFonts w:ascii="Menlo" w:hAnsi="Menlo" w:cs="Menlo"/>
          <w:color w:val="236718"/>
          <w:sz w:val="16"/>
          <w:szCs w:val="16"/>
        </w:rPr>
        <w:t>type</w:t>
      </w:r>
      <w:r w:rsidRPr="0093239E">
        <w:rPr>
          <w:rFonts w:ascii="Menlo" w:hAnsi="Menlo" w:cs="Menlo"/>
          <w:color w:val="000000"/>
          <w:sz w:val="16"/>
          <w:szCs w:val="16"/>
        </w:rPr>
        <w:t>=</w:t>
      </w:r>
      <w:r w:rsidRPr="0093239E">
        <w:rPr>
          <w:rFonts w:ascii="Menlo" w:hAnsi="Menlo" w:cs="Menlo"/>
          <w:color w:val="6E149A"/>
          <w:sz w:val="16"/>
          <w:szCs w:val="16"/>
        </w:rPr>
        <w:t>"</w:t>
      </w:r>
      <w:proofErr w:type="spellStart"/>
      <w:proofErr w:type="gramStart"/>
      <w:r w:rsidRPr="0093239E">
        <w:rPr>
          <w:rFonts w:ascii="Menlo" w:hAnsi="Menlo" w:cs="Menlo"/>
          <w:color w:val="6E149A"/>
          <w:sz w:val="16"/>
          <w:szCs w:val="16"/>
        </w:rPr>
        <w:t>csd:CSD</w:t>
      </w:r>
      <w:proofErr w:type="spellEnd"/>
      <w:proofErr w:type="gramEnd"/>
      <w:r w:rsidRPr="0093239E">
        <w:rPr>
          <w:rFonts w:ascii="Menlo" w:hAnsi="Menlo" w:cs="Menlo"/>
          <w:color w:val="6E149A"/>
          <w:sz w:val="16"/>
          <w:szCs w:val="16"/>
        </w:rPr>
        <w:t>"</w:t>
      </w:r>
      <w:r w:rsidRPr="0093239E">
        <w:rPr>
          <w:rFonts w:ascii="Menlo" w:hAnsi="Menlo" w:cs="Menlo"/>
          <w:color w:val="000000"/>
          <w:sz w:val="16"/>
          <w:szCs w:val="16"/>
        </w:rPr>
        <w:t xml:space="preserve"> /&gt;</w:t>
      </w:r>
    </w:p>
    <w:p w14:paraId="552AF51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C099679"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 xml:space="preserve">  &lt;/</w:t>
      </w:r>
      <w:proofErr w:type="spellStart"/>
      <w:proofErr w:type="gramStart"/>
      <w:r w:rsidRPr="0093239E">
        <w:rPr>
          <w:rFonts w:ascii="Menlo" w:hAnsi="Menlo" w:cs="Menlo"/>
          <w:color w:val="000000"/>
          <w:sz w:val="16"/>
          <w:szCs w:val="16"/>
        </w:rPr>
        <w:t>xforms:</w:t>
      </w:r>
      <w:r w:rsidRPr="0093239E">
        <w:rPr>
          <w:rFonts w:ascii="Menlo" w:hAnsi="Menlo" w:cs="Menlo"/>
          <w:color w:val="4F4F8A"/>
          <w:sz w:val="16"/>
          <w:szCs w:val="16"/>
        </w:rPr>
        <w:t>model</w:t>
      </w:r>
      <w:proofErr w:type="spellEnd"/>
      <w:proofErr w:type="gramEnd"/>
      <w:r w:rsidRPr="0093239E">
        <w:rPr>
          <w:rFonts w:ascii="Menlo" w:hAnsi="Menlo" w:cs="Menlo"/>
          <w:color w:val="000000"/>
          <w:sz w:val="16"/>
          <w:szCs w:val="16"/>
        </w:rPr>
        <w:t>&gt;</w:t>
      </w:r>
    </w:p>
    <w:p w14:paraId="46DE8A5B" w14:textId="77777777" w:rsidR="004A60D5" w:rsidRPr="0093239E"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3239E">
        <w:rPr>
          <w:rFonts w:ascii="Menlo" w:hAnsi="Menlo" w:cs="Menlo"/>
          <w:color w:val="000000"/>
          <w:sz w:val="16"/>
          <w:szCs w:val="16"/>
        </w:rPr>
        <w:t>&lt;/</w:t>
      </w:r>
      <w:proofErr w:type="spellStart"/>
      <w:proofErr w:type="gramStart"/>
      <w:r w:rsidRPr="0093239E">
        <w:rPr>
          <w:rFonts w:ascii="Menlo" w:hAnsi="Menlo" w:cs="Menlo"/>
          <w:color w:val="000000"/>
          <w:sz w:val="16"/>
          <w:szCs w:val="16"/>
        </w:rPr>
        <w:t>csd:</w:t>
      </w:r>
      <w:r w:rsidRPr="0093239E">
        <w:rPr>
          <w:rFonts w:ascii="Menlo" w:hAnsi="Menlo" w:cs="Menlo"/>
          <w:color w:val="4F4F8A"/>
          <w:sz w:val="16"/>
          <w:szCs w:val="16"/>
        </w:rPr>
        <w:t>careServicesFunction</w:t>
      </w:r>
      <w:proofErr w:type="spellEnd"/>
      <w:proofErr w:type="gramEnd"/>
      <w:r w:rsidRPr="0093239E">
        <w:rPr>
          <w:rFonts w:ascii="Menlo" w:hAnsi="Menlo" w:cs="Menlo"/>
          <w:color w:val="000000"/>
          <w:sz w:val="16"/>
          <w:szCs w:val="16"/>
        </w:rPr>
        <w:t>&gt;</w:t>
      </w:r>
    </w:p>
    <w:p w14:paraId="626E9C33" w14:textId="77777777" w:rsidR="004A60D5" w:rsidRPr="007B0978" w:rsidRDefault="004A60D5" w:rsidP="004A60D5">
      <w:pPr>
        <w:pStyle w:val="FigureTitle"/>
      </w:pPr>
      <w:r w:rsidRPr="007B0978">
        <w:t>Figure Y.3-2: Provider Search Care Services Function</w:t>
      </w:r>
    </w:p>
    <w:p w14:paraId="486B33E2" w14:textId="77777777" w:rsidR="004A60D5" w:rsidRPr="007B0978" w:rsidRDefault="004A60D5" w:rsidP="004A60D5">
      <w:pPr>
        <w:pStyle w:val="BodyText"/>
        <w:rPr>
          <w:noProof w:val="0"/>
        </w:rPr>
      </w:pPr>
    </w:p>
    <w:p w14:paraId="53B23965" w14:textId="77777777" w:rsidR="004A60D5" w:rsidRPr="007B0978" w:rsidRDefault="004A60D5" w:rsidP="004A60D5">
      <w:r w:rsidRPr="007B0978">
        <w:t xml:space="preserve">This is the XML definition of the </w:t>
      </w:r>
      <w:proofErr w:type="spellStart"/>
      <w:proofErr w:type="gramStart"/>
      <w:r w:rsidRPr="00FE4832">
        <w:rPr>
          <w:rStyle w:val="XMLname"/>
        </w:rPr>
        <w:t>csd:</w:t>
      </w:r>
      <w:r>
        <w:rPr>
          <w:rStyle w:val="XMLname"/>
        </w:rPr>
        <w:t>c</w:t>
      </w:r>
      <w:r w:rsidRPr="007B0978">
        <w:rPr>
          <w:rStyle w:val="XMLname"/>
        </w:rPr>
        <w:t>areServicesRequest</w:t>
      </w:r>
      <w:proofErr w:type="spellEnd"/>
      <w:proofErr w:type="gramEnd"/>
      <w:r w:rsidRPr="007B0978">
        <w:t xml:space="preserve"> for Facility Search. </w:t>
      </w:r>
      <w:r w:rsidRPr="007B0978">
        <w:rPr>
          <w:szCs w:val="24"/>
        </w:rPr>
        <w:t>A non-normative implementation of the</w:t>
      </w:r>
      <w:r w:rsidRPr="007B0978">
        <w:t xml:space="preserve"> referenced </w:t>
      </w:r>
      <w:proofErr w:type="spellStart"/>
      <w:r w:rsidRPr="007B0978">
        <w:t>facility_</w:t>
      </w:r>
      <w:proofErr w:type="gramStart"/>
      <w:r w:rsidRPr="007B0978">
        <w:t>search.xq</w:t>
      </w:r>
      <w:proofErr w:type="spellEnd"/>
      <w:proofErr w:type="gramEnd"/>
      <w:r w:rsidRPr="007B0978">
        <w:t xml:space="preserve"> is included in ITI TF-2x: Appendix W.</w:t>
      </w:r>
    </w:p>
    <w:p w14:paraId="7750BEC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w:t>
      </w:r>
      <w:r w:rsidRPr="007A5FC1">
        <w:rPr>
          <w:rFonts w:ascii="Menlo" w:hAnsi="Menlo" w:cs="Menlo"/>
          <w:b/>
          <w:bCs/>
          <w:color w:val="340FA3"/>
          <w:sz w:val="16"/>
          <w:szCs w:val="16"/>
        </w:rPr>
        <w:t>xml</w:t>
      </w:r>
      <w:r w:rsidRPr="007A5FC1">
        <w:rPr>
          <w:rFonts w:ascii="Menlo" w:hAnsi="Menlo" w:cs="Menlo"/>
          <w:color w:val="000000"/>
          <w:sz w:val="16"/>
          <w:szCs w:val="16"/>
        </w:rPr>
        <w:t xml:space="preserve"> </w:t>
      </w:r>
      <w:r w:rsidRPr="007A5FC1">
        <w:rPr>
          <w:rFonts w:ascii="Menlo" w:hAnsi="Menlo" w:cs="Menlo"/>
          <w:color w:val="236718"/>
          <w:sz w:val="16"/>
          <w:szCs w:val="16"/>
        </w:rPr>
        <w:t>version</w:t>
      </w:r>
      <w:r w:rsidRPr="007A5FC1">
        <w:rPr>
          <w:rFonts w:ascii="Menlo" w:hAnsi="Menlo" w:cs="Menlo"/>
          <w:color w:val="000000"/>
          <w:sz w:val="16"/>
          <w:szCs w:val="16"/>
        </w:rPr>
        <w:t>=</w:t>
      </w:r>
      <w:r w:rsidRPr="007A5FC1">
        <w:rPr>
          <w:rFonts w:ascii="Menlo" w:hAnsi="Menlo" w:cs="Menlo"/>
          <w:color w:val="6E149A"/>
          <w:sz w:val="16"/>
          <w:szCs w:val="16"/>
        </w:rPr>
        <w:t>"1.0"</w:t>
      </w:r>
      <w:r w:rsidRPr="007A5FC1">
        <w:rPr>
          <w:rFonts w:ascii="Menlo" w:hAnsi="Menlo" w:cs="Menlo"/>
          <w:color w:val="000000"/>
          <w:sz w:val="16"/>
          <w:szCs w:val="16"/>
        </w:rPr>
        <w:t xml:space="preserve"> </w:t>
      </w:r>
      <w:r w:rsidRPr="007A5FC1">
        <w:rPr>
          <w:rFonts w:ascii="Menlo" w:hAnsi="Menlo" w:cs="Menlo"/>
          <w:color w:val="236718"/>
          <w:sz w:val="16"/>
          <w:szCs w:val="16"/>
        </w:rPr>
        <w:t>encoding</w:t>
      </w:r>
      <w:r w:rsidRPr="007A5FC1">
        <w:rPr>
          <w:rFonts w:ascii="Menlo" w:hAnsi="Menlo" w:cs="Menlo"/>
          <w:color w:val="000000"/>
          <w:sz w:val="16"/>
          <w:szCs w:val="16"/>
        </w:rPr>
        <w:t>=</w:t>
      </w:r>
      <w:r w:rsidRPr="007A5FC1">
        <w:rPr>
          <w:rFonts w:ascii="Menlo" w:hAnsi="Menlo" w:cs="Menlo"/>
          <w:color w:val="6E149A"/>
          <w:sz w:val="16"/>
          <w:szCs w:val="16"/>
        </w:rPr>
        <w:t>"UTF-8"</w:t>
      </w:r>
      <w:r w:rsidRPr="007A5FC1">
        <w:rPr>
          <w:rFonts w:ascii="Menlo" w:hAnsi="Menlo" w:cs="Menlo"/>
          <w:color w:val="000000"/>
          <w:sz w:val="16"/>
          <w:szCs w:val="16"/>
        </w:rPr>
        <w:t>?&gt;</w:t>
      </w:r>
    </w:p>
    <w:p w14:paraId="6FB4492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careServicesFunction</w:t>
      </w:r>
      <w:proofErr w:type="spellEnd"/>
      <w:proofErr w:type="gramEnd"/>
    </w:p>
    <w:p w14:paraId="72688F6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xsi</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"http://www.w3.org/2001/XMLSchema-instance"</w:t>
      </w:r>
    </w:p>
    <w:p w14:paraId="3051471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csd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w:t>
      </w:r>
      <w:proofErr w:type="gramStart"/>
      <w:r w:rsidRPr="007A5FC1">
        <w:rPr>
          <w:rFonts w:ascii="Menlo" w:hAnsi="Menlo" w:cs="Menlo"/>
          <w:color w:val="6E149A"/>
          <w:sz w:val="16"/>
          <w:szCs w:val="16"/>
        </w:rPr>
        <w:t>urn:ihe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iti:csd</w:t>
      </w:r>
      <w:proofErr w:type="gramEnd"/>
      <w:r w:rsidRPr="007A5FC1">
        <w:rPr>
          <w:rFonts w:ascii="Menlo" w:hAnsi="Menlo" w:cs="Menlo"/>
          <w:color w:val="6E149A"/>
          <w:sz w:val="16"/>
          <w:szCs w:val="16"/>
        </w:rPr>
        <w:t>:2013"</w:t>
      </w:r>
    </w:p>
    <w:p w14:paraId="392128E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xforms</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"http://www.w3.org/2002/xforms"</w:t>
      </w:r>
    </w:p>
    <w:p w14:paraId="482A0C5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xi</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"http://www.w3.org/2001/XInclude"</w:t>
      </w:r>
    </w:p>
    <w:p w14:paraId="10274B5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soap</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"http://www.w3.org/2003/05/soap-envelope"</w:t>
      </w:r>
    </w:p>
    <w:p w14:paraId="4E81AF6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wsa</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"http://www.w3.org/2005/08/addressing"</w:t>
      </w:r>
    </w:p>
    <w:p w14:paraId="6033E7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r w:rsidRPr="007A5FC1">
        <w:rPr>
          <w:rFonts w:ascii="Menlo" w:hAnsi="Menlo" w:cs="Menlo"/>
          <w:color w:val="000000"/>
          <w:sz w:val="16"/>
          <w:szCs w:val="16"/>
        </w:rPr>
        <w:t>xmlns:</w:t>
      </w:r>
      <w:r w:rsidRPr="007A5FC1">
        <w:rPr>
          <w:rFonts w:ascii="Menlo" w:hAnsi="Menlo" w:cs="Menlo"/>
          <w:color w:val="236718"/>
          <w:sz w:val="16"/>
          <w:szCs w:val="16"/>
        </w:rPr>
        <w:t>xsd</w:t>
      </w:r>
      <w:proofErr w:type="spellEnd"/>
      <w:r w:rsidRPr="007A5FC1">
        <w:rPr>
          <w:rFonts w:ascii="Menlo" w:hAnsi="Menlo" w:cs="Menlo"/>
          <w:color w:val="000000"/>
          <w:sz w:val="16"/>
          <w:szCs w:val="16"/>
        </w:rPr>
        <w:t>=</w:t>
      </w:r>
      <w:r w:rsidRPr="007A5FC1">
        <w:rPr>
          <w:rFonts w:ascii="Menlo" w:hAnsi="Menlo" w:cs="Menlo"/>
          <w:color w:val="6E149A"/>
          <w:sz w:val="16"/>
          <w:szCs w:val="16"/>
        </w:rPr>
        <w:t>"http://www.w3.org/2001/XMLSchema"</w:t>
      </w:r>
    </w:p>
    <w:p w14:paraId="4248D43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http</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"http://expath.org/ns/http-client"</w:t>
      </w:r>
    </w:p>
    <w:p w14:paraId="7F02109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xmlns:</w:t>
      </w:r>
      <w:r w:rsidRPr="007A5FC1">
        <w:rPr>
          <w:rFonts w:ascii="Menlo" w:hAnsi="Menlo" w:cs="Menlo"/>
          <w:color w:val="236718"/>
          <w:sz w:val="16"/>
          <w:szCs w:val="16"/>
        </w:rPr>
        <w:t>ev</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"http://www.w3.org/2001/xml-events"</w:t>
      </w:r>
    </w:p>
    <w:p w14:paraId="0D42EC5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urn</w:t>
      </w:r>
      <w:r w:rsidRPr="007A5FC1">
        <w:rPr>
          <w:rFonts w:ascii="Menlo" w:hAnsi="Menlo" w:cs="Menlo"/>
          <w:color w:val="000000"/>
          <w:sz w:val="16"/>
          <w:szCs w:val="16"/>
        </w:rPr>
        <w:t>=</w:t>
      </w:r>
      <w:r w:rsidRPr="007A5FC1">
        <w:rPr>
          <w:rFonts w:ascii="Menlo" w:hAnsi="Menlo" w:cs="Menlo"/>
          <w:color w:val="6E149A"/>
          <w:sz w:val="16"/>
          <w:szCs w:val="16"/>
        </w:rPr>
        <w:t>"</w:t>
      </w:r>
      <w:proofErr w:type="gramStart"/>
      <w:r w:rsidRPr="007A5FC1">
        <w:rPr>
          <w:rFonts w:ascii="Menlo" w:hAnsi="Menlo" w:cs="Menlo"/>
          <w:color w:val="6E149A"/>
          <w:sz w:val="16"/>
          <w:szCs w:val="16"/>
        </w:rPr>
        <w:t>urn:ihe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iti:csd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2014:stored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function:facility</w:t>
      </w:r>
      <w:proofErr w:type="gramEnd"/>
      <w:r w:rsidRPr="007A5FC1">
        <w:rPr>
          <w:rFonts w:ascii="Menlo" w:hAnsi="Menlo" w:cs="Menlo"/>
          <w:color w:val="6E149A"/>
          <w:sz w:val="16"/>
          <w:szCs w:val="16"/>
        </w:rPr>
        <w:t>-search"</w:t>
      </w:r>
      <w:r w:rsidRPr="007A5FC1">
        <w:rPr>
          <w:rFonts w:ascii="Menlo" w:hAnsi="Menlo" w:cs="Menlo"/>
          <w:color w:val="000000"/>
          <w:sz w:val="16"/>
          <w:szCs w:val="16"/>
        </w:rPr>
        <w:t>&gt;</w:t>
      </w:r>
    </w:p>
    <w:p w14:paraId="5B72632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description</w:t>
      </w:r>
      <w:proofErr w:type="spellEnd"/>
      <w:r w:rsidRPr="007A5FC1">
        <w:rPr>
          <w:rFonts w:ascii="Menlo" w:hAnsi="Menlo" w:cs="Menlo"/>
          <w:color w:val="000000"/>
          <w:sz w:val="16"/>
          <w:szCs w:val="16"/>
        </w:rPr>
        <w:t xml:space="preserve">&gt;                                                                                                                                                                                                                                                                                                                                                                                                                                                                                                                                                                                                                                                                                                                                                                                                                                                                                                                                                                                                                                                                                                                                                                                                                                                                                                </w:t>
      </w:r>
    </w:p>
    <w:p w14:paraId="4E52D84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Performs a search for all facilities by name, type, address or ID.                                                                                                                                                                                                                                                                                                                                                                                                                                                                                                                                                                                                                                                                                                                                                                                                                                                                                                                                                                                                                                                                                                                                                                                                                                             </w:t>
      </w:r>
    </w:p>
    <w:p w14:paraId="5B4051C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description</w:t>
      </w:r>
      <w:proofErr w:type="spellEnd"/>
      <w:proofErr w:type="gramEnd"/>
      <w:r w:rsidRPr="007A5FC1">
        <w:rPr>
          <w:rFonts w:ascii="Menlo" w:hAnsi="Menlo" w:cs="Menlo"/>
          <w:color w:val="000000"/>
          <w:sz w:val="16"/>
          <w:szCs w:val="16"/>
        </w:rPr>
        <w:t>&gt;</w:t>
      </w:r>
    </w:p>
    <w:p w14:paraId="4D8EBA7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definition</w:t>
      </w:r>
      <w:proofErr w:type="spellEnd"/>
      <w:proofErr w:type="gramEnd"/>
      <w:r w:rsidRPr="007A5FC1">
        <w:rPr>
          <w:rFonts w:ascii="Menlo" w:hAnsi="Menlo" w:cs="Menlo"/>
          <w:color w:val="000000"/>
          <w:sz w:val="16"/>
          <w:szCs w:val="16"/>
        </w:rPr>
        <w:t xml:space="preserve"> &gt;&lt;</w:t>
      </w:r>
      <w:proofErr w:type="spellStart"/>
      <w:proofErr w:type="gramStart"/>
      <w:r w:rsidRPr="007A5FC1">
        <w:rPr>
          <w:rFonts w:ascii="Menlo" w:hAnsi="Menlo" w:cs="Menlo"/>
          <w:color w:val="000000"/>
          <w:sz w:val="16"/>
          <w:szCs w:val="16"/>
        </w:rPr>
        <w:t>xi:</w:t>
      </w:r>
      <w:r w:rsidRPr="007A5FC1">
        <w:rPr>
          <w:rFonts w:ascii="Menlo" w:hAnsi="Menlo" w:cs="Menlo"/>
          <w:color w:val="4F4F8A"/>
          <w:sz w:val="16"/>
          <w:szCs w:val="16"/>
        </w:rPr>
        <w:t>include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parse</w:t>
      </w:r>
      <w:r w:rsidRPr="007A5FC1">
        <w:rPr>
          <w:rFonts w:ascii="Menlo" w:hAnsi="Menlo" w:cs="Menlo"/>
          <w:color w:val="000000"/>
          <w:sz w:val="16"/>
          <w:szCs w:val="16"/>
        </w:rPr>
        <w:t>=</w:t>
      </w:r>
      <w:r w:rsidRPr="007A5FC1">
        <w:rPr>
          <w:rFonts w:ascii="Menlo" w:hAnsi="Menlo" w:cs="Menlo"/>
          <w:color w:val="6E149A"/>
          <w:sz w:val="16"/>
          <w:szCs w:val="16"/>
        </w:rPr>
        <w:t>'text'</w:t>
      </w:r>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href</w:t>
      </w:r>
      <w:proofErr w:type="spellEnd"/>
      <w:r w:rsidRPr="007A5FC1">
        <w:rPr>
          <w:rFonts w:ascii="Menlo" w:hAnsi="Menlo" w:cs="Menlo"/>
          <w:color w:val="000000"/>
          <w:sz w:val="16"/>
          <w:szCs w:val="16"/>
        </w:rPr>
        <w:t>=</w:t>
      </w:r>
      <w:r w:rsidRPr="007A5FC1">
        <w:rPr>
          <w:rFonts w:ascii="Menlo" w:hAnsi="Menlo" w:cs="Menlo"/>
          <w:color w:val="6E149A"/>
          <w:sz w:val="16"/>
          <w:szCs w:val="16"/>
        </w:rPr>
        <w:t>'</w:t>
      </w:r>
      <w:proofErr w:type="spellStart"/>
      <w:r w:rsidRPr="007A5FC1">
        <w:rPr>
          <w:rFonts w:ascii="Menlo" w:hAnsi="Menlo" w:cs="Menlo"/>
          <w:color w:val="6E149A"/>
          <w:sz w:val="16"/>
          <w:szCs w:val="16"/>
        </w:rPr>
        <w:t>facility_</w:t>
      </w:r>
      <w:proofErr w:type="gramStart"/>
      <w:r w:rsidRPr="007A5FC1">
        <w:rPr>
          <w:rFonts w:ascii="Menlo" w:hAnsi="Menlo" w:cs="Menlo"/>
          <w:color w:val="6E149A"/>
          <w:sz w:val="16"/>
          <w:szCs w:val="16"/>
        </w:rPr>
        <w:t>search.xq</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/&gt;&lt;/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definition</w:t>
      </w:r>
      <w:proofErr w:type="spellEnd"/>
      <w:proofErr w:type="gramEnd"/>
      <w:r w:rsidRPr="007A5FC1">
        <w:rPr>
          <w:rFonts w:ascii="Menlo" w:hAnsi="Menlo" w:cs="Menlo"/>
          <w:color w:val="000000"/>
          <w:sz w:val="16"/>
          <w:szCs w:val="16"/>
        </w:rPr>
        <w:t>&gt;</w:t>
      </w:r>
    </w:p>
    <w:p w14:paraId="7793C89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82F1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model</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w:t>
      </w:r>
      <w:proofErr w:type="gramStart"/>
      <w:r w:rsidRPr="007A5FC1">
        <w:rPr>
          <w:rFonts w:ascii="Menlo" w:hAnsi="Menlo" w:cs="Menlo"/>
          <w:color w:val="6E149A"/>
          <w:sz w:val="16"/>
          <w:szCs w:val="16"/>
        </w:rPr>
        <w:t>urn:ihe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iti:csd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2014:stored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function:facility</w:t>
      </w:r>
      <w:proofErr w:type="gramEnd"/>
      <w:r w:rsidRPr="007A5FC1">
        <w:rPr>
          <w:rFonts w:ascii="Menlo" w:hAnsi="Menlo" w:cs="Menlo"/>
          <w:color w:val="6E149A"/>
          <w:sz w:val="16"/>
          <w:szCs w:val="16"/>
        </w:rPr>
        <w:t>-search'</w:t>
      </w:r>
      <w:r w:rsidRPr="007A5FC1">
        <w:rPr>
          <w:rFonts w:ascii="Menlo" w:hAnsi="Menlo" w:cs="Menlo"/>
          <w:color w:val="000000"/>
          <w:sz w:val="16"/>
          <w:szCs w:val="16"/>
        </w:rPr>
        <w:t>&gt;</w:t>
      </w:r>
    </w:p>
    <w:p w14:paraId="696ACD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"care-services-result"</w:t>
      </w:r>
      <w:r w:rsidRPr="007A5FC1">
        <w:rPr>
          <w:rFonts w:ascii="Menlo" w:hAnsi="Menlo" w:cs="Menlo"/>
          <w:color w:val="000000"/>
          <w:sz w:val="16"/>
          <w:szCs w:val="16"/>
        </w:rPr>
        <w:t>&gt;</w:t>
      </w:r>
    </w:p>
    <w:p w14:paraId="416C8AB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careSerivcesResponse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 xml:space="preserve"> </w:t>
      </w:r>
      <w:r w:rsidRPr="007A5FC1">
        <w:rPr>
          <w:rFonts w:ascii="Menlo" w:hAnsi="Menlo" w:cs="Menlo"/>
          <w:color w:val="236718"/>
          <w:sz w:val="16"/>
          <w:szCs w:val="16"/>
        </w:rPr>
        <w:t>code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 xml:space="preserve"> </w:t>
      </w:r>
      <w:r w:rsidRPr="007A5FC1">
        <w:rPr>
          <w:rFonts w:ascii="Menlo" w:hAnsi="Menlo" w:cs="Menlo"/>
          <w:color w:val="236718"/>
          <w:sz w:val="16"/>
          <w:szCs w:val="16"/>
        </w:rPr>
        <w:t>content-type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7C1296B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&gt;</w:t>
      </w:r>
    </w:p>
    <w:p w14:paraId="702C336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ABD09A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'soap-request'</w:t>
      </w:r>
      <w:r w:rsidRPr="007A5FC1">
        <w:rPr>
          <w:rFonts w:ascii="Menlo" w:hAnsi="Menlo" w:cs="Menlo"/>
          <w:color w:val="000000"/>
          <w:sz w:val="16"/>
          <w:szCs w:val="16"/>
        </w:rPr>
        <w:t>&gt;</w:t>
      </w:r>
    </w:p>
    <w:p w14:paraId="712822A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Envelope</w:t>
      </w:r>
      <w:proofErr w:type="spellEnd"/>
      <w:proofErr w:type="gramEnd"/>
      <w:r w:rsidRPr="007A5FC1">
        <w:rPr>
          <w:rFonts w:ascii="Menlo" w:hAnsi="Menlo" w:cs="Menlo"/>
          <w:color w:val="000000"/>
          <w:sz w:val="16"/>
          <w:szCs w:val="16"/>
        </w:rPr>
        <w:t xml:space="preserve"> &gt;</w:t>
      </w:r>
    </w:p>
    <w:p w14:paraId="2BC682D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Header</w:t>
      </w:r>
      <w:proofErr w:type="spellEnd"/>
      <w:proofErr w:type="gramEnd"/>
      <w:r w:rsidRPr="007A5FC1">
        <w:rPr>
          <w:rFonts w:ascii="Menlo" w:hAnsi="Menlo" w:cs="Menlo"/>
          <w:color w:val="000000"/>
          <w:sz w:val="16"/>
          <w:szCs w:val="16"/>
        </w:rPr>
        <w:t>&gt;</w:t>
      </w:r>
    </w:p>
    <w:p w14:paraId="7995421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Action</w:t>
      </w:r>
      <w:proofErr w:type="spellEnd"/>
      <w:proofErr w:type="gramEnd"/>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soap:</w:t>
      </w:r>
      <w:r w:rsidRPr="007A5FC1">
        <w:rPr>
          <w:rFonts w:ascii="Menlo" w:hAnsi="Menlo" w:cs="Menlo"/>
          <w:color w:val="236718"/>
          <w:sz w:val="16"/>
          <w:szCs w:val="16"/>
        </w:rPr>
        <w:t>mustUnderstand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r>
        <w:rPr>
          <w:rFonts w:ascii="Menlo" w:hAnsi="Menlo" w:cs="Menlo"/>
          <w:color w:val="000000"/>
          <w:sz w:val="16"/>
          <w:szCs w:val="16"/>
        </w:rPr>
        <w:br/>
        <w:t xml:space="preserve">            </w:t>
      </w:r>
      <w:proofErr w:type="gramStart"/>
      <w:r w:rsidRPr="007A5FC1">
        <w:rPr>
          <w:rFonts w:ascii="Menlo" w:hAnsi="Menlo" w:cs="Menlo"/>
          <w:color w:val="000000"/>
          <w:sz w:val="16"/>
          <w:szCs w:val="16"/>
        </w:rPr>
        <w:t>urn:ihe</w:t>
      </w:r>
      <w:proofErr w:type="gramEnd"/>
      <w:r w:rsidRPr="007A5FC1">
        <w:rPr>
          <w:rFonts w:ascii="Menlo" w:hAnsi="Menlo" w:cs="Menlo"/>
          <w:color w:val="000000"/>
          <w:sz w:val="16"/>
          <w:szCs w:val="16"/>
        </w:rPr>
        <w:t>:</w:t>
      </w:r>
      <w:proofErr w:type="gramStart"/>
      <w:r w:rsidRPr="007A5FC1">
        <w:rPr>
          <w:rFonts w:ascii="Menlo" w:hAnsi="Menlo" w:cs="Menlo"/>
          <w:color w:val="000000"/>
          <w:sz w:val="16"/>
          <w:szCs w:val="16"/>
        </w:rPr>
        <w:t>iti:csd</w:t>
      </w:r>
      <w:proofErr w:type="gramEnd"/>
      <w:r w:rsidRPr="007A5FC1">
        <w:rPr>
          <w:rFonts w:ascii="Menlo" w:hAnsi="Menlo" w:cs="Menlo"/>
          <w:color w:val="000000"/>
          <w:sz w:val="16"/>
          <w:szCs w:val="16"/>
        </w:rPr>
        <w:t>:</w:t>
      </w:r>
      <w:proofErr w:type="gramStart"/>
      <w:r w:rsidRPr="007A5FC1">
        <w:rPr>
          <w:rFonts w:ascii="Menlo" w:hAnsi="Menlo" w:cs="Menlo"/>
          <w:color w:val="000000"/>
          <w:sz w:val="16"/>
          <w:szCs w:val="16"/>
        </w:rPr>
        <w:t>2013:GetCareServicesRequest</w:t>
      </w:r>
      <w:proofErr w:type="gramEnd"/>
      <w:r>
        <w:rPr>
          <w:rFonts w:ascii="Menlo" w:hAnsi="Menlo" w:cs="Menlo"/>
          <w:color w:val="000000"/>
          <w:sz w:val="16"/>
          <w:szCs w:val="16"/>
        </w:rPr>
        <w:br/>
        <w:t xml:space="preserve">          </w:t>
      </w:r>
      <w:r w:rsidRPr="007A5FC1">
        <w:rPr>
          <w:rFonts w:ascii="Menlo" w:hAnsi="Menlo" w:cs="Menlo"/>
          <w:color w:val="000000"/>
          <w:sz w:val="16"/>
          <w:szCs w:val="16"/>
        </w:rPr>
        <w:t>&lt;/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Action</w:t>
      </w:r>
      <w:proofErr w:type="spellEnd"/>
      <w:proofErr w:type="gramEnd"/>
      <w:r w:rsidRPr="007A5FC1">
        <w:rPr>
          <w:rFonts w:ascii="Menlo" w:hAnsi="Menlo" w:cs="Menlo"/>
          <w:color w:val="000000"/>
          <w:sz w:val="16"/>
          <w:szCs w:val="16"/>
        </w:rPr>
        <w:t>&gt;</w:t>
      </w:r>
    </w:p>
    <w:p w14:paraId="6E159F6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MessageID</w:t>
      </w:r>
      <w:proofErr w:type="spellEnd"/>
      <w:proofErr w:type="gramEnd"/>
      <w:r w:rsidRPr="007A5FC1">
        <w:rPr>
          <w:rFonts w:ascii="Menlo" w:hAnsi="Menlo" w:cs="Menlo"/>
          <w:color w:val="000000"/>
          <w:sz w:val="16"/>
          <w:szCs w:val="16"/>
        </w:rPr>
        <w:t>/&gt;</w:t>
      </w:r>
    </w:p>
    <w:p w14:paraId="4E9243F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ReplyTo</w:t>
      </w:r>
      <w:proofErr w:type="spellEnd"/>
      <w:proofErr w:type="gramEnd"/>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soap:</w:t>
      </w:r>
      <w:r w:rsidRPr="007A5FC1">
        <w:rPr>
          <w:rFonts w:ascii="Menlo" w:hAnsi="Menlo" w:cs="Menlo"/>
          <w:color w:val="236718"/>
          <w:sz w:val="16"/>
          <w:szCs w:val="16"/>
        </w:rPr>
        <w:t>mustUnderstand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p>
    <w:p w14:paraId="5C45F7B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gramStart"/>
      <w:r w:rsidRPr="007A5FC1">
        <w:rPr>
          <w:rFonts w:ascii="Menlo" w:hAnsi="Menlo" w:cs="Menlo"/>
          <w:color w:val="000000"/>
          <w:sz w:val="16"/>
          <w:szCs w:val="16"/>
        </w:rPr>
        <w:t>wsa:</w:t>
      </w:r>
      <w:r w:rsidRPr="007A5FC1">
        <w:rPr>
          <w:rFonts w:ascii="Menlo" w:hAnsi="Menlo" w:cs="Menlo"/>
          <w:color w:val="4F4F8A"/>
          <w:sz w:val="16"/>
          <w:szCs w:val="16"/>
        </w:rPr>
        <w:t>Address</w:t>
      </w:r>
      <w:proofErr w:type="gramEnd"/>
      <w:r w:rsidRPr="007A5FC1">
        <w:rPr>
          <w:rFonts w:ascii="Menlo" w:hAnsi="Menlo" w:cs="Menlo"/>
          <w:color w:val="000000"/>
          <w:sz w:val="16"/>
          <w:szCs w:val="16"/>
        </w:rPr>
        <w:t>&gt;http://www.w3.org/2005/08/addressing/anonymous&lt;/</w:t>
      </w:r>
      <w:proofErr w:type="gramStart"/>
      <w:r w:rsidRPr="007A5FC1">
        <w:rPr>
          <w:rFonts w:ascii="Menlo" w:hAnsi="Menlo" w:cs="Menlo"/>
          <w:color w:val="000000"/>
          <w:sz w:val="16"/>
          <w:szCs w:val="16"/>
        </w:rPr>
        <w:t>wsa:</w:t>
      </w:r>
      <w:r w:rsidRPr="007A5FC1">
        <w:rPr>
          <w:rFonts w:ascii="Menlo" w:hAnsi="Menlo" w:cs="Menlo"/>
          <w:color w:val="4F4F8A"/>
          <w:sz w:val="16"/>
          <w:szCs w:val="16"/>
        </w:rPr>
        <w:t>Address</w:t>
      </w:r>
      <w:proofErr w:type="gramEnd"/>
      <w:r w:rsidRPr="007A5FC1">
        <w:rPr>
          <w:rFonts w:ascii="Menlo" w:hAnsi="Menlo" w:cs="Menlo"/>
          <w:color w:val="000000"/>
          <w:sz w:val="16"/>
          <w:szCs w:val="16"/>
        </w:rPr>
        <w:t>&gt;</w:t>
      </w:r>
    </w:p>
    <w:p w14:paraId="033D7FB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ReplyTo</w:t>
      </w:r>
      <w:proofErr w:type="spellEnd"/>
      <w:proofErr w:type="gramEnd"/>
      <w:r w:rsidRPr="007A5FC1">
        <w:rPr>
          <w:rFonts w:ascii="Menlo" w:hAnsi="Menlo" w:cs="Menlo"/>
          <w:color w:val="000000"/>
          <w:sz w:val="16"/>
          <w:szCs w:val="16"/>
        </w:rPr>
        <w:t>&gt;</w:t>
      </w:r>
    </w:p>
    <w:p w14:paraId="6959BE4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To</w:t>
      </w:r>
      <w:proofErr w:type="spellEnd"/>
      <w:proofErr w:type="gramEnd"/>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soap:</w:t>
      </w:r>
      <w:r w:rsidRPr="007A5FC1">
        <w:rPr>
          <w:rFonts w:ascii="Menlo" w:hAnsi="Menlo" w:cs="Menlo"/>
          <w:color w:val="236718"/>
          <w:sz w:val="16"/>
          <w:szCs w:val="16"/>
        </w:rPr>
        <w:t>mustUnderstand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proofErr w:type="gramStart"/>
      <w:r w:rsidRPr="007A5FC1">
        <w:rPr>
          <w:rFonts w:ascii="Menlo" w:hAnsi="Menlo" w:cs="Menlo"/>
          <w:color w:val="000000"/>
          <w:sz w:val="16"/>
          <w:szCs w:val="16"/>
        </w:rPr>
        <w:t>LOCATION}&lt;</w:t>
      </w:r>
      <w:proofErr w:type="gramEnd"/>
      <w:r w:rsidRPr="007A5FC1">
        <w:rPr>
          <w:rFonts w:ascii="Menlo" w:hAnsi="Menlo" w:cs="Menlo"/>
          <w:color w:val="000000"/>
          <w:sz w:val="16"/>
          <w:szCs w:val="16"/>
        </w:rPr>
        <w: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To</w:t>
      </w:r>
      <w:proofErr w:type="spellEnd"/>
      <w:proofErr w:type="gramEnd"/>
      <w:r w:rsidRPr="007A5FC1">
        <w:rPr>
          <w:rFonts w:ascii="Menlo" w:hAnsi="Menlo" w:cs="Menlo"/>
          <w:color w:val="000000"/>
          <w:sz w:val="16"/>
          <w:szCs w:val="16"/>
        </w:rPr>
        <w:t>&gt;</w:t>
      </w:r>
    </w:p>
    <w:p w14:paraId="32E5EDC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Header</w:t>
      </w:r>
      <w:proofErr w:type="spellEnd"/>
      <w:proofErr w:type="gramEnd"/>
      <w:r w:rsidRPr="007A5FC1">
        <w:rPr>
          <w:rFonts w:ascii="Menlo" w:hAnsi="Menlo" w:cs="Menlo"/>
          <w:color w:val="000000"/>
          <w:sz w:val="16"/>
          <w:szCs w:val="16"/>
        </w:rPr>
        <w:t>&gt;</w:t>
      </w:r>
    </w:p>
    <w:p w14:paraId="39E0EF4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Body</w:t>
      </w:r>
      <w:proofErr w:type="spellEnd"/>
      <w:proofErr w:type="gramEnd"/>
      <w:r w:rsidRPr="007A5FC1">
        <w:rPr>
          <w:rFonts w:ascii="Menlo" w:hAnsi="Menlo" w:cs="Menlo"/>
          <w:color w:val="000000"/>
          <w:sz w:val="16"/>
          <w:szCs w:val="16"/>
        </w:rPr>
        <w:t>&gt;</w:t>
      </w:r>
    </w:p>
    <w:p w14:paraId="0548187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careServicesRequest</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urn</w:t>
      </w:r>
      <w:r w:rsidRPr="007A5FC1">
        <w:rPr>
          <w:rFonts w:ascii="Menlo" w:hAnsi="Menlo" w:cs="Menlo"/>
          <w:color w:val="000000"/>
          <w:sz w:val="16"/>
          <w:szCs w:val="16"/>
        </w:rPr>
        <w:t>=</w:t>
      </w:r>
      <w:r w:rsidRPr="007A5FC1">
        <w:rPr>
          <w:rFonts w:ascii="Menlo" w:hAnsi="Menlo" w:cs="Menlo"/>
          <w:color w:val="6E149A"/>
          <w:sz w:val="16"/>
          <w:szCs w:val="16"/>
        </w:rPr>
        <w:t>"</w:t>
      </w:r>
      <w:proofErr w:type="gramStart"/>
      <w:r w:rsidRPr="007A5FC1">
        <w:rPr>
          <w:rFonts w:ascii="Menlo" w:hAnsi="Menlo" w:cs="Menlo"/>
          <w:color w:val="6E149A"/>
          <w:sz w:val="16"/>
          <w:szCs w:val="16"/>
        </w:rPr>
        <w:t>urn:ihe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iti:csd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2014:stored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function:facility</w:t>
      </w:r>
      <w:proofErr w:type="gramEnd"/>
      <w:r w:rsidRPr="007A5FC1">
        <w:rPr>
          <w:rFonts w:ascii="Menlo" w:hAnsi="Menlo" w:cs="Menlo"/>
          <w:color w:val="6E149A"/>
          <w:sz w:val="16"/>
          <w:szCs w:val="16"/>
        </w:rPr>
        <w:t>-search"</w:t>
      </w:r>
      <w:r w:rsidRPr="007A5FC1">
        <w:rPr>
          <w:rFonts w:ascii="Menlo" w:hAnsi="Menlo" w:cs="Menlo"/>
          <w:color w:val="000000"/>
          <w:sz w:val="16"/>
          <w:szCs w:val="16"/>
        </w:rPr>
        <w:t>&gt;</w:t>
      </w:r>
    </w:p>
    <w:p w14:paraId="39DE498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requestParams</w:t>
      </w:r>
      <w:proofErr w:type="spellEnd"/>
      <w:proofErr w:type="gramEnd"/>
      <w:r w:rsidRPr="007A5FC1">
        <w:rPr>
          <w:rFonts w:ascii="Menlo" w:hAnsi="Menlo" w:cs="Menlo"/>
          <w:color w:val="000000"/>
          <w:sz w:val="16"/>
          <w:szCs w:val="16"/>
        </w:rPr>
        <w:t>&gt;</w:t>
      </w:r>
    </w:p>
    <w:p w14:paraId="1FB73C1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id</w:t>
      </w:r>
      <w:proofErr w:type="spellEnd"/>
      <w:r w:rsidRPr="007A5FC1">
        <w:rPr>
          <w:rFonts w:ascii="Menlo" w:hAnsi="Menlo" w:cs="Menlo"/>
          <w:color w:val="000000"/>
          <w:sz w:val="16"/>
          <w:szCs w:val="16"/>
        </w:rPr>
        <w:t>/&gt;</w:t>
      </w:r>
    </w:p>
    <w:p w14:paraId="538866B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otherID</w:t>
      </w:r>
      <w:proofErr w:type="spellEnd"/>
      <w:proofErr w:type="gramEnd"/>
      <w:r w:rsidRPr="007A5FC1">
        <w:rPr>
          <w:rFonts w:ascii="Menlo" w:hAnsi="Menlo" w:cs="Menlo"/>
          <w:color w:val="000000"/>
          <w:sz w:val="16"/>
          <w:szCs w:val="16"/>
        </w:rPr>
        <w:t>/&gt;</w:t>
      </w:r>
    </w:p>
    <w:p w14:paraId="32D85A3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primaryName</w:t>
      </w:r>
      <w:proofErr w:type="spellEnd"/>
      <w:proofErr w:type="gramEnd"/>
      <w:r w:rsidRPr="007A5FC1">
        <w:rPr>
          <w:rFonts w:ascii="Menlo" w:hAnsi="Menlo" w:cs="Menlo"/>
          <w:color w:val="000000"/>
          <w:sz w:val="16"/>
          <w:szCs w:val="16"/>
        </w:rPr>
        <w:t>/&gt;</w:t>
      </w:r>
    </w:p>
    <w:p w14:paraId="31098F2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name</w:t>
      </w:r>
      <w:proofErr w:type="spellEnd"/>
      <w:r w:rsidRPr="007A5FC1">
        <w:rPr>
          <w:rFonts w:ascii="Menlo" w:hAnsi="Menlo" w:cs="Menlo"/>
          <w:color w:val="000000"/>
          <w:sz w:val="16"/>
          <w:szCs w:val="16"/>
        </w:rPr>
        <w:t>/&gt;</w:t>
      </w:r>
    </w:p>
    <w:p w14:paraId="56C5943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organizations</w:t>
      </w:r>
      <w:proofErr w:type="spellEnd"/>
      <w:proofErr w:type="gramEnd"/>
      <w:r w:rsidRPr="007A5FC1">
        <w:rPr>
          <w:rFonts w:ascii="Menlo" w:hAnsi="Menlo" w:cs="Menlo"/>
          <w:color w:val="000000"/>
          <w:sz w:val="16"/>
          <w:szCs w:val="16"/>
        </w:rPr>
        <w:t>/&gt;</w:t>
      </w:r>
    </w:p>
    <w:p w14:paraId="74D42C5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codedType</w:t>
      </w:r>
      <w:proofErr w:type="spellEnd"/>
      <w:proofErr w:type="gramEnd"/>
      <w:r w:rsidRPr="007A5FC1">
        <w:rPr>
          <w:rFonts w:ascii="Menlo" w:hAnsi="Menlo" w:cs="Menlo"/>
          <w:color w:val="000000"/>
          <w:sz w:val="16"/>
          <w:szCs w:val="16"/>
        </w:rPr>
        <w:t>/&gt;</w:t>
      </w:r>
    </w:p>
    <w:p w14:paraId="0AB6EDF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address</w:t>
      </w:r>
      <w:proofErr w:type="spellEnd"/>
      <w:proofErr w:type="gramEnd"/>
      <w:r w:rsidRPr="007A5FC1">
        <w:rPr>
          <w:rFonts w:ascii="Menlo" w:hAnsi="Menlo" w:cs="Menlo"/>
          <w:color w:val="000000"/>
          <w:sz w:val="16"/>
          <w:szCs w:val="16"/>
        </w:rPr>
        <w:t>/&gt;</w:t>
      </w:r>
    </w:p>
    <w:p w14:paraId="26D2D74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lastRenderedPageBreak/>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start</w:t>
      </w:r>
      <w:proofErr w:type="spellEnd"/>
      <w:proofErr w:type="gramEnd"/>
      <w:r w:rsidRPr="007A5FC1">
        <w:rPr>
          <w:rFonts w:ascii="Menlo" w:hAnsi="Menlo" w:cs="Menlo"/>
          <w:color w:val="000000"/>
          <w:sz w:val="16"/>
          <w:szCs w:val="16"/>
        </w:rPr>
        <w:t>/&gt;</w:t>
      </w:r>
    </w:p>
    <w:p w14:paraId="019A408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max</w:t>
      </w:r>
      <w:proofErr w:type="spellEnd"/>
      <w:r w:rsidRPr="007A5FC1">
        <w:rPr>
          <w:rFonts w:ascii="Menlo" w:hAnsi="Menlo" w:cs="Menlo"/>
          <w:color w:val="000000"/>
          <w:sz w:val="16"/>
          <w:szCs w:val="16"/>
        </w:rPr>
        <w:t>/&gt;</w:t>
      </w:r>
    </w:p>
    <w:p w14:paraId="15AB0EB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record</w:t>
      </w:r>
      <w:proofErr w:type="spellEnd"/>
      <w:proofErr w:type="gramEnd"/>
      <w:r w:rsidRPr="007A5FC1">
        <w:rPr>
          <w:rFonts w:ascii="Menlo" w:hAnsi="Menlo" w:cs="Menlo"/>
          <w:color w:val="000000"/>
          <w:sz w:val="16"/>
          <w:szCs w:val="16"/>
        </w:rPr>
        <w:t>/&gt;</w:t>
      </w:r>
    </w:p>
    <w:p w14:paraId="5E5FF3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requestParams</w:t>
      </w:r>
      <w:proofErr w:type="spellEnd"/>
      <w:proofErr w:type="gramEnd"/>
      <w:r w:rsidRPr="007A5FC1">
        <w:rPr>
          <w:rFonts w:ascii="Menlo" w:hAnsi="Menlo" w:cs="Menlo"/>
          <w:color w:val="000000"/>
          <w:sz w:val="16"/>
          <w:szCs w:val="16"/>
        </w:rPr>
        <w:t>&gt;</w:t>
      </w:r>
    </w:p>
    <w:p w14:paraId="21FBE8A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careServicesRequest</w:t>
      </w:r>
      <w:proofErr w:type="spellEnd"/>
      <w:proofErr w:type="gramEnd"/>
      <w:r w:rsidRPr="007A5FC1">
        <w:rPr>
          <w:rFonts w:ascii="Menlo" w:hAnsi="Menlo" w:cs="Menlo"/>
          <w:color w:val="000000"/>
          <w:sz w:val="16"/>
          <w:szCs w:val="16"/>
        </w:rPr>
        <w:t>&gt;</w:t>
      </w:r>
    </w:p>
    <w:p w14:paraId="5819A70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Body</w:t>
      </w:r>
      <w:proofErr w:type="spellEnd"/>
      <w:proofErr w:type="gramEnd"/>
      <w:r w:rsidRPr="007A5FC1">
        <w:rPr>
          <w:rFonts w:ascii="Menlo" w:hAnsi="Menlo" w:cs="Menlo"/>
          <w:color w:val="000000"/>
          <w:sz w:val="16"/>
          <w:szCs w:val="16"/>
        </w:rPr>
        <w:t>&gt;</w:t>
      </w:r>
    </w:p>
    <w:p w14:paraId="6B2ADA7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Envelope</w:t>
      </w:r>
      <w:proofErr w:type="spellEnd"/>
      <w:proofErr w:type="gramEnd"/>
      <w:r w:rsidRPr="007A5FC1">
        <w:rPr>
          <w:rFonts w:ascii="Menlo" w:hAnsi="Menlo" w:cs="Menlo"/>
          <w:color w:val="000000"/>
          <w:sz w:val="16"/>
          <w:szCs w:val="16"/>
        </w:rPr>
        <w:t>&gt;</w:t>
      </w:r>
    </w:p>
    <w:p w14:paraId="660BF64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&gt;</w:t>
      </w:r>
    </w:p>
    <w:p w14:paraId="73F3BCC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89D5C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'http-post-request'</w:t>
      </w:r>
      <w:r w:rsidRPr="007A5FC1">
        <w:rPr>
          <w:rFonts w:ascii="Menlo" w:hAnsi="Menlo" w:cs="Menlo"/>
          <w:color w:val="000000"/>
          <w:sz w:val="16"/>
          <w:szCs w:val="16"/>
        </w:rPr>
        <w:t>&gt;</w:t>
      </w:r>
    </w:p>
    <w:p w14:paraId="77FE2E4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requestParams</w:t>
      </w:r>
      <w:proofErr w:type="spellEnd"/>
      <w:proofErr w:type="gramEnd"/>
      <w:r w:rsidRPr="007A5FC1">
        <w:rPr>
          <w:rFonts w:ascii="Menlo" w:hAnsi="Menlo" w:cs="Menlo"/>
          <w:color w:val="000000"/>
          <w:sz w:val="16"/>
          <w:szCs w:val="16"/>
        </w:rPr>
        <w:t>&gt;</w:t>
      </w:r>
    </w:p>
    <w:p w14:paraId="6D41C1F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id</w:t>
      </w:r>
      <w:proofErr w:type="spellEnd"/>
      <w:r w:rsidRPr="007A5FC1">
        <w:rPr>
          <w:rFonts w:ascii="Menlo" w:hAnsi="Menlo" w:cs="Menlo"/>
          <w:color w:val="000000"/>
          <w:sz w:val="16"/>
          <w:szCs w:val="16"/>
        </w:rPr>
        <w:t>/&gt;</w:t>
      </w:r>
    </w:p>
    <w:p w14:paraId="0EBB03D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otherID</w:t>
      </w:r>
      <w:proofErr w:type="spellEnd"/>
      <w:proofErr w:type="gramEnd"/>
      <w:r w:rsidRPr="007A5FC1">
        <w:rPr>
          <w:rFonts w:ascii="Menlo" w:hAnsi="Menlo" w:cs="Menlo"/>
          <w:color w:val="000000"/>
          <w:sz w:val="16"/>
          <w:szCs w:val="16"/>
        </w:rPr>
        <w:t>/&gt;</w:t>
      </w:r>
    </w:p>
    <w:p w14:paraId="378FF4C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primaryName</w:t>
      </w:r>
      <w:proofErr w:type="spellEnd"/>
      <w:proofErr w:type="gramEnd"/>
      <w:r w:rsidRPr="007A5FC1">
        <w:rPr>
          <w:rFonts w:ascii="Menlo" w:hAnsi="Menlo" w:cs="Menlo"/>
          <w:color w:val="000000"/>
          <w:sz w:val="16"/>
          <w:szCs w:val="16"/>
        </w:rPr>
        <w:t>/&gt;</w:t>
      </w:r>
    </w:p>
    <w:p w14:paraId="28AD3DD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name</w:t>
      </w:r>
      <w:proofErr w:type="spellEnd"/>
      <w:r w:rsidRPr="007A5FC1">
        <w:rPr>
          <w:rFonts w:ascii="Menlo" w:hAnsi="Menlo" w:cs="Menlo"/>
          <w:color w:val="000000"/>
          <w:sz w:val="16"/>
          <w:szCs w:val="16"/>
        </w:rPr>
        <w:t>/&gt;</w:t>
      </w:r>
    </w:p>
    <w:p w14:paraId="1929737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organizations</w:t>
      </w:r>
      <w:proofErr w:type="spellEnd"/>
      <w:proofErr w:type="gramEnd"/>
      <w:r w:rsidRPr="007A5FC1">
        <w:rPr>
          <w:rFonts w:ascii="Menlo" w:hAnsi="Menlo" w:cs="Menlo"/>
          <w:color w:val="000000"/>
          <w:sz w:val="16"/>
          <w:szCs w:val="16"/>
        </w:rPr>
        <w:t>/&gt;</w:t>
      </w:r>
    </w:p>
    <w:p w14:paraId="66403FD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codedType</w:t>
      </w:r>
      <w:proofErr w:type="spellEnd"/>
      <w:proofErr w:type="gramEnd"/>
      <w:r w:rsidRPr="007A5FC1">
        <w:rPr>
          <w:rFonts w:ascii="Menlo" w:hAnsi="Menlo" w:cs="Menlo"/>
          <w:color w:val="000000"/>
          <w:sz w:val="16"/>
          <w:szCs w:val="16"/>
        </w:rPr>
        <w:t>/&gt;</w:t>
      </w:r>
    </w:p>
    <w:p w14:paraId="49DE65F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address</w:t>
      </w:r>
      <w:proofErr w:type="spellEnd"/>
      <w:proofErr w:type="gramEnd"/>
      <w:r w:rsidRPr="007A5FC1">
        <w:rPr>
          <w:rFonts w:ascii="Menlo" w:hAnsi="Menlo" w:cs="Menlo"/>
          <w:color w:val="000000"/>
          <w:sz w:val="16"/>
          <w:szCs w:val="16"/>
        </w:rPr>
        <w:t>/&gt;</w:t>
      </w:r>
    </w:p>
    <w:p w14:paraId="73F9768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start</w:t>
      </w:r>
      <w:proofErr w:type="spellEnd"/>
      <w:proofErr w:type="gramEnd"/>
      <w:r w:rsidRPr="007A5FC1">
        <w:rPr>
          <w:rFonts w:ascii="Menlo" w:hAnsi="Menlo" w:cs="Menlo"/>
          <w:color w:val="000000"/>
          <w:sz w:val="16"/>
          <w:szCs w:val="16"/>
        </w:rPr>
        <w:t>/&gt;</w:t>
      </w:r>
    </w:p>
    <w:p w14:paraId="44464C0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r w:rsidRPr="007A5FC1">
        <w:rPr>
          <w:rFonts w:ascii="Menlo" w:hAnsi="Menlo" w:cs="Menlo"/>
          <w:color w:val="000000"/>
          <w:sz w:val="16"/>
          <w:szCs w:val="16"/>
        </w:rPr>
        <w:t>csd:</w:t>
      </w:r>
      <w:r w:rsidRPr="007A5FC1">
        <w:rPr>
          <w:rFonts w:ascii="Menlo" w:hAnsi="Menlo" w:cs="Menlo"/>
          <w:color w:val="4F4F8A"/>
          <w:sz w:val="16"/>
          <w:szCs w:val="16"/>
        </w:rPr>
        <w:t>max</w:t>
      </w:r>
      <w:proofErr w:type="spellEnd"/>
      <w:r w:rsidRPr="007A5FC1">
        <w:rPr>
          <w:rFonts w:ascii="Menlo" w:hAnsi="Menlo" w:cs="Menlo"/>
          <w:color w:val="000000"/>
          <w:sz w:val="16"/>
          <w:szCs w:val="16"/>
        </w:rPr>
        <w:t>/&gt;</w:t>
      </w:r>
    </w:p>
    <w:p w14:paraId="57DE862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record</w:t>
      </w:r>
      <w:proofErr w:type="spellEnd"/>
      <w:proofErr w:type="gramEnd"/>
      <w:r w:rsidRPr="007A5FC1">
        <w:rPr>
          <w:rFonts w:ascii="Menlo" w:hAnsi="Menlo" w:cs="Menlo"/>
          <w:color w:val="000000"/>
          <w:sz w:val="16"/>
          <w:szCs w:val="16"/>
        </w:rPr>
        <w:t>/&gt;</w:t>
      </w:r>
    </w:p>
    <w:p w14:paraId="0ECE2E9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requestParams</w:t>
      </w:r>
      <w:proofErr w:type="spellEnd"/>
      <w:proofErr w:type="gramEnd"/>
      <w:r w:rsidRPr="007A5FC1">
        <w:rPr>
          <w:rFonts w:ascii="Menlo" w:hAnsi="Menlo" w:cs="Menlo"/>
          <w:color w:val="000000"/>
          <w:sz w:val="16"/>
          <w:szCs w:val="16"/>
        </w:rPr>
        <w:t>&gt;</w:t>
      </w:r>
    </w:p>
    <w:p w14:paraId="16DDF9D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&gt;</w:t>
      </w:r>
    </w:p>
    <w:p w14:paraId="5CC6CD0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1B36AA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"soap-response"</w:t>
      </w:r>
      <w:r w:rsidRPr="007A5FC1">
        <w:rPr>
          <w:rFonts w:ascii="Menlo" w:hAnsi="Menlo" w:cs="Menlo"/>
          <w:color w:val="000000"/>
          <w:sz w:val="16"/>
          <w:szCs w:val="16"/>
        </w:rPr>
        <w:t xml:space="preserve"> &gt;</w:t>
      </w:r>
    </w:p>
    <w:p w14:paraId="6B0FEAA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Envelope</w:t>
      </w:r>
      <w:proofErr w:type="spellEnd"/>
      <w:proofErr w:type="gramEnd"/>
      <w:r w:rsidRPr="007A5FC1">
        <w:rPr>
          <w:rFonts w:ascii="Menlo" w:hAnsi="Menlo" w:cs="Menlo"/>
          <w:color w:val="000000"/>
          <w:sz w:val="16"/>
          <w:szCs w:val="16"/>
        </w:rPr>
        <w:t>&gt;</w:t>
      </w:r>
    </w:p>
    <w:p w14:paraId="5CA9DBE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Header</w:t>
      </w:r>
      <w:proofErr w:type="spellEnd"/>
      <w:proofErr w:type="gramEnd"/>
      <w:r w:rsidRPr="007A5FC1">
        <w:rPr>
          <w:rFonts w:ascii="Menlo" w:hAnsi="Menlo" w:cs="Menlo"/>
          <w:color w:val="000000"/>
          <w:sz w:val="16"/>
          <w:szCs w:val="16"/>
        </w:rPr>
        <w:t>&gt;</w:t>
      </w:r>
    </w:p>
    <w:p w14:paraId="7B66725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Action</w:t>
      </w:r>
      <w:proofErr w:type="spellEnd"/>
      <w:proofErr w:type="gramEnd"/>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soap:</w:t>
      </w:r>
      <w:r w:rsidRPr="007A5FC1">
        <w:rPr>
          <w:rFonts w:ascii="Menlo" w:hAnsi="Menlo" w:cs="Menlo"/>
          <w:color w:val="236718"/>
          <w:sz w:val="16"/>
          <w:szCs w:val="16"/>
        </w:rPr>
        <w:t>mustUnderstand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r>
        <w:rPr>
          <w:rFonts w:ascii="Menlo" w:hAnsi="Menlo" w:cs="Menlo"/>
          <w:color w:val="000000"/>
          <w:sz w:val="16"/>
          <w:szCs w:val="16"/>
        </w:rPr>
        <w:br/>
        <w:t xml:space="preserve">            </w:t>
      </w:r>
      <w:proofErr w:type="gramStart"/>
      <w:r w:rsidRPr="007A5FC1">
        <w:rPr>
          <w:rFonts w:ascii="Menlo" w:hAnsi="Menlo" w:cs="Menlo"/>
          <w:color w:val="000000"/>
          <w:sz w:val="16"/>
          <w:szCs w:val="16"/>
        </w:rPr>
        <w:t>urn:ihe</w:t>
      </w:r>
      <w:proofErr w:type="gramEnd"/>
      <w:r w:rsidRPr="007A5FC1">
        <w:rPr>
          <w:rFonts w:ascii="Menlo" w:hAnsi="Menlo" w:cs="Menlo"/>
          <w:color w:val="000000"/>
          <w:sz w:val="16"/>
          <w:szCs w:val="16"/>
        </w:rPr>
        <w:t>:</w:t>
      </w:r>
      <w:proofErr w:type="gramStart"/>
      <w:r w:rsidRPr="007A5FC1">
        <w:rPr>
          <w:rFonts w:ascii="Menlo" w:hAnsi="Menlo" w:cs="Menlo"/>
          <w:color w:val="000000"/>
          <w:sz w:val="16"/>
          <w:szCs w:val="16"/>
        </w:rPr>
        <w:t>iti:csd</w:t>
      </w:r>
      <w:proofErr w:type="gramEnd"/>
      <w:r w:rsidRPr="007A5FC1">
        <w:rPr>
          <w:rFonts w:ascii="Menlo" w:hAnsi="Menlo" w:cs="Menlo"/>
          <w:color w:val="000000"/>
          <w:sz w:val="16"/>
          <w:szCs w:val="16"/>
        </w:rPr>
        <w:t>:</w:t>
      </w:r>
      <w:proofErr w:type="gramStart"/>
      <w:r w:rsidRPr="007A5FC1">
        <w:rPr>
          <w:rFonts w:ascii="Menlo" w:hAnsi="Menlo" w:cs="Menlo"/>
          <w:color w:val="000000"/>
          <w:sz w:val="16"/>
          <w:szCs w:val="16"/>
        </w:rPr>
        <w:t>2013:GetCareServicesResponse</w:t>
      </w:r>
      <w:proofErr w:type="gramEnd"/>
      <w:r>
        <w:rPr>
          <w:rFonts w:ascii="Menlo" w:hAnsi="Menlo" w:cs="Menlo"/>
          <w:color w:val="000000"/>
          <w:sz w:val="16"/>
          <w:szCs w:val="16"/>
        </w:rPr>
        <w:br/>
        <w:t xml:space="preserve">          </w:t>
      </w:r>
      <w:r w:rsidRPr="007A5FC1">
        <w:rPr>
          <w:rFonts w:ascii="Menlo" w:hAnsi="Menlo" w:cs="Menlo"/>
          <w:color w:val="000000"/>
          <w:sz w:val="16"/>
          <w:szCs w:val="16"/>
        </w:rPr>
        <w:t>&lt;/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Action</w:t>
      </w:r>
      <w:proofErr w:type="spellEnd"/>
      <w:proofErr w:type="gramEnd"/>
      <w:r w:rsidRPr="007A5FC1">
        <w:rPr>
          <w:rFonts w:ascii="Menlo" w:hAnsi="Menlo" w:cs="Menlo"/>
          <w:color w:val="000000"/>
          <w:sz w:val="16"/>
          <w:szCs w:val="16"/>
        </w:rPr>
        <w:t>&gt;</w:t>
      </w:r>
    </w:p>
    <w:p w14:paraId="243DD87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MessageID</w:t>
      </w:r>
      <w:proofErr w:type="spellEnd"/>
      <w:proofErr w:type="gramEnd"/>
      <w:r w:rsidRPr="007A5FC1">
        <w:rPr>
          <w:rFonts w:ascii="Menlo" w:hAnsi="Menlo" w:cs="Menlo"/>
          <w:color w:val="000000"/>
          <w:sz w:val="16"/>
          <w:szCs w:val="16"/>
        </w:rPr>
        <w:t>/&gt;</w:t>
      </w:r>
    </w:p>
    <w:p w14:paraId="73A5105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ReplyTo</w:t>
      </w:r>
      <w:proofErr w:type="spellEnd"/>
      <w:proofErr w:type="gramEnd"/>
      <w:r w:rsidRPr="007A5FC1">
        <w:rPr>
          <w:rFonts w:ascii="Menlo" w:hAnsi="Menlo" w:cs="Menlo"/>
          <w:color w:val="000000"/>
          <w:sz w:val="16"/>
          <w:szCs w:val="16"/>
        </w:rPr>
        <w:t xml:space="preserve"> </w:t>
      </w:r>
      <w:proofErr w:type="spellStart"/>
      <w:proofErr w:type="gramStart"/>
      <w:r w:rsidRPr="007A5FC1">
        <w:rPr>
          <w:rFonts w:ascii="Menlo" w:hAnsi="Menlo" w:cs="Menlo"/>
          <w:color w:val="000000"/>
          <w:sz w:val="16"/>
          <w:szCs w:val="16"/>
        </w:rPr>
        <w:t>soap:</w:t>
      </w:r>
      <w:r w:rsidRPr="007A5FC1">
        <w:rPr>
          <w:rFonts w:ascii="Menlo" w:hAnsi="Menlo" w:cs="Menlo"/>
          <w:color w:val="236718"/>
          <w:sz w:val="16"/>
          <w:szCs w:val="16"/>
        </w:rPr>
        <w:t>mustUnderstand</w:t>
      </w:r>
      <w:proofErr w:type="spellEnd"/>
      <w:proofErr w:type="gramEnd"/>
      <w:r w:rsidRPr="007A5FC1">
        <w:rPr>
          <w:rFonts w:ascii="Menlo" w:hAnsi="Menlo" w:cs="Menlo"/>
          <w:color w:val="000000"/>
          <w:sz w:val="16"/>
          <w:szCs w:val="16"/>
        </w:rPr>
        <w:t>=</w:t>
      </w:r>
      <w:r w:rsidRPr="007A5FC1">
        <w:rPr>
          <w:rFonts w:ascii="Menlo" w:hAnsi="Menlo" w:cs="Menlo"/>
          <w:color w:val="6E149A"/>
          <w:sz w:val="16"/>
          <w:szCs w:val="16"/>
        </w:rPr>
        <w:t>"1"</w:t>
      </w:r>
      <w:r w:rsidRPr="007A5FC1">
        <w:rPr>
          <w:rFonts w:ascii="Menlo" w:hAnsi="Menlo" w:cs="Menlo"/>
          <w:color w:val="000000"/>
          <w:sz w:val="16"/>
          <w:szCs w:val="16"/>
        </w:rPr>
        <w:t>&gt;</w:t>
      </w:r>
    </w:p>
    <w:p w14:paraId="1E70904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gramStart"/>
      <w:r w:rsidRPr="007A5FC1">
        <w:rPr>
          <w:rFonts w:ascii="Menlo" w:hAnsi="Menlo" w:cs="Menlo"/>
          <w:color w:val="000000"/>
          <w:sz w:val="16"/>
          <w:szCs w:val="16"/>
        </w:rPr>
        <w:t>wsa:</w:t>
      </w:r>
      <w:r w:rsidRPr="007A5FC1">
        <w:rPr>
          <w:rFonts w:ascii="Menlo" w:hAnsi="Menlo" w:cs="Menlo"/>
          <w:color w:val="4F4F8A"/>
          <w:sz w:val="16"/>
          <w:szCs w:val="16"/>
        </w:rPr>
        <w:t>Address</w:t>
      </w:r>
      <w:proofErr w:type="gramEnd"/>
      <w:r w:rsidRPr="007A5FC1">
        <w:rPr>
          <w:rFonts w:ascii="Menlo" w:hAnsi="Menlo" w:cs="Menlo"/>
          <w:color w:val="000000"/>
          <w:sz w:val="16"/>
          <w:szCs w:val="16"/>
        </w:rPr>
        <w:t>&gt;http://www.w3.org/2005/08/addressing/anonymous&lt;/</w:t>
      </w:r>
      <w:proofErr w:type="gramStart"/>
      <w:r w:rsidRPr="007A5FC1">
        <w:rPr>
          <w:rFonts w:ascii="Menlo" w:hAnsi="Menlo" w:cs="Menlo"/>
          <w:color w:val="000000"/>
          <w:sz w:val="16"/>
          <w:szCs w:val="16"/>
        </w:rPr>
        <w:t>wsa:</w:t>
      </w:r>
      <w:r w:rsidRPr="007A5FC1">
        <w:rPr>
          <w:rFonts w:ascii="Menlo" w:hAnsi="Menlo" w:cs="Menlo"/>
          <w:color w:val="4F4F8A"/>
          <w:sz w:val="16"/>
          <w:szCs w:val="16"/>
        </w:rPr>
        <w:t>Address</w:t>
      </w:r>
      <w:proofErr w:type="gramEnd"/>
      <w:r w:rsidRPr="007A5FC1">
        <w:rPr>
          <w:rFonts w:ascii="Menlo" w:hAnsi="Menlo" w:cs="Menlo"/>
          <w:color w:val="000000"/>
          <w:sz w:val="16"/>
          <w:szCs w:val="16"/>
        </w:rPr>
        <w:t>&gt;</w:t>
      </w:r>
    </w:p>
    <w:p w14:paraId="5F5CCAE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ReplyTo</w:t>
      </w:r>
      <w:proofErr w:type="spellEnd"/>
      <w:proofErr w:type="gramEnd"/>
      <w:r w:rsidRPr="007A5FC1">
        <w:rPr>
          <w:rFonts w:ascii="Menlo" w:hAnsi="Menlo" w:cs="Menlo"/>
          <w:color w:val="000000"/>
          <w:sz w:val="16"/>
          <w:szCs w:val="16"/>
        </w:rPr>
        <w:t>&gt;</w:t>
      </w:r>
    </w:p>
    <w:p w14:paraId="05E05C6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wsa:</w:t>
      </w:r>
      <w:r w:rsidRPr="007A5FC1">
        <w:rPr>
          <w:rFonts w:ascii="Menlo" w:hAnsi="Menlo" w:cs="Menlo"/>
          <w:color w:val="4F4F8A"/>
          <w:sz w:val="16"/>
          <w:szCs w:val="16"/>
        </w:rPr>
        <w:t>RelatesTo</w:t>
      </w:r>
      <w:proofErr w:type="spellEnd"/>
      <w:proofErr w:type="gramEnd"/>
      <w:r w:rsidRPr="007A5FC1">
        <w:rPr>
          <w:rFonts w:ascii="Menlo" w:hAnsi="Menlo" w:cs="Menlo"/>
          <w:color w:val="000000"/>
          <w:sz w:val="16"/>
          <w:szCs w:val="16"/>
        </w:rPr>
        <w:t>/&gt;</w:t>
      </w:r>
    </w:p>
    <w:p w14:paraId="0B45B18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Header</w:t>
      </w:r>
      <w:proofErr w:type="spellEnd"/>
      <w:proofErr w:type="gramEnd"/>
      <w:r w:rsidRPr="007A5FC1">
        <w:rPr>
          <w:rFonts w:ascii="Menlo" w:hAnsi="Menlo" w:cs="Menlo"/>
          <w:color w:val="000000"/>
          <w:sz w:val="16"/>
          <w:szCs w:val="16"/>
        </w:rPr>
        <w:t>&gt;</w:t>
      </w:r>
    </w:p>
    <w:p w14:paraId="0BB7BD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Body</w:t>
      </w:r>
      <w:proofErr w:type="spellEnd"/>
      <w:proofErr w:type="gramEnd"/>
      <w:r w:rsidRPr="007A5FC1">
        <w:rPr>
          <w:rFonts w:ascii="Menlo" w:hAnsi="Menlo" w:cs="Menlo"/>
          <w:color w:val="000000"/>
          <w:sz w:val="16"/>
          <w:szCs w:val="16"/>
        </w:rPr>
        <w:t>&gt;</w:t>
      </w:r>
    </w:p>
    <w:p w14:paraId="22DEE9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careServicesResponse</w:t>
      </w:r>
      <w:proofErr w:type="spellEnd"/>
      <w:proofErr w:type="gramEnd"/>
      <w:r w:rsidRPr="007A5FC1">
        <w:rPr>
          <w:rFonts w:ascii="Menlo" w:hAnsi="Menlo" w:cs="Menlo"/>
          <w:color w:val="000000"/>
          <w:sz w:val="16"/>
          <w:szCs w:val="16"/>
        </w:rPr>
        <w:t>&gt;</w:t>
      </w:r>
    </w:p>
    <w:p w14:paraId="5CA3ABC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result</w:t>
      </w:r>
      <w:proofErr w:type="spellEnd"/>
      <w:proofErr w:type="gramEnd"/>
      <w:r w:rsidRPr="007A5FC1">
        <w:rPr>
          <w:rFonts w:ascii="Menlo" w:hAnsi="Menlo" w:cs="Menlo"/>
          <w:color w:val="000000"/>
          <w:sz w:val="16"/>
          <w:szCs w:val="16"/>
        </w:rPr>
        <w:t>/&gt;</w:t>
      </w:r>
    </w:p>
    <w:p w14:paraId="0E00C72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careServicesResponse</w:t>
      </w:r>
      <w:proofErr w:type="spellEnd"/>
      <w:proofErr w:type="gramEnd"/>
      <w:r w:rsidRPr="007A5FC1">
        <w:rPr>
          <w:rFonts w:ascii="Menlo" w:hAnsi="Menlo" w:cs="Menlo"/>
          <w:color w:val="000000"/>
          <w:sz w:val="16"/>
          <w:szCs w:val="16"/>
        </w:rPr>
        <w:t>&gt;</w:t>
      </w:r>
    </w:p>
    <w:p w14:paraId="4EE429C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Body</w:t>
      </w:r>
      <w:proofErr w:type="spellEnd"/>
      <w:proofErr w:type="gramEnd"/>
      <w:r w:rsidRPr="007A5FC1">
        <w:rPr>
          <w:rFonts w:ascii="Menlo" w:hAnsi="Menlo" w:cs="Menlo"/>
          <w:color w:val="000000"/>
          <w:sz w:val="16"/>
          <w:szCs w:val="16"/>
        </w:rPr>
        <w:t>&gt;</w:t>
      </w:r>
    </w:p>
    <w:p w14:paraId="2223D3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soap:</w:t>
      </w:r>
      <w:r w:rsidRPr="007A5FC1">
        <w:rPr>
          <w:rFonts w:ascii="Menlo" w:hAnsi="Menlo" w:cs="Menlo"/>
          <w:color w:val="4F4F8A"/>
          <w:sz w:val="16"/>
          <w:szCs w:val="16"/>
        </w:rPr>
        <w:t>Envelope</w:t>
      </w:r>
      <w:proofErr w:type="spellEnd"/>
      <w:proofErr w:type="gramEnd"/>
      <w:r w:rsidRPr="007A5FC1">
        <w:rPr>
          <w:rFonts w:ascii="Menlo" w:hAnsi="Menlo" w:cs="Menlo"/>
          <w:color w:val="000000"/>
          <w:sz w:val="16"/>
          <w:szCs w:val="16"/>
        </w:rPr>
        <w:t>&gt;</w:t>
      </w:r>
    </w:p>
    <w:p w14:paraId="5387A3A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&gt;</w:t>
      </w:r>
    </w:p>
    <w:p w14:paraId="159E91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F2F162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"http-post-response"</w:t>
      </w:r>
      <w:r w:rsidRPr="007A5FC1">
        <w:rPr>
          <w:rFonts w:ascii="Menlo" w:hAnsi="Menlo" w:cs="Menlo"/>
          <w:color w:val="000000"/>
          <w:sz w:val="16"/>
          <w:szCs w:val="16"/>
        </w:rPr>
        <w:t xml:space="preserve"> &gt;</w:t>
      </w:r>
    </w:p>
    <w:p w14:paraId="4C70E6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gramStart"/>
      <w:r w:rsidRPr="007A5FC1">
        <w:rPr>
          <w:rFonts w:ascii="Menlo" w:hAnsi="Menlo" w:cs="Menlo"/>
          <w:color w:val="000000"/>
          <w:sz w:val="16"/>
          <w:szCs w:val="16"/>
        </w:rPr>
        <w:t>http:</w:t>
      </w:r>
      <w:r w:rsidRPr="007A5FC1">
        <w:rPr>
          <w:rFonts w:ascii="Menlo" w:hAnsi="Menlo" w:cs="Menlo"/>
          <w:color w:val="4F4F8A"/>
          <w:sz w:val="16"/>
          <w:szCs w:val="16"/>
        </w:rPr>
        <w:t>result</w:t>
      </w:r>
      <w:proofErr w:type="gramEnd"/>
      <w:r w:rsidRPr="007A5FC1">
        <w:rPr>
          <w:rFonts w:ascii="Menlo" w:hAnsi="Menlo" w:cs="Menlo"/>
          <w:color w:val="000000"/>
          <w:sz w:val="16"/>
          <w:szCs w:val="16"/>
        </w:rPr>
        <w:t xml:space="preserve"> </w:t>
      </w:r>
      <w:r w:rsidRPr="007A5FC1">
        <w:rPr>
          <w:rFonts w:ascii="Menlo" w:hAnsi="Menlo" w:cs="Menlo"/>
          <w:color w:val="236718"/>
          <w:sz w:val="16"/>
          <w:szCs w:val="16"/>
        </w:rPr>
        <w:t>status</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224B6A1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gramStart"/>
      <w:r w:rsidRPr="007A5FC1">
        <w:rPr>
          <w:rFonts w:ascii="Menlo" w:hAnsi="Menlo" w:cs="Menlo"/>
          <w:color w:val="000000"/>
          <w:sz w:val="16"/>
          <w:szCs w:val="16"/>
        </w:rPr>
        <w:t>http:</w:t>
      </w:r>
      <w:r w:rsidRPr="007A5FC1">
        <w:rPr>
          <w:rFonts w:ascii="Menlo" w:hAnsi="Menlo" w:cs="Menlo"/>
          <w:color w:val="4F4F8A"/>
          <w:sz w:val="16"/>
          <w:szCs w:val="16"/>
        </w:rPr>
        <w:t>header</w:t>
      </w:r>
      <w:proofErr w:type="gramEnd"/>
      <w:r w:rsidRPr="007A5FC1">
        <w:rPr>
          <w:rFonts w:ascii="Menlo" w:hAnsi="Menlo" w:cs="Menlo"/>
          <w:color w:val="000000"/>
          <w:sz w:val="16"/>
          <w:szCs w:val="16"/>
        </w:rPr>
        <w:t xml:space="preserve"> </w:t>
      </w:r>
      <w:r w:rsidRPr="007A5FC1">
        <w:rPr>
          <w:rFonts w:ascii="Menlo" w:hAnsi="Menlo" w:cs="Menlo"/>
          <w:color w:val="236718"/>
          <w:sz w:val="16"/>
          <w:szCs w:val="16"/>
        </w:rPr>
        <w:t>name</w:t>
      </w:r>
      <w:r w:rsidRPr="007A5FC1">
        <w:rPr>
          <w:rFonts w:ascii="Menlo" w:hAnsi="Menlo" w:cs="Menlo"/>
          <w:color w:val="000000"/>
          <w:sz w:val="16"/>
          <w:szCs w:val="16"/>
        </w:rPr>
        <w:t>=</w:t>
      </w:r>
      <w:r w:rsidRPr="007A5FC1">
        <w:rPr>
          <w:rFonts w:ascii="Menlo" w:hAnsi="Menlo" w:cs="Menlo"/>
          <w:color w:val="6E149A"/>
          <w:sz w:val="16"/>
          <w:szCs w:val="16"/>
        </w:rPr>
        <w:t>"X-CSD-Transaction-ID"</w:t>
      </w:r>
      <w:r w:rsidRPr="007A5FC1">
        <w:rPr>
          <w:rFonts w:ascii="Menlo" w:hAnsi="Menlo" w:cs="Menlo"/>
          <w:color w:val="000000"/>
          <w:sz w:val="16"/>
          <w:szCs w:val="16"/>
        </w:rPr>
        <w:t xml:space="preserve"> </w:t>
      </w:r>
      <w:r w:rsidRPr="007A5FC1">
        <w:rPr>
          <w:rFonts w:ascii="Menlo" w:hAnsi="Menlo" w:cs="Menlo"/>
          <w:color w:val="236718"/>
          <w:sz w:val="16"/>
          <w:szCs w:val="16"/>
        </w:rPr>
        <w:t>value</w:t>
      </w:r>
      <w:r w:rsidRPr="007A5FC1">
        <w:rPr>
          <w:rFonts w:ascii="Menlo" w:hAnsi="Menlo" w:cs="Menlo"/>
          <w:color w:val="000000"/>
          <w:sz w:val="16"/>
          <w:szCs w:val="16"/>
        </w:rPr>
        <w:t>=</w:t>
      </w:r>
      <w:r w:rsidRPr="007A5FC1">
        <w:rPr>
          <w:rFonts w:ascii="Menlo" w:hAnsi="Menlo" w:cs="Menlo"/>
          <w:color w:val="6E149A"/>
          <w:sz w:val="16"/>
          <w:szCs w:val="16"/>
        </w:rPr>
        <w:t>""</w:t>
      </w:r>
      <w:r w:rsidRPr="007A5FC1">
        <w:rPr>
          <w:rFonts w:ascii="Menlo" w:hAnsi="Menlo" w:cs="Menlo"/>
          <w:color w:val="000000"/>
          <w:sz w:val="16"/>
          <w:szCs w:val="16"/>
        </w:rPr>
        <w:t>/&gt;</w:t>
      </w:r>
    </w:p>
    <w:p w14:paraId="42323E36"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gramStart"/>
      <w:r w:rsidRPr="007A5FC1">
        <w:rPr>
          <w:rFonts w:ascii="Menlo" w:hAnsi="Menlo" w:cs="Menlo"/>
          <w:color w:val="000000"/>
          <w:sz w:val="16"/>
          <w:szCs w:val="16"/>
        </w:rPr>
        <w:t>http:</w:t>
      </w:r>
      <w:r w:rsidRPr="007A5FC1">
        <w:rPr>
          <w:rFonts w:ascii="Menlo" w:hAnsi="Menlo" w:cs="Menlo"/>
          <w:color w:val="4F4F8A"/>
          <w:sz w:val="16"/>
          <w:szCs w:val="16"/>
        </w:rPr>
        <w:t>body</w:t>
      </w:r>
      <w:proofErr w:type="gramEnd"/>
      <w:r w:rsidRPr="007A5FC1">
        <w:rPr>
          <w:rFonts w:ascii="Menlo" w:hAnsi="Menlo" w:cs="Menlo"/>
          <w:color w:val="000000"/>
          <w:sz w:val="16"/>
          <w:szCs w:val="16"/>
        </w:rPr>
        <w:t>/&gt;</w:t>
      </w:r>
    </w:p>
    <w:p w14:paraId="1C89847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http:</w:t>
      </w:r>
      <w:r w:rsidRPr="007A5FC1">
        <w:rPr>
          <w:rFonts w:ascii="Menlo" w:hAnsi="Menlo" w:cs="Menlo"/>
          <w:color w:val="4F4F8A"/>
          <w:sz w:val="16"/>
          <w:szCs w:val="16"/>
        </w:rPr>
        <w:t>result</w:t>
      </w:r>
      <w:proofErr w:type="spellEnd"/>
      <w:proofErr w:type="gramEnd"/>
      <w:r w:rsidRPr="007A5FC1">
        <w:rPr>
          <w:rFonts w:ascii="Menlo" w:hAnsi="Menlo" w:cs="Menlo"/>
          <w:color w:val="000000"/>
          <w:sz w:val="16"/>
          <w:szCs w:val="16"/>
        </w:rPr>
        <w:t>&gt;</w:t>
      </w:r>
    </w:p>
    <w:p w14:paraId="62ACBEA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instance</w:t>
      </w:r>
      <w:proofErr w:type="spellEnd"/>
      <w:proofErr w:type="gramEnd"/>
      <w:r w:rsidRPr="007A5FC1">
        <w:rPr>
          <w:rFonts w:ascii="Menlo" w:hAnsi="Menlo" w:cs="Menlo"/>
          <w:color w:val="000000"/>
          <w:sz w:val="16"/>
          <w:szCs w:val="16"/>
        </w:rPr>
        <w:t>&gt;</w:t>
      </w:r>
    </w:p>
    <w:p w14:paraId="181BB1B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97D7C2A"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E114A6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submission</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"soap-submission"</w:t>
      </w:r>
      <w:r w:rsidRPr="007A5FC1">
        <w:rPr>
          <w:rFonts w:ascii="Menlo" w:hAnsi="Menlo" w:cs="Menlo"/>
          <w:color w:val="000000"/>
          <w:sz w:val="16"/>
          <w:szCs w:val="16"/>
        </w:rPr>
        <w:t xml:space="preserve"> </w:t>
      </w:r>
      <w:r w:rsidRPr="007A5FC1">
        <w:rPr>
          <w:rFonts w:ascii="Menlo" w:hAnsi="Menlo" w:cs="Menlo"/>
          <w:color w:val="236718"/>
          <w:sz w:val="16"/>
          <w:szCs w:val="16"/>
        </w:rPr>
        <w:t>method</w:t>
      </w:r>
      <w:r w:rsidRPr="007A5FC1">
        <w:rPr>
          <w:rFonts w:ascii="Menlo" w:hAnsi="Menlo" w:cs="Menlo"/>
          <w:color w:val="000000"/>
          <w:sz w:val="16"/>
          <w:szCs w:val="16"/>
        </w:rPr>
        <w:t>=</w:t>
      </w:r>
      <w:r w:rsidRPr="007A5FC1">
        <w:rPr>
          <w:rFonts w:ascii="Menlo" w:hAnsi="Menlo" w:cs="Menlo"/>
          <w:color w:val="6E149A"/>
          <w:sz w:val="16"/>
          <w:szCs w:val="16"/>
        </w:rPr>
        <w:t>"post"</w:t>
      </w:r>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mediatype</w:t>
      </w:r>
      <w:proofErr w:type="spellEnd"/>
      <w:r w:rsidRPr="007A5FC1">
        <w:rPr>
          <w:rFonts w:ascii="Menlo" w:hAnsi="Menlo" w:cs="Menlo"/>
          <w:color w:val="000000"/>
          <w:sz w:val="16"/>
          <w:szCs w:val="16"/>
        </w:rPr>
        <w:t>=</w:t>
      </w:r>
      <w:r w:rsidRPr="007A5FC1">
        <w:rPr>
          <w:rFonts w:ascii="Menlo" w:hAnsi="Menlo" w:cs="Menlo"/>
          <w:color w:val="6E149A"/>
          <w:sz w:val="16"/>
          <w:szCs w:val="16"/>
        </w:rPr>
        <w:t>"application/</w:t>
      </w:r>
      <w:proofErr w:type="spellStart"/>
      <w:r w:rsidRPr="007A5FC1">
        <w:rPr>
          <w:rFonts w:ascii="Menlo" w:hAnsi="Menlo" w:cs="Menlo"/>
          <w:color w:val="6E149A"/>
          <w:sz w:val="16"/>
          <w:szCs w:val="16"/>
        </w:rPr>
        <w:t>soap+xml</w:t>
      </w:r>
      <w:proofErr w:type="spellEnd"/>
      <w:r w:rsidRPr="007A5FC1">
        <w:rPr>
          <w:rFonts w:ascii="Menlo" w:hAnsi="Menlo" w:cs="Menlo"/>
          <w:color w:val="6E149A"/>
          <w:sz w:val="16"/>
          <w:szCs w:val="16"/>
        </w:rPr>
        <w:t>"</w:t>
      </w:r>
    </w:p>
    <w:p w14:paraId="5860F2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ref</w:t>
      </w:r>
      <w:r w:rsidRPr="007A5FC1">
        <w:rPr>
          <w:rFonts w:ascii="Menlo" w:hAnsi="Menlo" w:cs="Menlo"/>
          <w:color w:val="000000"/>
          <w:sz w:val="16"/>
          <w:szCs w:val="16"/>
        </w:rPr>
        <w:t>=</w:t>
      </w:r>
      <w:r w:rsidRPr="007A5FC1">
        <w:rPr>
          <w:rFonts w:ascii="Menlo" w:hAnsi="Menlo" w:cs="Menlo"/>
          <w:color w:val="6E149A"/>
          <w:sz w:val="16"/>
          <w:szCs w:val="16"/>
        </w:rPr>
        <w:t>"instance('soap-request')"</w:t>
      </w:r>
      <w:r w:rsidRPr="007A5FC1">
        <w:rPr>
          <w:rFonts w:ascii="Menlo" w:hAnsi="Menlo" w:cs="Menlo"/>
          <w:color w:val="000000"/>
          <w:sz w:val="16"/>
          <w:szCs w:val="16"/>
        </w:rPr>
        <w:t xml:space="preserve"> </w:t>
      </w:r>
      <w:r w:rsidRPr="007A5FC1">
        <w:rPr>
          <w:rFonts w:ascii="Menlo" w:hAnsi="Menlo" w:cs="Menlo"/>
          <w:color w:val="236718"/>
          <w:sz w:val="16"/>
          <w:szCs w:val="16"/>
        </w:rPr>
        <w:t>resource</w:t>
      </w:r>
      <w:proofErr w:type="gramStart"/>
      <w:r w:rsidRPr="007A5FC1">
        <w:rPr>
          <w:rFonts w:ascii="Menlo" w:hAnsi="Menlo" w:cs="Menlo"/>
          <w:color w:val="000000"/>
          <w:sz w:val="16"/>
          <w:szCs w:val="16"/>
        </w:rPr>
        <w:t>=</w:t>
      </w:r>
      <w:r w:rsidRPr="007A5FC1">
        <w:rPr>
          <w:rFonts w:ascii="Menlo" w:hAnsi="Menlo" w:cs="Menlo"/>
          <w:color w:val="6E149A"/>
          <w:sz w:val="16"/>
          <w:szCs w:val="16"/>
        </w:rPr>
        <w:t>"{</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LOCATION}"</w:t>
      </w:r>
      <w:proofErr w:type="gramEnd"/>
      <w:r w:rsidRPr="007A5FC1">
        <w:rPr>
          <w:rFonts w:ascii="Menlo" w:hAnsi="Menlo" w:cs="Menlo"/>
          <w:color w:val="000000"/>
          <w:sz w:val="16"/>
          <w:szCs w:val="16"/>
        </w:rPr>
        <w:t>/&gt;</w:t>
      </w:r>
    </w:p>
    <w:p w14:paraId="1A353D6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782078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submission</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id</w:t>
      </w:r>
      <w:r w:rsidRPr="007A5FC1">
        <w:rPr>
          <w:rFonts w:ascii="Menlo" w:hAnsi="Menlo" w:cs="Menlo"/>
          <w:color w:val="000000"/>
          <w:sz w:val="16"/>
          <w:szCs w:val="16"/>
        </w:rPr>
        <w:t>=</w:t>
      </w:r>
      <w:r w:rsidRPr="007A5FC1">
        <w:rPr>
          <w:rFonts w:ascii="Menlo" w:hAnsi="Menlo" w:cs="Menlo"/>
          <w:color w:val="6E149A"/>
          <w:sz w:val="16"/>
          <w:szCs w:val="16"/>
        </w:rPr>
        <w:t>"http-post-submission"</w:t>
      </w:r>
      <w:r w:rsidRPr="007A5FC1">
        <w:rPr>
          <w:rFonts w:ascii="Menlo" w:hAnsi="Menlo" w:cs="Menlo"/>
          <w:color w:val="000000"/>
          <w:sz w:val="16"/>
          <w:szCs w:val="16"/>
        </w:rPr>
        <w:t xml:space="preserve"> </w:t>
      </w:r>
      <w:r w:rsidRPr="007A5FC1">
        <w:rPr>
          <w:rFonts w:ascii="Menlo" w:hAnsi="Menlo" w:cs="Menlo"/>
          <w:color w:val="236718"/>
          <w:sz w:val="16"/>
          <w:szCs w:val="16"/>
        </w:rPr>
        <w:t>method</w:t>
      </w:r>
      <w:r w:rsidRPr="007A5FC1">
        <w:rPr>
          <w:rFonts w:ascii="Menlo" w:hAnsi="Menlo" w:cs="Menlo"/>
          <w:color w:val="000000"/>
          <w:sz w:val="16"/>
          <w:szCs w:val="16"/>
        </w:rPr>
        <w:t>=</w:t>
      </w:r>
      <w:r w:rsidRPr="007A5FC1">
        <w:rPr>
          <w:rFonts w:ascii="Menlo" w:hAnsi="Menlo" w:cs="Menlo"/>
          <w:color w:val="6E149A"/>
          <w:sz w:val="16"/>
          <w:szCs w:val="16"/>
        </w:rPr>
        <w:t>"post"</w:t>
      </w:r>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mediatype</w:t>
      </w:r>
      <w:proofErr w:type="spellEnd"/>
      <w:r w:rsidRPr="007A5FC1">
        <w:rPr>
          <w:rFonts w:ascii="Menlo" w:hAnsi="Menlo" w:cs="Menlo"/>
          <w:color w:val="000000"/>
          <w:sz w:val="16"/>
          <w:szCs w:val="16"/>
        </w:rPr>
        <w:t>=</w:t>
      </w:r>
      <w:r w:rsidRPr="007A5FC1">
        <w:rPr>
          <w:rFonts w:ascii="Menlo" w:hAnsi="Menlo" w:cs="Menlo"/>
          <w:color w:val="6E149A"/>
          <w:sz w:val="16"/>
          <w:szCs w:val="16"/>
        </w:rPr>
        <w:t>"text/xml"</w:t>
      </w:r>
    </w:p>
    <w:p w14:paraId="22671E0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lastRenderedPageBreak/>
        <w:t xml:space="preserve">                       </w:t>
      </w:r>
      <w:r w:rsidRPr="007A5FC1">
        <w:rPr>
          <w:rFonts w:ascii="Menlo" w:hAnsi="Menlo" w:cs="Menlo"/>
          <w:color w:val="236718"/>
          <w:sz w:val="16"/>
          <w:szCs w:val="16"/>
        </w:rPr>
        <w:t>ref</w:t>
      </w:r>
      <w:r w:rsidRPr="007A5FC1">
        <w:rPr>
          <w:rFonts w:ascii="Menlo" w:hAnsi="Menlo" w:cs="Menlo"/>
          <w:color w:val="000000"/>
          <w:sz w:val="16"/>
          <w:szCs w:val="16"/>
        </w:rPr>
        <w:t>=</w:t>
      </w:r>
      <w:r w:rsidRPr="007A5FC1">
        <w:rPr>
          <w:rFonts w:ascii="Menlo" w:hAnsi="Menlo" w:cs="Menlo"/>
          <w:color w:val="6E149A"/>
          <w:sz w:val="16"/>
          <w:szCs w:val="16"/>
        </w:rPr>
        <w:t>"instance('http-post-request')"</w:t>
      </w:r>
    </w:p>
    <w:p w14:paraId="68F7F2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resource</w:t>
      </w:r>
      <w:proofErr w:type="gramStart"/>
      <w:r w:rsidRPr="007A5FC1">
        <w:rPr>
          <w:rFonts w:ascii="Menlo" w:hAnsi="Menlo" w:cs="Menlo"/>
          <w:color w:val="000000"/>
          <w:sz w:val="16"/>
          <w:szCs w:val="16"/>
        </w:rPr>
        <w:t>=</w:t>
      </w:r>
      <w:r w:rsidRPr="007A5FC1">
        <w:rPr>
          <w:rFonts w:ascii="Menlo" w:hAnsi="Menlo" w:cs="Menlo"/>
          <w:color w:val="6E149A"/>
          <w:sz w:val="16"/>
          <w:szCs w:val="16"/>
        </w:rPr>
        <w:t>"{</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LOCATION}/urn:ihe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iti:csd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2014:stored</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function:facility</w:t>
      </w:r>
      <w:proofErr w:type="gramEnd"/>
      <w:r w:rsidRPr="007A5FC1">
        <w:rPr>
          <w:rFonts w:ascii="Menlo" w:hAnsi="Menlo" w:cs="Menlo"/>
          <w:color w:val="6E149A"/>
          <w:sz w:val="16"/>
          <w:szCs w:val="16"/>
        </w:rPr>
        <w:t>-search"</w:t>
      </w:r>
      <w:r w:rsidRPr="007A5FC1">
        <w:rPr>
          <w:rFonts w:ascii="Menlo" w:hAnsi="Menlo" w:cs="Menlo"/>
          <w:color w:val="000000"/>
          <w:sz w:val="16"/>
          <w:szCs w:val="16"/>
        </w:rPr>
        <w:t xml:space="preserve"> /&gt;</w:t>
      </w:r>
    </w:p>
    <w:p w14:paraId="0B2E1A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2C6FBA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6AFD1B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ev:</w:t>
      </w:r>
      <w:r w:rsidRPr="00B965EF">
        <w:rPr>
          <w:rFonts w:ascii="Menlo" w:hAnsi="Menlo" w:cs="Menlo"/>
          <w:color w:val="236718"/>
          <w:sz w:val="16"/>
          <w:szCs w:val="16"/>
        </w:rPr>
        <w:t>event</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xforms</w:t>
      </w:r>
      <w:proofErr w:type="spellEnd"/>
      <w:r w:rsidRPr="00B965EF">
        <w:rPr>
          <w:rFonts w:ascii="Menlo" w:hAnsi="Menlo" w:cs="Menlo"/>
          <w:color w:val="6E149A"/>
          <w:sz w:val="16"/>
          <w:szCs w:val="16"/>
        </w:rPr>
        <w:t>-submit-done"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20E045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insert</w:t>
      </w:r>
      <w:proofErr w:type="spellEnd"/>
      <w:proofErr w:type="gramEnd"/>
      <w:r w:rsidRPr="00B965EF">
        <w:rPr>
          <w:rFonts w:ascii="Menlo" w:hAnsi="Menlo" w:cs="Menlo"/>
          <w:color w:val="000000"/>
          <w:sz w:val="16"/>
          <w:szCs w:val="16"/>
        </w:rPr>
        <w:t xml:space="preserve"> </w:t>
      </w:r>
    </w:p>
    <w:p w14:paraId="2ECA90A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2C1BE5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csd:result</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45405E5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5170906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/@status"</w:t>
      </w:r>
      <w:r w:rsidRPr="00B965EF">
        <w:rPr>
          <w:rFonts w:ascii="Menlo" w:hAnsi="Menlo" w:cs="Menlo"/>
          <w:color w:val="000000"/>
          <w:sz w:val="16"/>
          <w:szCs w:val="16"/>
        </w:rPr>
        <w:t xml:space="preserve"> </w:t>
      </w:r>
    </w:p>
    <w:p w14:paraId="6660232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/@code"</w:t>
      </w:r>
      <w:r w:rsidRPr="00B965EF">
        <w:rPr>
          <w:rFonts w:ascii="Menlo" w:hAnsi="Menlo" w:cs="Menlo"/>
          <w:color w:val="000000"/>
          <w:sz w:val="16"/>
          <w:szCs w:val="16"/>
        </w:rPr>
        <w:t>/&gt;</w:t>
      </w:r>
    </w:p>
    <w:p w14:paraId="1132167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4994B80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/@content-type"</w:t>
      </w:r>
      <w:r w:rsidRPr="00B965EF">
        <w:rPr>
          <w:rFonts w:ascii="Menlo" w:hAnsi="Menlo" w:cs="Menlo"/>
          <w:color w:val="000000"/>
          <w:sz w:val="16"/>
          <w:szCs w:val="16"/>
        </w:rPr>
        <w:t xml:space="preserve"> </w:t>
      </w:r>
    </w:p>
    <w:p w14:paraId="69640A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/@content-type"</w:t>
      </w:r>
      <w:r w:rsidRPr="00B965EF">
        <w:rPr>
          <w:rFonts w:ascii="Menlo" w:hAnsi="Menlo" w:cs="Menlo"/>
          <w:color w:val="000000"/>
          <w:sz w:val="16"/>
          <w:szCs w:val="16"/>
        </w:rPr>
        <w:t>/&gt;</w:t>
      </w:r>
    </w:p>
    <w:p w14:paraId="3DED1E0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4CA66A8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gramStart"/>
      <w:r w:rsidRPr="00B965EF">
        <w:rPr>
          <w:rFonts w:ascii="Menlo" w:hAnsi="Menlo" w:cs="Menlo"/>
          <w:color w:val="6E149A"/>
          <w:sz w:val="16"/>
          <w:szCs w:val="16"/>
        </w:rPr>
        <w:t>http:result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http:header</w:t>
      </w:r>
      <w:proofErr w:type="gramEnd"/>
      <w:r w:rsidRPr="00B965EF">
        <w:rPr>
          <w:rFonts w:ascii="Menlo" w:hAnsi="Menlo" w:cs="Menlo"/>
          <w:color w:val="6E149A"/>
          <w:sz w:val="16"/>
          <w:szCs w:val="16"/>
        </w:rPr>
        <w:t>[@name=</w:t>
      </w:r>
      <w:r>
        <w:rPr>
          <w:rFonts w:ascii="Menlo" w:hAnsi="Menlo" w:cs="Menlo"/>
          <w:color w:val="6E149A"/>
          <w:sz w:val="16"/>
          <w:szCs w:val="16"/>
        </w:rPr>
        <w:br/>
      </w:r>
      <w:r w:rsidRPr="00B965EF">
        <w:rPr>
          <w:rFonts w:ascii="Menlo" w:hAnsi="Menlo" w:cs="Menlo"/>
          <w:color w:val="6E149A"/>
          <w:sz w:val="16"/>
          <w:szCs w:val="16"/>
        </w:rPr>
        <w:t>'X-CSD-Transaction-ID'</w:t>
      </w:r>
      <w:proofErr w:type="gramStart"/>
      <w:r w:rsidRPr="00B965EF">
        <w:rPr>
          <w:rFonts w:ascii="Menlo" w:hAnsi="Menlo" w:cs="Menlo"/>
          <w:color w:val="6E149A"/>
          <w:sz w:val="16"/>
          <w:szCs w:val="16"/>
        </w:rPr>
        <w:t>]/@</w:t>
      </w:r>
      <w:proofErr w:type="gramEnd"/>
      <w:r w:rsidRPr="00B965EF">
        <w:rPr>
          <w:rFonts w:ascii="Menlo" w:hAnsi="Menlo" w:cs="Menlo"/>
          <w:color w:val="6E149A"/>
          <w:sz w:val="16"/>
          <w:szCs w:val="16"/>
        </w:rPr>
        <w:t>value"</w:t>
      </w:r>
      <w:r w:rsidRPr="00B965EF">
        <w:rPr>
          <w:rFonts w:ascii="Menlo" w:hAnsi="Menlo" w:cs="Menlo"/>
          <w:color w:val="000000"/>
          <w:sz w:val="16"/>
          <w:szCs w:val="16"/>
        </w:rPr>
        <w:t xml:space="preserve"> </w:t>
      </w:r>
    </w:p>
    <w:p w14:paraId="2752AC4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/@id"</w:t>
      </w:r>
      <w:r w:rsidRPr="00B965EF">
        <w:rPr>
          <w:rFonts w:ascii="Menlo" w:hAnsi="Menlo" w:cs="Menlo"/>
          <w:color w:val="000000"/>
          <w:sz w:val="16"/>
          <w:szCs w:val="16"/>
        </w:rPr>
        <w:t>/&gt;</w:t>
      </w:r>
    </w:p>
    <w:p w14:paraId="29A78F0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1C26258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E7B8CA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64CFDB3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151A23F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26E1FF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4726572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24EAC05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5CE0F05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3C72132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7F5674B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32C7B83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2F2F10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D151A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1DB5810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r w:rsidRPr="007A5FC1">
        <w:rPr>
          <w:rFonts w:ascii="Menlo" w:hAnsi="Menlo" w:cs="Menlo"/>
          <w:color w:val="6E149A"/>
          <w:sz w:val="16"/>
          <w:szCs w:val="16"/>
        </w:rPr>
        <w:t>csd:id</w:t>
      </w:r>
      <w:proofErr w:type="spellEnd"/>
      <w:r w:rsidRPr="007A5FC1">
        <w:rPr>
          <w:rFonts w:ascii="Menlo" w:hAnsi="Menlo" w:cs="Menlo"/>
          <w:color w:val="6E149A"/>
          <w:sz w:val="16"/>
          <w:szCs w:val="16"/>
        </w:rPr>
        <w:t>"</w:t>
      </w:r>
    </w:p>
    <w:p w14:paraId="5722FDF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csd:uniqueID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74750D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498260E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csd:otherID</w:t>
      </w:r>
      <w:proofErr w:type="spellEnd"/>
      <w:proofErr w:type="gramEnd"/>
      <w:r w:rsidRPr="007A5FC1">
        <w:rPr>
          <w:rFonts w:ascii="Menlo" w:hAnsi="Menlo" w:cs="Menlo"/>
          <w:color w:val="6E149A"/>
          <w:sz w:val="16"/>
          <w:szCs w:val="16"/>
        </w:rPr>
        <w:t>"</w:t>
      </w:r>
    </w:p>
    <w:p w14:paraId="29CD1660"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csd:otherID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3BE0362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2389F80B"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csd:primaryName</w:t>
      </w:r>
      <w:proofErr w:type="spellEnd"/>
      <w:proofErr w:type="gramEnd"/>
      <w:r w:rsidRPr="007A5FC1">
        <w:rPr>
          <w:rFonts w:ascii="Menlo" w:hAnsi="Menlo" w:cs="Menlo"/>
          <w:color w:val="6E149A"/>
          <w:sz w:val="16"/>
          <w:szCs w:val="16"/>
        </w:rPr>
        <w:t>"</w:t>
      </w:r>
    </w:p>
    <w:p w14:paraId="7EFD863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xs:string</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5F133CC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00108DA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r w:rsidRPr="007A5FC1">
        <w:rPr>
          <w:rFonts w:ascii="Menlo" w:hAnsi="Menlo" w:cs="Menlo"/>
          <w:color w:val="6E149A"/>
          <w:sz w:val="16"/>
          <w:szCs w:val="16"/>
        </w:rPr>
        <w:t>csd:name</w:t>
      </w:r>
      <w:proofErr w:type="spellEnd"/>
      <w:r w:rsidRPr="007A5FC1">
        <w:rPr>
          <w:rFonts w:ascii="Menlo" w:hAnsi="Menlo" w:cs="Menlo"/>
          <w:color w:val="6E149A"/>
          <w:sz w:val="16"/>
          <w:szCs w:val="16"/>
        </w:rPr>
        <w:t>"</w:t>
      </w:r>
    </w:p>
    <w:p w14:paraId="1617A30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xs:string</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23D5149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4083A0F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lastRenderedPageBreak/>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csd:codedType</w:t>
      </w:r>
      <w:proofErr w:type="spellEnd"/>
      <w:proofErr w:type="gramEnd"/>
      <w:r w:rsidRPr="007A5FC1">
        <w:rPr>
          <w:rFonts w:ascii="Menlo" w:hAnsi="Menlo" w:cs="Menlo"/>
          <w:color w:val="6E149A"/>
          <w:sz w:val="16"/>
          <w:szCs w:val="16"/>
        </w:rPr>
        <w:t>"</w:t>
      </w:r>
    </w:p>
    <w:p w14:paraId="14C30FA1"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csd:codedtype</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1A3B5C8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725A1E2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csd:address</w:t>
      </w:r>
      <w:proofErr w:type="spellEnd"/>
      <w:proofErr w:type="gramEnd"/>
      <w:r w:rsidRPr="007A5FC1">
        <w:rPr>
          <w:rFonts w:ascii="Menlo" w:hAnsi="Menlo" w:cs="Menlo"/>
          <w:color w:val="6E149A"/>
          <w:sz w:val="16"/>
          <w:szCs w:val="16"/>
        </w:rPr>
        <w:t>"</w:t>
      </w:r>
    </w:p>
    <w:p w14:paraId="0643C05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csd:address</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7035D0E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5B9BC97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gramStart"/>
      <w:r w:rsidRPr="007A5FC1">
        <w:rPr>
          <w:rFonts w:ascii="Menlo" w:hAnsi="Menlo" w:cs="Menlo"/>
          <w:color w:val="6E149A"/>
          <w:sz w:val="16"/>
          <w:szCs w:val="16"/>
        </w:rPr>
        <w:t>csd:careServicesRequest</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csd:organizations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csd:organization</w:t>
      </w:r>
      <w:proofErr w:type="gramEnd"/>
      <w:r w:rsidRPr="007A5FC1">
        <w:rPr>
          <w:rFonts w:ascii="Menlo" w:hAnsi="Menlo" w:cs="Menlo"/>
          <w:color w:val="6E149A"/>
          <w:sz w:val="16"/>
          <w:szCs w:val="16"/>
        </w:rPr>
        <w:t>"</w:t>
      </w:r>
    </w:p>
    <w:p w14:paraId="028DBA9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csd:organization</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123D230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4E7699E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csd:start</w:t>
      </w:r>
      <w:proofErr w:type="spellEnd"/>
      <w:proofErr w:type="gramEnd"/>
      <w:r w:rsidRPr="007A5FC1">
        <w:rPr>
          <w:rFonts w:ascii="Menlo" w:hAnsi="Menlo" w:cs="Menlo"/>
          <w:color w:val="6E149A"/>
          <w:sz w:val="16"/>
          <w:szCs w:val="16"/>
        </w:rPr>
        <w:t>"</w:t>
      </w:r>
    </w:p>
    <w:p w14:paraId="36FAAD7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r w:rsidRPr="007A5FC1">
        <w:rPr>
          <w:rFonts w:ascii="Menlo" w:hAnsi="Menlo" w:cs="Menlo"/>
          <w:color w:val="6E149A"/>
          <w:sz w:val="16"/>
          <w:szCs w:val="16"/>
        </w:rPr>
        <w:t>xs:int</w:t>
      </w:r>
      <w:proofErr w:type="spell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49DCE4A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3A3CA64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r w:rsidRPr="007A5FC1">
        <w:rPr>
          <w:rFonts w:ascii="Menlo" w:hAnsi="Menlo" w:cs="Menlo"/>
          <w:color w:val="6E149A"/>
          <w:sz w:val="16"/>
          <w:szCs w:val="16"/>
        </w:rPr>
        <w:t>csd:max</w:t>
      </w:r>
      <w:proofErr w:type="spellEnd"/>
      <w:r w:rsidRPr="007A5FC1">
        <w:rPr>
          <w:rFonts w:ascii="Menlo" w:hAnsi="Menlo" w:cs="Menlo"/>
          <w:color w:val="6E149A"/>
          <w:sz w:val="16"/>
          <w:szCs w:val="16"/>
        </w:rPr>
        <w:t>"</w:t>
      </w:r>
    </w:p>
    <w:p w14:paraId="43C3897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r w:rsidRPr="007A5FC1">
        <w:rPr>
          <w:rFonts w:ascii="Menlo" w:hAnsi="Menlo" w:cs="Menlo"/>
          <w:color w:val="6E149A"/>
          <w:sz w:val="16"/>
          <w:szCs w:val="16"/>
        </w:rPr>
        <w:t>xs:int</w:t>
      </w:r>
      <w:proofErr w:type="spell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3F7DA9B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p>
    <w:p w14:paraId="52E4CB9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"instance('soap-request')/</w:t>
      </w:r>
      <w:proofErr w:type="gramStart"/>
      <w:r w:rsidRPr="007A5FC1">
        <w:rPr>
          <w:rFonts w:ascii="Menlo" w:hAnsi="Menlo" w:cs="Menlo"/>
          <w:color w:val="6E149A"/>
          <w:sz w:val="16"/>
          <w:szCs w:val="16"/>
        </w:rPr>
        <w:t>soap:Envelope</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soap:Header</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soap:Body</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csd:careServicesRequest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csd:record</w:t>
      </w:r>
      <w:proofErr w:type="spellEnd"/>
      <w:proofErr w:type="gramEnd"/>
      <w:r w:rsidRPr="007A5FC1">
        <w:rPr>
          <w:rFonts w:ascii="Menlo" w:hAnsi="Menlo" w:cs="Menlo"/>
          <w:color w:val="6E149A"/>
          <w:sz w:val="16"/>
          <w:szCs w:val="16"/>
        </w:rPr>
        <w:t>"</w:t>
      </w:r>
    </w:p>
    <w:p w14:paraId="2E6422B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csd:record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5294E12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48DAB9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9FCC2A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nodeset</w:t>
      </w:r>
      <w:proofErr w:type="spellEnd"/>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spellStart"/>
      <w:proofErr w:type="gramStart"/>
      <w:r w:rsidRPr="007A5FC1">
        <w:rPr>
          <w:rFonts w:ascii="Menlo" w:hAnsi="Menlo" w:cs="Menlo"/>
          <w:color w:val="6E149A"/>
          <w:sz w:val="16"/>
          <w:szCs w:val="16"/>
        </w:rPr>
        <w:t>csd:requestParams</w:t>
      </w:r>
      <w:proofErr w:type="spellEnd"/>
      <w:proofErr w:type="gramEnd"/>
      <w:r w:rsidRPr="007A5FC1">
        <w:rPr>
          <w:rFonts w:ascii="Menlo" w:hAnsi="Menlo" w:cs="Menlo"/>
          <w:color w:val="6E149A"/>
          <w:sz w:val="16"/>
          <w:szCs w:val="16"/>
        </w:rPr>
        <w:t>/</w:t>
      </w:r>
      <w:proofErr w:type="spellStart"/>
      <w:r w:rsidRPr="007A5FC1">
        <w:rPr>
          <w:rFonts w:ascii="Menlo" w:hAnsi="Menlo" w:cs="Menlo"/>
          <w:color w:val="6E149A"/>
          <w:sz w:val="16"/>
          <w:szCs w:val="16"/>
        </w:rPr>
        <w:t>csd:id</w:t>
      </w:r>
      <w:proofErr w:type="spell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csd:uniqueID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30C56C9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csd:otherID</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csd:otherID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20E3E5D4"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csd:primaryName</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xs:string</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61F4AAF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/csd:name"</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xs:string</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025095D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csd:codedType</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csd:codedtype</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6891EC9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csd:address</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csd:address</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412F3F1E"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csd:organizations</w:t>
      </w:r>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csd:organization</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csd:organization</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4C954AF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csd:start</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r w:rsidRPr="007A5FC1">
        <w:rPr>
          <w:rFonts w:ascii="Menlo" w:hAnsi="Menlo" w:cs="Menlo"/>
          <w:color w:val="6E149A"/>
          <w:sz w:val="16"/>
          <w:szCs w:val="16"/>
        </w:rPr>
        <w:t>xs:int</w:t>
      </w:r>
      <w:proofErr w:type="spell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1669191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/csd:max"</w:t>
      </w:r>
      <w:r w:rsidRPr="007A5FC1">
        <w:rPr>
          <w:rFonts w:ascii="Menlo" w:hAnsi="Menlo" w:cs="Menlo"/>
          <w:color w:val="000000"/>
          <w:sz w:val="16"/>
          <w:szCs w:val="16"/>
        </w:rPr>
        <w:t xml:space="preserve"> </w:t>
      </w:r>
    </w:p>
    <w:p w14:paraId="58F3F512"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r w:rsidRPr="007A5FC1">
        <w:rPr>
          <w:rFonts w:ascii="Menlo" w:hAnsi="Menlo" w:cs="Menlo"/>
          <w:color w:val="6E149A"/>
          <w:sz w:val="16"/>
          <w:szCs w:val="16"/>
        </w:rPr>
        <w:t>xs:int</w:t>
      </w:r>
      <w:proofErr w:type="spell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220DA77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r w:rsidRPr="007A5FC1">
        <w:rPr>
          <w:rFonts w:ascii="Menlo" w:hAnsi="Menlo" w:cs="Menlo"/>
          <w:color w:val="236718"/>
          <w:sz w:val="16"/>
          <w:szCs w:val="16"/>
        </w:rPr>
        <w:t>nodeset</w:t>
      </w:r>
      <w:r w:rsidRPr="007A5FC1">
        <w:rPr>
          <w:rFonts w:ascii="Menlo" w:hAnsi="Menlo" w:cs="Menlo"/>
          <w:color w:val="000000"/>
          <w:sz w:val="16"/>
          <w:szCs w:val="16"/>
        </w:rPr>
        <w:t>=</w:t>
      </w:r>
      <w:r w:rsidRPr="007A5FC1">
        <w:rPr>
          <w:rFonts w:ascii="Menlo" w:hAnsi="Menlo" w:cs="Menlo"/>
          <w:color w:val="6E149A"/>
          <w:sz w:val="16"/>
          <w:szCs w:val="16"/>
        </w:rPr>
        <w:t>"instance('http-post-request')/</w:t>
      </w:r>
      <w:proofErr w:type="gramStart"/>
      <w:r w:rsidRPr="007A5FC1">
        <w:rPr>
          <w:rFonts w:ascii="Menlo" w:hAnsi="Menlo" w:cs="Menlo"/>
          <w:color w:val="6E149A"/>
          <w:sz w:val="16"/>
          <w:szCs w:val="16"/>
        </w:rPr>
        <w:t>csd:requestParams</w:t>
      </w:r>
      <w:proofErr w:type="gramEnd"/>
      <w:r w:rsidRPr="007A5FC1">
        <w:rPr>
          <w:rFonts w:ascii="Menlo" w:hAnsi="Menlo" w:cs="Menlo"/>
          <w:color w:val="6E149A"/>
          <w:sz w:val="16"/>
          <w:szCs w:val="16"/>
        </w:rPr>
        <w:t>/</w:t>
      </w:r>
      <w:proofErr w:type="gramStart"/>
      <w:r w:rsidRPr="007A5FC1">
        <w:rPr>
          <w:rFonts w:ascii="Menlo" w:hAnsi="Menlo" w:cs="Menlo"/>
          <w:color w:val="6E149A"/>
          <w:sz w:val="16"/>
          <w:szCs w:val="16"/>
        </w:rPr>
        <w:t>csd:record</w:t>
      </w:r>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csd:record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00DDE6E9"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BF01CFC"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nodeset</w:t>
      </w:r>
      <w:proofErr w:type="spellEnd"/>
      <w:r w:rsidRPr="007A5FC1">
        <w:rPr>
          <w:rFonts w:ascii="Menlo" w:hAnsi="Menlo" w:cs="Menlo"/>
          <w:color w:val="000000"/>
          <w:sz w:val="16"/>
          <w:szCs w:val="16"/>
        </w:rPr>
        <w:t>=</w:t>
      </w:r>
      <w:r w:rsidRPr="007A5FC1">
        <w:rPr>
          <w:rFonts w:ascii="Menlo" w:hAnsi="Menlo" w:cs="Menlo"/>
          <w:color w:val="6E149A"/>
          <w:sz w:val="16"/>
          <w:szCs w:val="16"/>
        </w:rPr>
        <w:t>"instance('http-post-response')/</w:t>
      </w:r>
      <w:proofErr w:type="spellStart"/>
      <w:proofErr w:type="gramStart"/>
      <w:r w:rsidRPr="007A5FC1">
        <w:rPr>
          <w:rFonts w:ascii="Menlo" w:hAnsi="Menlo" w:cs="Menlo"/>
          <w:color w:val="6E149A"/>
          <w:sz w:val="16"/>
          <w:szCs w:val="16"/>
        </w:rPr>
        <w:t>csd:CSD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csd:CSD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2594CD0F"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bind</w:t>
      </w:r>
      <w:proofErr w:type="spellEnd"/>
      <w:proofErr w:type="gramEnd"/>
      <w:r w:rsidRPr="007A5FC1">
        <w:rPr>
          <w:rFonts w:ascii="Menlo" w:hAnsi="Menlo" w:cs="Menlo"/>
          <w:color w:val="000000"/>
          <w:sz w:val="16"/>
          <w:szCs w:val="16"/>
        </w:rPr>
        <w:t xml:space="preserve"> </w:t>
      </w:r>
      <w:proofErr w:type="spellStart"/>
      <w:r w:rsidRPr="007A5FC1">
        <w:rPr>
          <w:rFonts w:ascii="Menlo" w:hAnsi="Menlo" w:cs="Menlo"/>
          <w:color w:val="236718"/>
          <w:sz w:val="16"/>
          <w:szCs w:val="16"/>
        </w:rPr>
        <w:t>nodeset</w:t>
      </w:r>
      <w:proofErr w:type="spellEnd"/>
      <w:r w:rsidRPr="007A5FC1">
        <w:rPr>
          <w:rFonts w:ascii="Menlo" w:hAnsi="Menlo" w:cs="Menlo"/>
          <w:color w:val="000000"/>
          <w:sz w:val="16"/>
          <w:szCs w:val="16"/>
        </w:rPr>
        <w:t>=</w:t>
      </w:r>
      <w:r w:rsidRPr="007A5FC1">
        <w:rPr>
          <w:rFonts w:ascii="Menlo" w:hAnsi="Menlo" w:cs="Menlo"/>
          <w:color w:val="6E149A"/>
          <w:sz w:val="16"/>
          <w:szCs w:val="16"/>
        </w:rPr>
        <w:t>"instance('soap-response')/</w:t>
      </w:r>
      <w:proofErr w:type="spellStart"/>
      <w:proofErr w:type="gramStart"/>
      <w:r w:rsidRPr="007A5FC1">
        <w:rPr>
          <w:rFonts w:ascii="Menlo" w:hAnsi="Menlo" w:cs="Menlo"/>
          <w:color w:val="6E149A"/>
          <w:sz w:val="16"/>
          <w:szCs w:val="16"/>
        </w:rPr>
        <w:t>soap:Envelope</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soap:Body</w:t>
      </w:r>
      <w:proofErr w:type="spellEnd"/>
      <w:proofErr w:type="gramEnd"/>
      <w:r w:rsidRPr="007A5FC1">
        <w:rPr>
          <w:rFonts w:ascii="Menlo" w:hAnsi="Menlo" w:cs="Menlo"/>
          <w:color w:val="6E149A"/>
          <w:sz w:val="16"/>
          <w:szCs w:val="16"/>
        </w:rPr>
        <w:t>/</w:t>
      </w:r>
      <w:r>
        <w:rPr>
          <w:rFonts w:ascii="Menlo" w:hAnsi="Menlo" w:cs="Menlo"/>
          <w:color w:val="6E149A"/>
          <w:sz w:val="16"/>
          <w:szCs w:val="16"/>
        </w:rPr>
        <w:br/>
      </w:r>
      <w:proofErr w:type="spellStart"/>
      <w:proofErr w:type="gramStart"/>
      <w:r w:rsidRPr="007A5FC1">
        <w:rPr>
          <w:rFonts w:ascii="Menlo" w:hAnsi="Menlo" w:cs="Menlo"/>
          <w:color w:val="6E149A"/>
          <w:sz w:val="16"/>
          <w:szCs w:val="16"/>
        </w:rPr>
        <w:t>csd:careServicesResponse</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csd:result</w:t>
      </w:r>
      <w:proofErr w:type="spellEnd"/>
      <w:proofErr w:type="gramEnd"/>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csd:CSD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w:t>
      </w:r>
      <w:r>
        <w:rPr>
          <w:rFonts w:ascii="Menlo" w:hAnsi="Menlo" w:cs="Menlo"/>
          <w:color w:val="000000"/>
          <w:sz w:val="16"/>
          <w:szCs w:val="16"/>
        </w:rPr>
        <w:br/>
        <w:t xml:space="preserve">      </w:t>
      </w:r>
      <w:r w:rsidRPr="007A5FC1">
        <w:rPr>
          <w:rFonts w:ascii="Menlo" w:hAnsi="Menlo" w:cs="Menlo"/>
          <w:color w:val="236718"/>
          <w:sz w:val="16"/>
          <w:szCs w:val="16"/>
        </w:rPr>
        <w:t>type</w:t>
      </w:r>
      <w:r w:rsidRPr="007A5FC1">
        <w:rPr>
          <w:rFonts w:ascii="Menlo" w:hAnsi="Menlo" w:cs="Menlo"/>
          <w:color w:val="000000"/>
          <w:sz w:val="16"/>
          <w:szCs w:val="16"/>
        </w:rPr>
        <w:t>=</w:t>
      </w:r>
      <w:r w:rsidRPr="007A5FC1">
        <w:rPr>
          <w:rFonts w:ascii="Menlo" w:hAnsi="Menlo" w:cs="Menlo"/>
          <w:color w:val="6E149A"/>
          <w:sz w:val="16"/>
          <w:szCs w:val="16"/>
        </w:rPr>
        <w:t>"</w:t>
      </w:r>
      <w:proofErr w:type="spellStart"/>
      <w:proofErr w:type="gramStart"/>
      <w:r w:rsidRPr="007A5FC1">
        <w:rPr>
          <w:rFonts w:ascii="Menlo" w:hAnsi="Menlo" w:cs="Menlo"/>
          <w:color w:val="6E149A"/>
          <w:sz w:val="16"/>
          <w:szCs w:val="16"/>
        </w:rPr>
        <w:t>csd:CSD</w:t>
      </w:r>
      <w:proofErr w:type="spellEnd"/>
      <w:proofErr w:type="gramEnd"/>
      <w:r w:rsidRPr="007A5FC1">
        <w:rPr>
          <w:rFonts w:ascii="Menlo" w:hAnsi="Menlo" w:cs="Menlo"/>
          <w:color w:val="6E149A"/>
          <w:sz w:val="16"/>
          <w:szCs w:val="16"/>
        </w:rPr>
        <w:t>"</w:t>
      </w:r>
      <w:r w:rsidRPr="007A5FC1">
        <w:rPr>
          <w:rFonts w:ascii="Menlo" w:hAnsi="Menlo" w:cs="Menlo"/>
          <w:color w:val="000000"/>
          <w:sz w:val="16"/>
          <w:szCs w:val="16"/>
        </w:rPr>
        <w:t xml:space="preserve"> /&gt;</w:t>
      </w:r>
    </w:p>
    <w:p w14:paraId="588B91C3"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D63D375"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 xml:space="preserve">  &lt;/</w:t>
      </w:r>
      <w:proofErr w:type="spellStart"/>
      <w:proofErr w:type="gramStart"/>
      <w:r w:rsidRPr="007A5FC1">
        <w:rPr>
          <w:rFonts w:ascii="Menlo" w:hAnsi="Menlo" w:cs="Menlo"/>
          <w:color w:val="000000"/>
          <w:sz w:val="16"/>
          <w:szCs w:val="16"/>
        </w:rPr>
        <w:t>xforms:</w:t>
      </w:r>
      <w:r w:rsidRPr="007A5FC1">
        <w:rPr>
          <w:rFonts w:ascii="Menlo" w:hAnsi="Menlo" w:cs="Menlo"/>
          <w:color w:val="4F4F8A"/>
          <w:sz w:val="16"/>
          <w:szCs w:val="16"/>
        </w:rPr>
        <w:t>model</w:t>
      </w:r>
      <w:proofErr w:type="spellEnd"/>
      <w:proofErr w:type="gramEnd"/>
      <w:r w:rsidRPr="007A5FC1">
        <w:rPr>
          <w:rFonts w:ascii="Menlo" w:hAnsi="Menlo" w:cs="Menlo"/>
          <w:color w:val="000000"/>
          <w:sz w:val="16"/>
          <w:szCs w:val="16"/>
        </w:rPr>
        <w:t>&gt;</w:t>
      </w:r>
    </w:p>
    <w:p w14:paraId="79B425BD"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7A5FC1">
        <w:rPr>
          <w:rFonts w:ascii="Menlo" w:hAnsi="Menlo" w:cs="Menlo"/>
          <w:color w:val="000000"/>
          <w:sz w:val="16"/>
          <w:szCs w:val="16"/>
        </w:rPr>
        <w:t>&lt;/</w:t>
      </w:r>
      <w:proofErr w:type="spellStart"/>
      <w:proofErr w:type="gramStart"/>
      <w:r w:rsidRPr="007A5FC1">
        <w:rPr>
          <w:rFonts w:ascii="Menlo" w:hAnsi="Menlo" w:cs="Menlo"/>
          <w:color w:val="000000"/>
          <w:sz w:val="16"/>
          <w:szCs w:val="16"/>
        </w:rPr>
        <w:t>csd:</w:t>
      </w:r>
      <w:r w:rsidRPr="007A5FC1">
        <w:rPr>
          <w:rFonts w:ascii="Menlo" w:hAnsi="Menlo" w:cs="Menlo"/>
          <w:color w:val="4F4F8A"/>
          <w:sz w:val="16"/>
          <w:szCs w:val="16"/>
        </w:rPr>
        <w:t>careServicesFunction</w:t>
      </w:r>
      <w:proofErr w:type="spellEnd"/>
      <w:proofErr w:type="gramEnd"/>
      <w:r w:rsidRPr="007A5FC1">
        <w:rPr>
          <w:rFonts w:ascii="Menlo" w:hAnsi="Menlo" w:cs="Menlo"/>
          <w:color w:val="000000"/>
          <w:sz w:val="16"/>
          <w:szCs w:val="16"/>
        </w:rPr>
        <w:t>&gt;</w:t>
      </w:r>
    </w:p>
    <w:p w14:paraId="0F18B5C7"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2025F58" w14:textId="77777777" w:rsidR="004A60D5" w:rsidRPr="007A5FC1"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0109AD1" w14:textId="77777777" w:rsidR="004A60D5" w:rsidRPr="007B0978" w:rsidRDefault="004A60D5" w:rsidP="004A60D5">
      <w:pPr>
        <w:pStyle w:val="FigureTitle"/>
      </w:pPr>
      <w:r w:rsidRPr="007B0978">
        <w:t>Figure Y.3-3: Facility Search Care Services Function</w:t>
      </w:r>
    </w:p>
    <w:p w14:paraId="48103AB0" w14:textId="77777777" w:rsidR="004A60D5" w:rsidRPr="007B0978" w:rsidRDefault="004A60D5" w:rsidP="004A60D5">
      <w:pPr>
        <w:pStyle w:val="BodyText"/>
        <w:rPr>
          <w:noProof w:val="0"/>
        </w:rPr>
      </w:pPr>
    </w:p>
    <w:p w14:paraId="31A84808" w14:textId="77777777" w:rsidR="004A60D5" w:rsidRPr="007B0978" w:rsidRDefault="004A60D5" w:rsidP="004A60D5">
      <w:r w:rsidRPr="007B0978">
        <w:t xml:space="preserve">This is the XML definition of the </w:t>
      </w:r>
      <w:proofErr w:type="spellStart"/>
      <w:r w:rsidRPr="007B0978">
        <w:rPr>
          <w:rStyle w:val="XMLname"/>
        </w:rPr>
        <w:t>careServicesRequest</w:t>
      </w:r>
      <w:proofErr w:type="spellEnd"/>
      <w:r w:rsidRPr="007B0978">
        <w:t xml:space="preserve"> for Organization Search. </w:t>
      </w:r>
      <w:r w:rsidRPr="007B0978">
        <w:rPr>
          <w:szCs w:val="24"/>
        </w:rPr>
        <w:t>A non-normative implementation of the</w:t>
      </w:r>
      <w:r w:rsidRPr="007B0978">
        <w:t xml:space="preserve"> referenced </w:t>
      </w:r>
      <w:proofErr w:type="spellStart"/>
      <w:r w:rsidRPr="007B0978">
        <w:t>service_</w:t>
      </w:r>
      <w:proofErr w:type="gramStart"/>
      <w:r w:rsidRPr="007B0978">
        <w:t>search.xq</w:t>
      </w:r>
      <w:proofErr w:type="spellEnd"/>
      <w:proofErr w:type="gramEnd"/>
      <w:r w:rsidRPr="007B0978">
        <w:t xml:space="preserve"> is included in ITI TF-2x: Appendix W.</w:t>
      </w:r>
    </w:p>
    <w:p w14:paraId="1FE0296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&lt;?</w:t>
      </w:r>
      <w:r w:rsidRPr="00402D1C">
        <w:rPr>
          <w:rFonts w:ascii="Menlo" w:hAnsi="Menlo" w:cs="Menlo"/>
          <w:b/>
          <w:bCs/>
          <w:color w:val="340FA3"/>
          <w:sz w:val="16"/>
          <w:szCs w:val="16"/>
        </w:rPr>
        <w:t>xml</w:t>
      </w:r>
      <w:r w:rsidRPr="00402D1C">
        <w:rPr>
          <w:rFonts w:ascii="Menlo" w:hAnsi="Menlo" w:cs="Menlo"/>
          <w:color w:val="000000"/>
          <w:sz w:val="16"/>
          <w:szCs w:val="16"/>
        </w:rPr>
        <w:t xml:space="preserve"> </w:t>
      </w:r>
      <w:r w:rsidRPr="00402D1C">
        <w:rPr>
          <w:rFonts w:ascii="Menlo" w:hAnsi="Menlo" w:cs="Menlo"/>
          <w:color w:val="236718"/>
          <w:sz w:val="16"/>
          <w:szCs w:val="16"/>
        </w:rPr>
        <w:t>version</w:t>
      </w:r>
      <w:r w:rsidRPr="00402D1C">
        <w:rPr>
          <w:rFonts w:ascii="Menlo" w:hAnsi="Menlo" w:cs="Menlo"/>
          <w:color w:val="000000"/>
          <w:sz w:val="16"/>
          <w:szCs w:val="16"/>
        </w:rPr>
        <w:t>=</w:t>
      </w:r>
      <w:r w:rsidRPr="00402D1C">
        <w:rPr>
          <w:rFonts w:ascii="Menlo" w:hAnsi="Menlo" w:cs="Menlo"/>
          <w:color w:val="6E149A"/>
          <w:sz w:val="16"/>
          <w:szCs w:val="16"/>
        </w:rPr>
        <w:t>"1.0"</w:t>
      </w:r>
      <w:r w:rsidRPr="00402D1C">
        <w:rPr>
          <w:rFonts w:ascii="Menlo" w:hAnsi="Menlo" w:cs="Menlo"/>
          <w:color w:val="000000"/>
          <w:sz w:val="16"/>
          <w:szCs w:val="16"/>
        </w:rPr>
        <w:t xml:space="preserve"> </w:t>
      </w:r>
      <w:r w:rsidRPr="00402D1C">
        <w:rPr>
          <w:rFonts w:ascii="Menlo" w:hAnsi="Menlo" w:cs="Menlo"/>
          <w:color w:val="236718"/>
          <w:sz w:val="16"/>
          <w:szCs w:val="16"/>
        </w:rPr>
        <w:t>encoding</w:t>
      </w:r>
      <w:r w:rsidRPr="00402D1C">
        <w:rPr>
          <w:rFonts w:ascii="Menlo" w:hAnsi="Menlo" w:cs="Menlo"/>
          <w:color w:val="000000"/>
          <w:sz w:val="16"/>
          <w:szCs w:val="16"/>
        </w:rPr>
        <w:t>=</w:t>
      </w:r>
      <w:r w:rsidRPr="00402D1C">
        <w:rPr>
          <w:rFonts w:ascii="Menlo" w:hAnsi="Menlo" w:cs="Menlo"/>
          <w:color w:val="6E149A"/>
          <w:sz w:val="16"/>
          <w:szCs w:val="16"/>
        </w:rPr>
        <w:t>"UTF-8"</w:t>
      </w:r>
      <w:r w:rsidRPr="00402D1C">
        <w:rPr>
          <w:rFonts w:ascii="Menlo" w:hAnsi="Menlo" w:cs="Menlo"/>
          <w:color w:val="000000"/>
          <w:sz w:val="16"/>
          <w:szCs w:val="16"/>
        </w:rPr>
        <w:t>?&gt;</w:t>
      </w:r>
    </w:p>
    <w:p w14:paraId="75A2489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careServicesFunction</w:t>
      </w:r>
      <w:proofErr w:type="spellEnd"/>
      <w:proofErr w:type="gramEnd"/>
    </w:p>
    <w:p w14:paraId="6DC7845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xsi</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"http://www.w3.org/2001/XMLSchema-instance"</w:t>
      </w:r>
    </w:p>
    <w:p w14:paraId="1A2D2CDE"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csd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w:t>
      </w:r>
      <w:proofErr w:type="gramStart"/>
      <w:r w:rsidRPr="00402D1C">
        <w:rPr>
          <w:rFonts w:ascii="Menlo" w:hAnsi="Menlo" w:cs="Menlo"/>
          <w:color w:val="6E149A"/>
          <w:sz w:val="16"/>
          <w:szCs w:val="16"/>
        </w:rPr>
        <w:t>urn:ihe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iti:csd</w:t>
      </w:r>
      <w:proofErr w:type="gramEnd"/>
      <w:r w:rsidRPr="00402D1C">
        <w:rPr>
          <w:rFonts w:ascii="Menlo" w:hAnsi="Menlo" w:cs="Menlo"/>
          <w:color w:val="6E149A"/>
          <w:sz w:val="16"/>
          <w:szCs w:val="16"/>
        </w:rPr>
        <w:t>:2013"</w:t>
      </w:r>
    </w:p>
    <w:p w14:paraId="521EEEB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xforms</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"http://www.w3.org/2002/xforms"</w:t>
      </w:r>
    </w:p>
    <w:p w14:paraId="07B94A9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xi</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"http://www.w3.org/2001/XInclude"</w:t>
      </w:r>
    </w:p>
    <w:p w14:paraId="6A7011DE"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soap</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"http://www.w3.org/2003/05/soap-envelope"</w:t>
      </w:r>
    </w:p>
    <w:p w14:paraId="686A71A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wsa</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"http://www.w3.org/2005/08/addressing"</w:t>
      </w:r>
    </w:p>
    <w:p w14:paraId="5695EA4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r w:rsidRPr="00402D1C">
        <w:rPr>
          <w:rFonts w:ascii="Menlo" w:hAnsi="Menlo" w:cs="Menlo"/>
          <w:color w:val="000000"/>
          <w:sz w:val="16"/>
          <w:szCs w:val="16"/>
        </w:rPr>
        <w:t>xmlns:</w:t>
      </w:r>
      <w:r w:rsidRPr="00402D1C">
        <w:rPr>
          <w:rFonts w:ascii="Menlo" w:hAnsi="Menlo" w:cs="Menlo"/>
          <w:color w:val="236718"/>
          <w:sz w:val="16"/>
          <w:szCs w:val="16"/>
        </w:rPr>
        <w:t>xsd</w:t>
      </w:r>
      <w:proofErr w:type="spellEnd"/>
      <w:r w:rsidRPr="00402D1C">
        <w:rPr>
          <w:rFonts w:ascii="Menlo" w:hAnsi="Menlo" w:cs="Menlo"/>
          <w:color w:val="000000"/>
          <w:sz w:val="16"/>
          <w:szCs w:val="16"/>
        </w:rPr>
        <w:t>=</w:t>
      </w:r>
      <w:r w:rsidRPr="00402D1C">
        <w:rPr>
          <w:rFonts w:ascii="Menlo" w:hAnsi="Menlo" w:cs="Menlo"/>
          <w:color w:val="6E149A"/>
          <w:sz w:val="16"/>
          <w:szCs w:val="16"/>
        </w:rPr>
        <w:t>"http://www.w3.org/2001/XMLSchema"</w:t>
      </w:r>
    </w:p>
    <w:p w14:paraId="5048A55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http</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"http://expath.org/ns/http-client"</w:t>
      </w:r>
    </w:p>
    <w:p w14:paraId="0DFCD44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xmlns:</w:t>
      </w:r>
      <w:r w:rsidRPr="00402D1C">
        <w:rPr>
          <w:rFonts w:ascii="Menlo" w:hAnsi="Menlo" w:cs="Menlo"/>
          <w:color w:val="236718"/>
          <w:sz w:val="16"/>
          <w:szCs w:val="16"/>
        </w:rPr>
        <w:t>ev</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"http://www.w3.org/2001/xml-events"</w:t>
      </w:r>
    </w:p>
    <w:p w14:paraId="376771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urn</w:t>
      </w:r>
      <w:r w:rsidRPr="00402D1C">
        <w:rPr>
          <w:rFonts w:ascii="Menlo" w:hAnsi="Menlo" w:cs="Menlo"/>
          <w:color w:val="000000"/>
          <w:sz w:val="16"/>
          <w:szCs w:val="16"/>
        </w:rPr>
        <w:t>=</w:t>
      </w:r>
      <w:r w:rsidRPr="00402D1C">
        <w:rPr>
          <w:rFonts w:ascii="Menlo" w:hAnsi="Menlo" w:cs="Menlo"/>
          <w:color w:val="6E149A"/>
          <w:sz w:val="16"/>
          <w:szCs w:val="16"/>
        </w:rPr>
        <w:t>"</w:t>
      </w:r>
      <w:proofErr w:type="gramStart"/>
      <w:r w:rsidRPr="00402D1C">
        <w:rPr>
          <w:rFonts w:ascii="Menlo" w:hAnsi="Menlo" w:cs="Menlo"/>
          <w:color w:val="6E149A"/>
          <w:sz w:val="16"/>
          <w:szCs w:val="16"/>
        </w:rPr>
        <w:t>urn:ihe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iti:csd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2014:stored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function:service</w:t>
      </w:r>
      <w:proofErr w:type="gramEnd"/>
      <w:r w:rsidRPr="00402D1C">
        <w:rPr>
          <w:rFonts w:ascii="Menlo" w:hAnsi="Menlo" w:cs="Menlo"/>
          <w:color w:val="6E149A"/>
          <w:sz w:val="16"/>
          <w:szCs w:val="16"/>
        </w:rPr>
        <w:t>-search"</w:t>
      </w:r>
      <w:r w:rsidRPr="00402D1C">
        <w:rPr>
          <w:rFonts w:ascii="Menlo" w:hAnsi="Menlo" w:cs="Menlo"/>
          <w:color w:val="000000"/>
          <w:sz w:val="16"/>
          <w:szCs w:val="16"/>
        </w:rPr>
        <w:t>&gt;</w:t>
      </w:r>
    </w:p>
    <w:p w14:paraId="167CAB1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r w:rsidRPr="00402D1C">
        <w:rPr>
          <w:rFonts w:ascii="Menlo" w:hAnsi="Menlo" w:cs="Menlo"/>
          <w:color w:val="000000"/>
          <w:sz w:val="16"/>
          <w:szCs w:val="16"/>
        </w:rPr>
        <w:t>csd:</w:t>
      </w:r>
      <w:r w:rsidRPr="00402D1C">
        <w:rPr>
          <w:rFonts w:ascii="Menlo" w:hAnsi="Menlo" w:cs="Menlo"/>
          <w:color w:val="4F4F8A"/>
          <w:sz w:val="16"/>
          <w:szCs w:val="16"/>
        </w:rPr>
        <w:t>description</w:t>
      </w:r>
      <w:proofErr w:type="spellEnd"/>
      <w:r w:rsidRPr="00402D1C">
        <w:rPr>
          <w:rFonts w:ascii="Menlo" w:hAnsi="Menlo" w:cs="Menlo"/>
          <w:color w:val="000000"/>
          <w:sz w:val="16"/>
          <w:szCs w:val="16"/>
        </w:rPr>
        <w:t xml:space="preserve">&gt;                                                                                                                                                                                                                                                                                                                                                                                                                                                                                                                                                                                                                                      </w:t>
      </w:r>
    </w:p>
    <w:p w14:paraId="47BD061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Performs a search for all service by  type,  or ID.                                                                                                                                                                                                                                                                                                                                                                                                                                                                                                                                                                                                  </w:t>
      </w:r>
    </w:p>
    <w:p w14:paraId="399EC38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description</w:t>
      </w:r>
      <w:proofErr w:type="spellEnd"/>
      <w:proofErr w:type="gramEnd"/>
      <w:r w:rsidRPr="00402D1C">
        <w:rPr>
          <w:rFonts w:ascii="Menlo" w:hAnsi="Menlo" w:cs="Menlo"/>
          <w:color w:val="000000"/>
          <w:sz w:val="16"/>
          <w:szCs w:val="16"/>
        </w:rPr>
        <w:t>&gt;</w:t>
      </w:r>
    </w:p>
    <w:p w14:paraId="1ABF9D2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definition</w:t>
      </w:r>
      <w:proofErr w:type="spellEnd"/>
      <w:proofErr w:type="gramEnd"/>
      <w:r w:rsidRPr="00402D1C">
        <w:rPr>
          <w:rFonts w:ascii="Menlo" w:hAnsi="Menlo" w:cs="Menlo"/>
          <w:color w:val="000000"/>
          <w:sz w:val="16"/>
          <w:szCs w:val="16"/>
        </w:rPr>
        <w:t xml:space="preserve"> &gt;&lt;</w:t>
      </w:r>
      <w:proofErr w:type="spellStart"/>
      <w:proofErr w:type="gramStart"/>
      <w:r w:rsidRPr="00402D1C">
        <w:rPr>
          <w:rFonts w:ascii="Menlo" w:hAnsi="Menlo" w:cs="Menlo"/>
          <w:color w:val="000000"/>
          <w:sz w:val="16"/>
          <w:szCs w:val="16"/>
        </w:rPr>
        <w:t>xi:</w:t>
      </w:r>
      <w:r w:rsidRPr="00402D1C">
        <w:rPr>
          <w:rFonts w:ascii="Menlo" w:hAnsi="Menlo" w:cs="Menlo"/>
          <w:color w:val="4F4F8A"/>
          <w:sz w:val="16"/>
          <w:szCs w:val="16"/>
        </w:rPr>
        <w:t>include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parse</w:t>
      </w:r>
      <w:r w:rsidRPr="00402D1C">
        <w:rPr>
          <w:rFonts w:ascii="Menlo" w:hAnsi="Menlo" w:cs="Menlo"/>
          <w:color w:val="000000"/>
          <w:sz w:val="16"/>
          <w:szCs w:val="16"/>
        </w:rPr>
        <w:t>=</w:t>
      </w:r>
      <w:r w:rsidRPr="00402D1C">
        <w:rPr>
          <w:rFonts w:ascii="Menlo" w:hAnsi="Menlo" w:cs="Menlo"/>
          <w:color w:val="6E149A"/>
          <w:sz w:val="16"/>
          <w:szCs w:val="16"/>
        </w:rPr>
        <w:t>'text'</w:t>
      </w:r>
      <w:r w:rsidRPr="00402D1C">
        <w:rPr>
          <w:rFonts w:ascii="Menlo" w:hAnsi="Menlo" w:cs="Menlo"/>
          <w:color w:val="000000"/>
          <w:sz w:val="16"/>
          <w:szCs w:val="16"/>
        </w:rPr>
        <w:t xml:space="preserve"> </w:t>
      </w:r>
      <w:proofErr w:type="spellStart"/>
      <w:r w:rsidRPr="00402D1C">
        <w:rPr>
          <w:rFonts w:ascii="Menlo" w:hAnsi="Menlo" w:cs="Menlo"/>
          <w:color w:val="236718"/>
          <w:sz w:val="16"/>
          <w:szCs w:val="16"/>
        </w:rPr>
        <w:t>href</w:t>
      </w:r>
      <w:proofErr w:type="spellEnd"/>
      <w:r w:rsidRPr="00402D1C">
        <w:rPr>
          <w:rFonts w:ascii="Menlo" w:hAnsi="Menlo" w:cs="Menlo"/>
          <w:color w:val="000000"/>
          <w:sz w:val="16"/>
          <w:szCs w:val="16"/>
        </w:rPr>
        <w:t>=</w:t>
      </w:r>
      <w:r w:rsidRPr="00402D1C">
        <w:rPr>
          <w:rFonts w:ascii="Menlo" w:hAnsi="Menlo" w:cs="Menlo"/>
          <w:color w:val="6E149A"/>
          <w:sz w:val="16"/>
          <w:szCs w:val="16"/>
        </w:rPr>
        <w:t>'</w:t>
      </w:r>
      <w:proofErr w:type="spellStart"/>
      <w:r w:rsidRPr="00402D1C">
        <w:rPr>
          <w:rFonts w:ascii="Menlo" w:hAnsi="Menlo" w:cs="Menlo"/>
          <w:color w:val="6E149A"/>
          <w:sz w:val="16"/>
          <w:szCs w:val="16"/>
        </w:rPr>
        <w:t>service_</w:t>
      </w:r>
      <w:proofErr w:type="gramStart"/>
      <w:r w:rsidRPr="00402D1C">
        <w:rPr>
          <w:rFonts w:ascii="Menlo" w:hAnsi="Menlo" w:cs="Menlo"/>
          <w:color w:val="6E149A"/>
          <w:sz w:val="16"/>
          <w:szCs w:val="16"/>
        </w:rPr>
        <w:t>search.xq</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/&gt;&lt;/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definition</w:t>
      </w:r>
      <w:proofErr w:type="spellEnd"/>
      <w:proofErr w:type="gramEnd"/>
      <w:r w:rsidRPr="00402D1C">
        <w:rPr>
          <w:rFonts w:ascii="Menlo" w:hAnsi="Menlo" w:cs="Menlo"/>
          <w:color w:val="000000"/>
          <w:sz w:val="16"/>
          <w:szCs w:val="16"/>
        </w:rPr>
        <w:t>&gt;</w:t>
      </w:r>
    </w:p>
    <w:p w14:paraId="43FBF6B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433E03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model</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w:t>
      </w:r>
      <w:proofErr w:type="gramStart"/>
      <w:r w:rsidRPr="00402D1C">
        <w:rPr>
          <w:rFonts w:ascii="Menlo" w:hAnsi="Menlo" w:cs="Menlo"/>
          <w:color w:val="6E149A"/>
          <w:sz w:val="16"/>
          <w:szCs w:val="16"/>
        </w:rPr>
        <w:t>urn:ihe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iti:csd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2014:stored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function:service</w:t>
      </w:r>
      <w:proofErr w:type="gramEnd"/>
      <w:r w:rsidRPr="00402D1C">
        <w:rPr>
          <w:rFonts w:ascii="Menlo" w:hAnsi="Menlo" w:cs="Menlo"/>
          <w:color w:val="6E149A"/>
          <w:sz w:val="16"/>
          <w:szCs w:val="16"/>
        </w:rPr>
        <w:t>-search'</w:t>
      </w:r>
      <w:r w:rsidRPr="00402D1C">
        <w:rPr>
          <w:rFonts w:ascii="Menlo" w:hAnsi="Menlo" w:cs="Menlo"/>
          <w:color w:val="000000"/>
          <w:sz w:val="16"/>
          <w:szCs w:val="16"/>
        </w:rPr>
        <w:t>&gt;</w:t>
      </w:r>
    </w:p>
    <w:p w14:paraId="452E21E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"care-services-result"</w:t>
      </w:r>
      <w:r w:rsidRPr="00402D1C">
        <w:rPr>
          <w:rFonts w:ascii="Menlo" w:hAnsi="Menlo" w:cs="Menlo"/>
          <w:color w:val="000000"/>
          <w:sz w:val="16"/>
          <w:szCs w:val="16"/>
        </w:rPr>
        <w:t>&gt;</w:t>
      </w:r>
    </w:p>
    <w:p w14:paraId="15D79F6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careSerivcesResponse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 xml:space="preserve"> </w:t>
      </w:r>
      <w:r w:rsidRPr="00402D1C">
        <w:rPr>
          <w:rFonts w:ascii="Menlo" w:hAnsi="Menlo" w:cs="Menlo"/>
          <w:color w:val="236718"/>
          <w:sz w:val="16"/>
          <w:szCs w:val="16"/>
        </w:rPr>
        <w:t>code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 xml:space="preserve"> </w:t>
      </w:r>
      <w:r w:rsidRPr="00402D1C">
        <w:rPr>
          <w:rFonts w:ascii="Menlo" w:hAnsi="Menlo" w:cs="Menlo"/>
          <w:color w:val="236718"/>
          <w:sz w:val="16"/>
          <w:szCs w:val="16"/>
        </w:rPr>
        <w:t>content-type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0C0A9E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&gt;</w:t>
      </w:r>
    </w:p>
    <w:p w14:paraId="0E71CEF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F1E56C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'soap-request'</w:t>
      </w:r>
      <w:r w:rsidRPr="00402D1C">
        <w:rPr>
          <w:rFonts w:ascii="Menlo" w:hAnsi="Menlo" w:cs="Menlo"/>
          <w:color w:val="000000"/>
          <w:sz w:val="16"/>
          <w:szCs w:val="16"/>
        </w:rPr>
        <w:t>&gt;</w:t>
      </w:r>
    </w:p>
    <w:p w14:paraId="09F3600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Envelope</w:t>
      </w:r>
      <w:proofErr w:type="spellEnd"/>
      <w:proofErr w:type="gramEnd"/>
      <w:r w:rsidRPr="00402D1C">
        <w:rPr>
          <w:rFonts w:ascii="Menlo" w:hAnsi="Menlo" w:cs="Menlo"/>
          <w:color w:val="000000"/>
          <w:sz w:val="16"/>
          <w:szCs w:val="16"/>
        </w:rPr>
        <w:t xml:space="preserve"> &gt;</w:t>
      </w:r>
    </w:p>
    <w:p w14:paraId="58B83A5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Header</w:t>
      </w:r>
      <w:proofErr w:type="spellEnd"/>
      <w:proofErr w:type="gramEnd"/>
      <w:r w:rsidRPr="00402D1C">
        <w:rPr>
          <w:rFonts w:ascii="Menlo" w:hAnsi="Menlo" w:cs="Menlo"/>
          <w:color w:val="000000"/>
          <w:sz w:val="16"/>
          <w:szCs w:val="16"/>
        </w:rPr>
        <w:t>&gt;</w:t>
      </w:r>
    </w:p>
    <w:p w14:paraId="2EA4271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Action</w:t>
      </w:r>
      <w:proofErr w:type="spellEnd"/>
      <w:proofErr w:type="gramEnd"/>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soap:</w:t>
      </w:r>
      <w:r w:rsidRPr="00402D1C">
        <w:rPr>
          <w:rFonts w:ascii="Menlo" w:hAnsi="Menlo" w:cs="Menlo"/>
          <w:color w:val="236718"/>
          <w:sz w:val="16"/>
          <w:szCs w:val="16"/>
        </w:rPr>
        <w:t>mustUnderstand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6A7BF89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proofErr w:type="gramStart"/>
      <w:r w:rsidRPr="00402D1C">
        <w:rPr>
          <w:rFonts w:ascii="Menlo" w:hAnsi="Menlo" w:cs="Menlo"/>
          <w:color w:val="000000"/>
          <w:sz w:val="16"/>
          <w:szCs w:val="16"/>
        </w:rPr>
        <w:t>urn:ihe</w:t>
      </w:r>
      <w:proofErr w:type="gramEnd"/>
      <w:r w:rsidRPr="00402D1C">
        <w:rPr>
          <w:rFonts w:ascii="Menlo" w:hAnsi="Menlo" w:cs="Menlo"/>
          <w:color w:val="000000"/>
          <w:sz w:val="16"/>
          <w:szCs w:val="16"/>
        </w:rPr>
        <w:t>:</w:t>
      </w:r>
      <w:proofErr w:type="gramStart"/>
      <w:r w:rsidRPr="00402D1C">
        <w:rPr>
          <w:rFonts w:ascii="Menlo" w:hAnsi="Menlo" w:cs="Menlo"/>
          <w:color w:val="000000"/>
          <w:sz w:val="16"/>
          <w:szCs w:val="16"/>
        </w:rPr>
        <w:t>iti:csd</w:t>
      </w:r>
      <w:proofErr w:type="gramEnd"/>
      <w:r w:rsidRPr="00402D1C">
        <w:rPr>
          <w:rFonts w:ascii="Menlo" w:hAnsi="Menlo" w:cs="Menlo"/>
          <w:color w:val="000000"/>
          <w:sz w:val="16"/>
          <w:szCs w:val="16"/>
        </w:rPr>
        <w:t>:</w:t>
      </w:r>
      <w:proofErr w:type="gramStart"/>
      <w:r w:rsidRPr="00402D1C">
        <w:rPr>
          <w:rFonts w:ascii="Menlo" w:hAnsi="Menlo" w:cs="Menlo"/>
          <w:color w:val="000000"/>
          <w:sz w:val="16"/>
          <w:szCs w:val="16"/>
        </w:rPr>
        <w:t>2013:GetCareServicesRequest</w:t>
      </w:r>
      <w:proofErr w:type="gramEnd"/>
    </w:p>
    <w:p w14:paraId="30FBA56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Action</w:t>
      </w:r>
      <w:proofErr w:type="spellEnd"/>
      <w:proofErr w:type="gramEnd"/>
      <w:r w:rsidRPr="00402D1C">
        <w:rPr>
          <w:rFonts w:ascii="Menlo" w:hAnsi="Menlo" w:cs="Menlo"/>
          <w:color w:val="000000"/>
          <w:sz w:val="16"/>
          <w:szCs w:val="16"/>
        </w:rPr>
        <w:t>&gt;</w:t>
      </w:r>
    </w:p>
    <w:p w14:paraId="410501E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MessageID</w:t>
      </w:r>
      <w:proofErr w:type="spellEnd"/>
      <w:proofErr w:type="gramEnd"/>
      <w:r w:rsidRPr="00402D1C">
        <w:rPr>
          <w:rFonts w:ascii="Menlo" w:hAnsi="Menlo" w:cs="Menlo"/>
          <w:color w:val="000000"/>
          <w:sz w:val="16"/>
          <w:szCs w:val="16"/>
        </w:rPr>
        <w:t>/&gt;</w:t>
      </w:r>
    </w:p>
    <w:p w14:paraId="782728E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ReplyTo</w:t>
      </w:r>
      <w:proofErr w:type="spellEnd"/>
      <w:proofErr w:type="gramEnd"/>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soap:</w:t>
      </w:r>
      <w:r w:rsidRPr="00402D1C">
        <w:rPr>
          <w:rFonts w:ascii="Menlo" w:hAnsi="Menlo" w:cs="Menlo"/>
          <w:color w:val="236718"/>
          <w:sz w:val="16"/>
          <w:szCs w:val="16"/>
        </w:rPr>
        <w:t>mustUnderstand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1158F6E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gramStart"/>
      <w:r w:rsidRPr="00402D1C">
        <w:rPr>
          <w:rFonts w:ascii="Menlo" w:hAnsi="Menlo" w:cs="Menlo"/>
          <w:color w:val="000000"/>
          <w:sz w:val="16"/>
          <w:szCs w:val="16"/>
        </w:rPr>
        <w:t>wsa:</w:t>
      </w:r>
      <w:r w:rsidRPr="00402D1C">
        <w:rPr>
          <w:rFonts w:ascii="Menlo" w:hAnsi="Menlo" w:cs="Menlo"/>
          <w:color w:val="4F4F8A"/>
          <w:sz w:val="16"/>
          <w:szCs w:val="16"/>
        </w:rPr>
        <w:t>Address</w:t>
      </w:r>
      <w:proofErr w:type="gramEnd"/>
      <w:r w:rsidRPr="00402D1C">
        <w:rPr>
          <w:rFonts w:ascii="Menlo" w:hAnsi="Menlo" w:cs="Menlo"/>
          <w:color w:val="000000"/>
          <w:sz w:val="16"/>
          <w:szCs w:val="16"/>
        </w:rPr>
        <w:t>&gt;http://www.w3.org/2005/08/addressing/anonymous&lt;/</w:t>
      </w:r>
      <w:proofErr w:type="gramStart"/>
      <w:r w:rsidRPr="00402D1C">
        <w:rPr>
          <w:rFonts w:ascii="Menlo" w:hAnsi="Menlo" w:cs="Menlo"/>
          <w:color w:val="000000"/>
          <w:sz w:val="16"/>
          <w:szCs w:val="16"/>
        </w:rPr>
        <w:t>wsa:</w:t>
      </w:r>
      <w:r w:rsidRPr="00402D1C">
        <w:rPr>
          <w:rFonts w:ascii="Menlo" w:hAnsi="Menlo" w:cs="Menlo"/>
          <w:color w:val="4F4F8A"/>
          <w:sz w:val="16"/>
          <w:szCs w:val="16"/>
        </w:rPr>
        <w:t>Address</w:t>
      </w:r>
      <w:proofErr w:type="gramEnd"/>
      <w:r w:rsidRPr="00402D1C">
        <w:rPr>
          <w:rFonts w:ascii="Menlo" w:hAnsi="Menlo" w:cs="Menlo"/>
          <w:color w:val="000000"/>
          <w:sz w:val="16"/>
          <w:szCs w:val="16"/>
        </w:rPr>
        <w:t>&gt;</w:t>
      </w:r>
    </w:p>
    <w:p w14:paraId="1D05567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ReplyTo</w:t>
      </w:r>
      <w:proofErr w:type="spellEnd"/>
      <w:proofErr w:type="gramEnd"/>
      <w:r w:rsidRPr="00402D1C">
        <w:rPr>
          <w:rFonts w:ascii="Menlo" w:hAnsi="Menlo" w:cs="Menlo"/>
          <w:color w:val="000000"/>
          <w:sz w:val="16"/>
          <w:szCs w:val="16"/>
        </w:rPr>
        <w:t>&gt;</w:t>
      </w:r>
    </w:p>
    <w:p w14:paraId="70D3A6F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To</w:t>
      </w:r>
      <w:proofErr w:type="spellEnd"/>
      <w:proofErr w:type="gramEnd"/>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soap:</w:t>
      </w:r>
      <w:r w:rsidRPr="00402D1C">
        <w:rPr>
          <w:rFonts w:ascii="Menlo" w:hAnsi="Menlo" w:cs="Menlo"/>
          <w:color w:val="236718"/>
          <w:sz w:val="16"/>
          <w:szCs w:val="16"/>
        </w:rPr>
        <w:t>mustUnderstand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roofErr w:type="gramStart"/>
      <w:r w:rsidRPr="00402D1C">
        <w:rPr>
          <w:rFonts w:ascii="Menlo" w:hAnsi="Menlo" w:cs="Menlo"/>
          <w:color w:val="000000"/>
          <w:sz w:val="16"/>
          <w:szCs w:val="16"/>
        </w:rPr>
        <w:t>LOCATION}&lt;</w:t>
      </w:r>
      <w:proofErr w:type="gramEnd"/>
      <w:r w:rsidRPr="00402D1C">
        <w:rPr>
          <w:rFonts w:ascii="Menlo" w:hAnsi="Menlo" w:cs="Menlo"/>
          <w:color w:val="000000"/>
          <w:sz w:val="16"/>
          <w:szCs w:val="16"/>
        </w:rPr>
        <w: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To</w:t>
      </w:r>
      <w:proofErr w:type="spellEnd"/>
      <w:proofErr w:type="gramEnd"/>
      <w:r w:rsidRPr="00402D1C">
        <w:rPr>
          <w:rFonts w:ascii="Menlo" w:hAnsi="Menlo" w:cs="Menlo"/>
          <w:color w:val="000000"/>
          <w:sz w:val="16"/>
          <w:szCs w:val="16"/>
        </w:rPr>
        <w:t>&gt;</w:t>
      </w:r>
    </w:p>
    <w:p w14:paraId="02B93C5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Header</w:t>
      </w:r>
      <w:proofErr w:type="spellEnd"/>
      <w:proofErr w:type="gramEnd"/>
      <w:r w:rsidRPr="00402D1C">
        <w:rPr>
          <w:rFonts w:ascii="Menlo" w:hAnsi="Menlo" w:cs="Menlo"/>
          <w:color w:val="000000"/>
          <w:sz w:val="16"/>
          <w:szCs w:val="16"/>
        </w:rPr>
        <w:t>&gt;</w:t>
      </w:r>
    </w:p>
    <w:p w14:paraId="174D34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Body</w:t>
      </w:r>
      <w:proofErr w:type="spellEnd"/>
      <w:proofErr w:type="gramEnd"/>
      <w:r w:rsidRPr="00402D1C">
        <w:rPr>
          <w:rFonts w:ascii="Menlo" w:hAnsi="Menlo" w:cs="Menlo"/>
          <w:color w:val="000000"/>
          <w:sz w:val="16"/>
          <w:szCs w:val="16"/>
        </w:rPr>
        <w:t>&gt;</w:t>
      </w:r>
    </w:p>
    <w:p w14:paraId="07F013E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careServicesRequest</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urn</w:t>
      </w:r>
      <w:r w:rsidRPr="00402D1C">
        <w:rPr>
          <w:rFonts w:ascii="Menlo" w:hAnsi="Menlo" w:cs="Menlo"/>
          <w:color w:val="000000"/>
          <w:sz w:val="16"/>
          <w:szCs w:val="16"/>
        </w:rPr>
        <w:t>=</w:t>
      </w:r>
      <w:r w:rsidRPr="00402D1C">
        <w:rPr>
          <w:rFonts w:ascii="Menlo" w:hAnsi="Menlo" w:cs="Menlo"/>
          <w:color w:val="6E149A"/>
          <w:sz w:val="16"/>
          <w:szCs w:val="16"/>
        </w:rPr>
        <w:t>"</w:t>
      </w:r>
      <w:proofErr w:type="gramStart"/>
      <w:r w:rsidRPr="00402D1C">
        <w:rPr>
          <w:rFonts w:ascii="Menlo" w:hAnsi="Menlo" w:cs="Menlo"/>
          <w:color w:val="6E149A"/>
          <w:sz w:val="16"/>
          <w:szCs w:val="16"/>
        </w:rPr>
        <w:t>urn:ihe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iti:csd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2014:stored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function:service</w:t>
      </w:r>
      <w:proofErr w:type="gramEnd"/>
      <w:r w:rsidRPr="00402D1C">
        <w:rPr>
          <w:rFonts w:ascii="Menlo" w:hAnsi="Menlo" w:cs="Menlo"/>
          <w:color w:val="6E149A"/>
          <w:sz w:val="16"/>
          <w:szCs w:val="16"/>
        </w:rPr>
        <w:t>-search"</w:t>
      </w:r>
      <w:r w:rsidRPr="00402D1C">
        <w:rPr>
          <w:rFonts w:ascii="Menlo" w:hAnsi="Menlo" w:cs="Menlo"/>
          <w:color w:val="000000"/>
          <w:sz w:val="16"/>
          <w:szCs w:val="16"/>
        </w:rPr>
        <w:t>&gt;</w:t>
      </w:r>
    </w:p>
    <w:p w14:paraId="2037D3C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requestParams</w:t>
      </w:r>
      <w:proofErr w:type="spellEnd"/>
      <w:proofErr w:type="gramEnd"/>
      <w:r w:rsidRPr="00402D1C">
        <w:rPr>
          <w:rFonts w:ascii="Menlo" w:hAnsi="Menlo" w:cs="Menlo"/>
          <w:color w:val="000000"/>
          <w:sz w:val="16"/>
          <w:szCs w:val="16"/>
        </w:rPr>
        <w:t>&gt;</w:t>
      </w:r>
    </w:p>
    <w:p w14:paraId="18C3DA0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r w:rsidRPr="00402D1C">
        <w:rPr>
          <w:rFonts w:ascii="Menlo" w:hAnsi="Menlo" w:cs="Menlo"/>
          <w:color w:val="000000"/>
          <w:sz w:val="16"/>
          <w:szCs w:val="16"/>
        </w:rPr>
        <w:t>csd:</w:t>
      </w:r>
      <w:r w:rsidRPr="00402D1C">
        <w:rPr>
          <w:rFonts w:ascii="Menlo" w:hAnsi="Menlo" w:cs="Menlo"/>
          <w:color w:val="4F4F8A"/>
          <w:sz w:val="16"/>
          <w:szCs w:val="16"/>
        </w:rPr>
        <w:t>id</w:t>
      </w:r>
      <w:proofErr w:type="spellEnd"/>
      <w:r w:rsidRPr="00402D1C">
        <w:rPr>
          <w:rFonts w:ascii="Menlo" w:hAnsi="Menlo" w:cs="Menlo"/>
          <w:color w:val="000000"/>
          <w:sz w:val="16"/>
          <w:szCs w:val="16"/>
        </w:rPr>
        <w:t>/&gt;</w:t>
      </w:r>
    </w:p>
    <w:p w14:paraId="2C90E20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otherID</w:t>
      </w:r>
      <w:proofErr w:type="spellEnd"/>
      <w:proofErr w:type="gramEnd"/>
      <w:r w:rsidRPr="00402D1C">
        <w:rPr>
          <w:rFonts w:ascii="Menlo" w:hAnsi="Menlo" w:cs="Menlo"/>
          <w:color w:val="000000"/>
          <w:sz w:val="16"/>
          <w:szCs w:val="16"/>
        </w:rPr>
        <w:t>/&gt;</w:t>
      </w:r>
    </w:p>
    <w:p w14:paraId="4D3B7D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codedType</w:t>
      </w:r>
      <w:proofErr w:type="spellEnd"/>
      <w:proofErr w:type="gramEnd"/>
      <w:r w:rsidRPr="00402D1C">
        <w:rPr>
          <w:rFonts w:ascii="Menlo" w:hAnsi="Menlo" w:cs="Menlo"/>
          <w:color w:val="000000"/>
          <w:sz w:val="16"/>
          <w:szCs w:val="16"/>
        </w:rPr>
        <w:t>/&gt;</w:t>
      </w:r>
    </w:p>
    <w:p w14:paraId="7E41239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start</w:t>
      </w:r>
      <w:proofErr w:type="spellEnd"/>
      <w:proofErr w:type="gramEnd"/>
      <w:r w:rsidRPr="00402D1C">
        <w:rPr>
          <w:rFonts w:ascii="Menlo" w:hAnsi="Menlo" w:cs="Menlo"/>
          <w:color w:val="000000"/>
          <w:sz w:val="16"/>
          <w:szCs w:val="16"/>
        </w:rPr>
        <w:t>/&gt;</w:t>
      </w:r>
    </w:p>
    <w:p w14:paraId="23FF572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r w:rsidRPr="00402D1C">
        <w:rPr>
          <w:rFonts w:ascii="Menlo" w:hAnsi="Menlo" w:cs="Menlo"/>
          <w:color w:val="000000"/>
          <w:sz w:val="16"/>
          <w:szCs w:val="16"/>
        </w:rPr>
        <w:t>csd:</w:t>
      </w:r>
      <w:r w:rsidRPr="00402D1C">
        <w:rPr>
          <w:rFonts w:ascii="Menlo" w:hAnsi="Menlo" w:cs="Menlo"/>
          <w:color w:val="4F4F8A"/>
          <w:sz w:val="16"/>
          <w:szCs w:val="16"/>
        </w:rPr>
        <w:t>max</w:t>
      </w:r>
      <w:proofErr w:type="spellEnd"/>
      <w:r w:rsidRPr="00402D1C">
        <w:rPr>
          <w:rFonts w:ascii="Menlo" w:hAnsi="Menlo" w:cs="Menlo"/>
          <w:color w:val="000000"/>
          <w:sz w:val="16"/>
          <w:szCs w:val="16"/>
        </w:rPr>
        <w:t>/&gt;</w:t>
      </w:r>
    </w:p>
    <w:p w14:paraId="15BF8AC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record</w:t>
      </w:r>
      <w:proofErr w:type="spellEnd"/>
      <w:proofErr w:type="gramEnd"/>
      <w:r w:rsidRPr="00402D1C">
        <w:rPr>
          <w:rFonts w:ascii="Menlo" w:hAnsi="Menlo" w:cs="Menlo"/>
          <w:color w:val="000000"/>
          <w:sz w:val="16"/>
          <w:szCs w:val="16"/>
        </w:rPr>
        <w:t>/&gt;</w:t>
      </w:r>
    </w:p>
    <w:p w14:paraId="703AACD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requestParams</w:t>
      </w:r>
      <w:proofErr w:type="spellEnd"/>
      <w:proofErr w:type="gramEnd"/>
      <w:r w:rsidRPr="00402D1C">
        <w:rPr>
          <w:rFonts w:ascii="Menlo" w:hAnsi="Menlo" w:cs="Menlo"/>
          <w:color w:val="000000"/>
          <w:sz w:val="16"/>
          <w:szCs w:val="16"/>
        </w:rPr>
        <w:t>&gt;</w:t>
      </w:r>
    </w:p>
    <w:p w14:paraId="1605535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careServicesRequest</w:t>
      </w:r>
      <w:proofErr w:type="spellEnd"/>
      <w:proofErr w:type="gramEnd"/>
      <w:r w:rsidRPr="00402D1C">
        <w:rPr>
          <w:rFonts w:ascii="Menlo" w:hAnsi="Menlo" w:cs="Menlo"/>
          <w:color w:val="000000"/>
          <w:sz w:val="16"/>
          <w:szCs w:val="16"/>
        </w:rPr>
        <w:t>&gt;</w:t>
      </w:r>
    </w:p>
    <w:p w14:paraId="655B73C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Body</w:t>
      </w:r>
      <w:proofErr w:type="spellEnd"/>
      <w:proofErr w:type="gramEnd"/>
      <w:r w:rsidRPr="00402D1C">
        <w:rPr>
          <w:rFonts w:ascii="Menlo" w:hAnsi="Menlo" w:cs="Menlo"/>
          <w:color w:val="000000"/>
          <w:sz w:val="16"/>
          <w:szCs w:val="16"/>
        </w:rPr>
        <w:t>&gt;</w:t>
      </w:r>
    </w:p>
    <w:p w14:paraId="007613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Envelope</w:t>
      </w:r>
      <w:proofErr w:type="spellEnd"/>
      <w:proofErr w:type="gramEnd"/>
      <w:r w:rsidRPr="00402D1C">
        <w:rPr>
          <w:rFonts w:ascii="Menlo" w:hAnsi="Menlo" w:cs="Menlo"/>
          <w:color w:val="000000"/>
          <w:sz w:val="16"/>
          <w:szCs w:val="16"/>
        </w:rPr>
        <w:t>&gt;</w:t>
      </w:r>
    </w:p>
    <w:p w14:paraId="4CCD7CA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&gt;</w:t>
      </w:r>
    </w:p>
    <w:p w14:paraId="0233FCE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F7A980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'http-post-request'</w:t>
      </w:r>
      <w:r w:rsidRPr="00402D1C">
        <w:rPr>
          <w:rFonts w:ascii="Menlo" w:hAnsi="Menlo" w:cs="Menlo"/>
          <w:color w:val="000000"/>
          <w:sz w:val="16"/>
          <w:szCs w:val="16"/>
        </w:rPr>
        <w:t>&gt;</w:t>
      </w:r>
    </w:p>
    <w:p w14:paraId="3D279B3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requestParams</w:t>
      </w:r>
      <w:proofErr w:type="spellEnd"/>
      <w:proofErr w:type="gramEnd"/>
      <w:r w:rsidRPr="00402D1C">
        <w:rPr>
          <w:rFonts w:ascii="Menlo" w:hAnsi="Menlo" w:cs="Menlo"/>
          <w:color w:val="000000"/>
          <w:sz w:val="16"/>
          <w:szCs w:val="16"/>
        </w:rPr>
        <w:t>&gt;</w:t>
      </w:r>
    </w:p>
    <w:p w14:paraId="337A66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lastRenderedPageBreak/>
        <w:t xml:space="preserve">        &lt;</w:t>
      </w:r>
      <w:proofErr w:type="spellStart"/>
      <w:r w:rsidRPr="00402D1C">
        <w:rPr>
          <w:rFonts w:ascii="Menlo" w:hAnsi="Menlo" w:cs="Menlo"/>
          <w:color w:val="000000"/>
          <w:sz w:val="16"/>
          <w:szCs w:val="16"/>
        </w:rPr>
        <w:t>csd:</w:t>
      </w:r>
      <w:r w:rsidRPr="00402D1C">
        <w:rPr>
          <w:rFonts w:ascii="Menlo" w:hAnsi="Menlo" w:cs="Menlo"/>
          <w:color w:val="4F4F8A"/>
          <w:sz w:val="16"/>
          <w:szCs w:val="16"/>
        </w:rPr>
        <w:t>id</w:t>
      </w:r>
      <w:proofErr w:type="spellEnd"/>
      <w:r w:rsidRPr="00402D1C">
        <w:rPr>
          <w:rFonts w:ascii="Menlo" w:hAnsi="Menlo" w:cs="Menlo"/>
          <w:color w:val="000000"/>
          <w:sz w:val="16"/>
          <w:szCs w:val="16"/>
        </w:rPr>
        <w:t>/&gt;</w:t>
      </w:r>
    </w:p>
    <w:p w14:paraId="79C757F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otherID</w:t>
      </w:r>
      <w:proofErr w:type="spellEnd"/>
      <w:proofErr w:type="gramEnd"/>
      <w:r w:rsidRPr="00402D1C">
        <w:rPr>
          <w:rFonts w:ascii="Menlo" w:hAnsi="Menlo" w:cs="Menlo"/>
          <w:color w:val="000000"/>
          <w:sz w:val="16"/>
          <w:szCs w:val="16"/>
        </w:rPr>
        <w:t>/&gt;</w:t>
      </w:r>
    </w:p>
    <w:p w14:paraId="6F8651C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parent</w:t>
      </w:r>
      <w:proofErr w:type="spellEnd"/>
      <w:proofErr w:type="gramEnd"/>
      <w:r w:rsidRPr="00402D1C">
        <w:rPr>
          <w:rFonts w:ascii="Menlo" w:hAnsi="Menlo" w:cs="Menlo"/>
          <w:color w:val="000000"/>
          <w:sz w:val="16"/>
          <w:szCs w:val="16"/>
        </w:rPr>
        <w:t>/&gt;</w:t>
      </w:r>
    </w:p>
    <w:p w14:paraId="0EFB4DC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start</w:t>
      </w:r>
      <w:proofErr w:type="spellEnd"/>
      <w:proofErr w:type="gramEnd"/>
      <w:r w:rsidRPr="00402D1C">
        <w:rPr>
          <w:rFonts w:ascii="Menlo" w:hAnsi="Menlo" w:cs="Menlo"/>
          <w:color w:val="000000"/>
          <w:sz w:val="16"/>
          <w:szCs w:val="16"/>
        </w:rPr>
        <w:t>/&gt;</w:t>
      </w:r>
    </w:p>
    <w:p w14:paraId="59E39E1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r w:rsidRPr="00402D1C">
        <w:rPr>
          <w:rFonts w:ascii="Menlo" w:hAnsi="Menlo" w:cs="Menlo"/>
          <w:color w:val="000000"/>
          <w:sz w:val="16"/>
          <w:szCs w:val="16"/>
        </w:rPr>
        <w:t>csd:</w:t>
      </w:r>
      <w:r w:rsidRPr="00402D1C">
        <w:rPr>
          <w:rFonts w:ascii="Menlo" w:hAnsi="Menlo" w:cs="Menlo"/>
          <w:color w:val="4F4F8A"/>
          <w:sz w:val="16"/>
          <w:szCs w:val="16"/>
        </w:rPr>
        <w:t>max</w:t>
      </w:r>
      <w:proofErr w:type="spellEnd"/>
      <w:r w:rsidRPr="00402D1C">
        <w:rPr>
          <w:rFonts w:ascii="Menlo" w:hAnsi="Menlo" w:cs="Menlo"/>
          <w:color w:val="000000"/>
          <w:sz w:val="16"/>
          <w:szCs w:val="16"/>
        </w:rPr>
        <w:t>/&gt;</w:t>
      </w:r>
    </w:p>
    <w:p w14:paraId="0C34A72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record</w:t>
      </w:r>
      <w:proofErr w:type="spellEnd"/>
      <w:proofErr w:type="gramEnd"/>
      <w:r w:rsidRPr="00402D1C">
        <w:rPr>
          <w:rFonts w:ascii="Menlo" w:hAnsi="Menlo" w:cs="Menlo"/>
          <w:color w:val="000000"/>
          <w:sz w:val="16"/>
          <w:szCs w:val="16"/>
        </w:rPr>
        <w:t>/&gt;</w:t>
      </w:r>
    </w:p>
    <w:p w14:paraId="5AFE6CD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requestParams</w:t>
      </w:r>
      <w:proofErr w:type="spellEnd"/>
      <w:proofErr w:type="gramEnd"/>
      <w:r w:rsidRPr="00402D1C">
        <w:rPr>
          <w:rFonts w:ascii="Menlo" w:hAnsi="Menlo" w:cs="Menlo"/>
          <w:color w:val="000000"/>
          <w:sz w:val="16"/>
          <w:szCs w:val="16"/>
        </w:rPr>
        <w:t>&gt;</w:t>
      </w:r>
    </w:p>
    <w:p w14:paraId="6DA2923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&gt;</w:t>
      </w:r>
    </w:p>
    <w:p w14:paraId="10CFB8C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BF03C5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"soap-response"</w:t>
      </w:r>
      <w:r w:rsidRPr="00402D1C">
        <w:rPr>
          <w:rFonts w:ascii="Menlo" w:hAnsi="Menlo" w:cs="Menlo"/>
          <w:color w:val="000000"/>
          <w:sz w:val="16"/>
          <w:szCs w:val="16"/>
        </w:rPr>
        <w:t xml:space="preserve"> &gt;</w:t>
      </w:r>
    </w:p>
    <w:p w14:paraId="1A4819E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Envelope</w:t>
      </w:r>
      <w:proofErr w:type="spellEnd"/>
      <w:proofErr w:type="gramEnd"/>
      <w:r w:rsidRPr="00402D1C">
        <w:rPr>
          <w:rFonts w:ascii="Menlo" w:hAnsi="Menlo" w:cs="Menlo"/>
          <w:color w:val="000000"/>
          <w:sz w:val="16"/>
          <w:szCs w:val="16"/>
        </w:rPr>
        <w:t>&gt;</w:t>
      </w:r>
    </w:p>
    <w:p w14:paraId="5B17225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Header</w:t>
      </w:r>
      <w:proofErr w:type="spellEnd"/>
      <w:proofErr w:type="gramEnd"/>
      <w:r w:rsidRPr="00402D1C">
        <w:rPr>
          <w:rFonts w:ascii="Menlo" w:hAnsi="Menlo" w:cs="Menlo"/>
          <w:color w:val="000000"/>
          <w:sz w:val="16"/>
          <w:szCs w:val="16"/>
        </w:rPr>
        <w:t>&gt;</w:t>
      </w:r>
    </w:p>
    <w:p w14:paraId="218C3E0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Action</w:t>
      </w:r>
      <w:proofErr w:type="spellEnd"/>
      <w:proofErr w:type="gramEnd"/>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soap:</w:t>
      </w:r>
      <w:r w:rsidRPr="00402D1C">
        <w:rPr>
          <w:rFonts w:ascii="Menlo" w:hAnsi="Menlo" w:cs="Menlo"/>
          <w:color w:val="236718"/>
          <w:sz w:val="16"/>
          <w:szCs w:val="16"/>
        </w:rPr>
        <w:t>mustUnderstand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1C33E8F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proofErr w:type="gramStart"/>
      <w:r w:rsidRPr="00402D1C">
        <w:rPr>
          <w:rFonts w:ascii="Menlo" w:hAnsi="Menlo" w:cs="Menlo"/>
          <w:color w:val="000000"/>
          <w:sz w:val="16"/>
          <w:szCs w:val="16"/>
        </w:rPr>
        <w:t>urn:ihe</w:t>
      </w:r>
      <w:proofErr w:type="gramEnd"/>
      <w:r w:rsidRPr="00402D1C">
        <w:rPr>
          <w:rFonts w:ascii="Menlo" w:hAnsi="Menlo" w:cs="Menlo"/>
          <w:color w:val="000000"/>
          <w:sz w:val="16"/>
          <w:szCs w:val="16"/>
        </w:rPr>
        <w:t>:</w:t>
      </w:r>
      <w:proofErr w:type="gramStart"/>
      <w:r w:rsidRPr="00402D1C">
        <w:rPr>
          <w:rFonts w:ascii="Menlo" w:hAnsi="Menlo" w:cs="Menlo"/>
          <w:color w:val="000000"/>
          <w:sz w:val="16"/>
          <w:szCs w:val="16"/>
        </w:rPr>
        <w:t>iti:csd</w:t>
      </w:r>
      <w:proofErr w:type="gramEnd"/>
      <w:r w:rsidRPr="00402D1C">
        <w:rPr>
          <w:rFonts w:ascii="Menlo" w:hAnsi="Menlo" w:cs="Menlo"/>
          <w:color w:val="000000"/>
          <w:sz w:val="16"/>
          <w:szCs w:val="16"/>
        </w:rPr>
        <w:t>:</w:t>
      </w:r>
      <w:proofErr w:type="gramStart"/>
      <w:r w:rsidRPr="00402D1C">
        <w:rPr>
          <w:rFonts w:ascii="Menlo" w:hAnsi="Menlo" w:cs="Menlo"/>
          <w:color w:val="000000"/>
          <w:sz w:val="16"/>
          <w:szCs w:val="16"/>
        </w:rPr>
        <w:t>2013:GetCareServicesResponse</w:t>
      </w:r>
      <w:proofErr w:type="gramEnd"/>
    </w:p>
    <w:p w14:paraId="0E7CE01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Action</w:t>
      </w:r>
      <w:proofErr w:type="spellEnd"/>
      <w:proofErr w:type="gramEnd"/>
      <w:r w:rsidRPr="00402D1C">
        <w:rPr>
          <w:rFonts w:ascii="Menlo" w:hAnsi="Menlo" w:cs="Menlo"/>
          <w:color w:val="000000"/>
          <w:sz w:val="16"/>
          <w:szCs w:val="16"/>
        </w:rPr>
        <w:t>&gt;</w:t>
      </w:r>
    </w:p>
    <w:p w14:paraId="67AE7B9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MessageID</w:t>
      </w:r>
      <w:proofErr w:type="spellEnd"/>
      <w:proofErr w:type="gramEnd"/>
      <w:r w:rsidRPr="00402D1C">
        <w:rPr>
          <w:rFonts w:ascii="Menlo" w:hAnsi="Menlo" w:cs="Menlo"/>
          <w:color w:val="000000"/>
          <w:sz w:val="16"/>
          <w:szCs w:val="16"/>
        </w:rPr>
        <w:t>/&gt;</w:t>
      </w:r>
    </w:p>
    <w:p w14:paraId="2BC865D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ReplyTo</w:t>
      </w:r>
      <w:proofErr w:type="spellEnd"/>
      <w:proofErr w:type="gramEnd"/>
      <w:r w:rsidRPr="00402D1C">
        <w:rPr>
          <w:rFonts w:ascii="Menlo" w:hAnsi="Menlo" w:cs="Menlo"/>
          <w:color w:val="000000"/>
          <w:sz w:val="16"/>
          <w:szCs w:val="16"/>
        </w:rPr>
        <w:t xml:space="preserve"> </w:t>
      </w:r>
      <w:proofErr w:type="spellStart"/>
      <w:proofErr w:type="gramStart"/>
      <w:r w:rsidRPr="00402D1C">
        <w:rPr>
          <w:rFonts w:ascii="Menlo" w:hAnsi="Menlo" w:cs="Menlo"/>
          <w:color w:val="000000"/>
          <w:sz w:val="16"/>
          <w:szCs w:val="16"/>
        </w:rPr>
        <w:t>soap:</w:t>
      </w:r>
      <w:r w:rsidRPr="00402D1C">
        <w:rPr>
          <w:rFonts w:ascii="Menlo" w:hAnsi="Menlo" w:cs="Menlo"/>
          <w:color w:val="236718"/>
          <w:sz w:val="16"/>
          <w:szCs w:val="16"/>
        </w:rPr>
        <w:t>mustUnderstand</w:t>
      </w:r>
      <w:proofErr w:type="spellEnd"/>
      <w:proofErr w:type="gramEnd"/>
      <w:r w:rsidRPr="00402D1C">
        <w:rPr>
          <w:rFonts w:ascii="Menlo" w:hAnsi="Menlo" w:cs="Menlo"/>
          <w:color w:val="000000"/>
          <w:sz w:val="16"/>
          <w:szCs w:val="16"/>
        </w:rPr>
        <w:t>=</w:t>
      </w:r>
      <w:r w:rsidRPr="00402D1C">
        <w:rPr>
          <w:rFonts w:ascii="Menlo" w:hAnsi="Menlo" w:cs="Menlo"/>
          <w:color w:val="6E149A"/>
          <w:sz w:val="16"/>
          <w:szCs w:val="16"/>
        </w:rPr>
        <w:t>"1"</w:t>
      </w:r>
      <w:r w:rsidRPr="00402D1C">
        <w:rPr>
          <w:rFonts w:ascii="Menlo" w:hAnsi="Menlo" w:cs="Menlo"/>
          <w:color w:val="000000"/>
          <w:sz w:val="16"/>
          <w:szCs w:val="16"/>
        </w:rPr>
        <w:t>&gt;</w:t>
      </w:r>
    </w:p>
    <w:p w14:paraId="41F89B7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gramStart"/>
      <w:r w:rsidRPr="00402D1C">
        <w:rPr>
          <w:rFonts w:ascii="Menlo" w:hAnsi="Menlo" w:cs="Menlo"/>
          <w:color w:val="000000"/>
          <w:sz w:val="16"/>
          <w:szCs w:val="16"/>
        </w:rPr>
        <w:t>wsa:</w:t>
      </w:r>
      <w:r w:rsidRPr="00402D1C">
        <w:rPr>
          <w:rFonts w:ascii="Menlo" w:hAnsi="Menlo" w:cs="Menlo"/>
          <w:color w:val="4F4F8A"/>
          <w:sz w:val="16"/>
          <w:szCs w:val="16"/>
        </w:rPr>
        <w:t>Address</w:t>
      </w:r>
      <w:proofErr w:type="gramEnd"/>
      <w:r w:rsidRPr="00402D1C">
        <w:rPr>
          <w:rFonts w:ascii="Menlo" w:hAnsi="Menlo" w:cs="Menlo"/>
          <w:color w:val="000000"/>
          <w:sz w:val="16"/>
          <w:szCs w:val="16"/>
        </w:rPr>
        <w:t>&gt;http://www.w3.org/2005/08/addressing/anonymous&lt;/</w:t>
      </w:r>
      <w:proofErr w:type="gramStart"/>
      <w:r w:rsidRPr="00402D1C">
        <w:rPr>
          <w:rFonts w:ascii="Menlo" w:hAnsi="Menlo" w:cs="Menlo"/>
          <w:color w:val="000000"/>
          <w:sz w:val="16"/>
          <w:szCs w:val="16"/>
        </w:rPr>
        <w:t>wsa:</w:t>
      </w:r>
      <w:r w:rsidRPr="00402D1C">
        <w:rPr>
          <w:rFonts w:ascii="Menlo" w:hAnsi="Menlo" w:cs="Menlo"/>
          <w:color w:val="4F4F8A"/>
          <w:sz w:val="16"/>
          <w:szCs w:val="16"/>
        </w:rPr>
        <w:t>Address</w:t>
      </w:r>
      <w:proofErr w:type="gramEnd"/>
      <w:r w:rsidRPr="00402D1C">
        <w:rPr>
          <w:rFonts w:ascii="Menlo" w:hAnsi="Menlo" w:cs="Menlo"/>
          <w:color w:val="000000"/>
          <w:sz w:val="16"/>
          <w:szCs w:val="16"/>
        </w:rPr>
        <w:t>&gt;</w:t>
      </w:r>
    </w:p>
    <w:p w14:paraId="7971D9D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ReplyTo</w:t>
      </w:r>
      <w:proofErr w:type="spellEnd"/>
      <w:proofErr w:type="gramEnd"/>
      <w:r w:rsidRPr="00402D1C">
        <w:rPr>
          <w:rFonts w:ascii="Menlo" w:hAnsi="Menlo" w:cs="Menlo"/>
          <w:color w:val="000000"/>
          <w:sz w:val="16"/>
          <w:szCs w:val="16"/>
        </w:rPr>
        <w:t>&gt;</w:t>
      </w:r>
    </w:p>
    <w:p w14:paraId="1FBEAEE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wsa:</w:t>
      </w:r>
      <w:r w:rsidRPr="00402D1C">
        <w:rPr>
          <w:rFonts w:ascii="Menlo" w:hAnsi="Menlo" w:cs="Menlo"/>
          <w:color w:val="4F4F8A"/>
          <w:sz w:val="16"/>
          <w:szCs w:val="16"/>
        </w:rPr>
        <w:t>RelatesTo</w:t>
      </w:r>
      <w:proofErr w:type="spellEnd"/>
      <w:proofErr w:type="gramEnd"/>
      <w:r w:rsidRPr="00402D1C">
        <w:rPr>
          <w:rFonts w:ascii="Menlo" w:hAnsi="Menlo" w:cs="Menlo"/>
          <w:color w:val="000000"/>
          <w:sz w:val="16"/>
          <w:szCs w:val="16"/>
        </w:rPr>
        <w:t>/&gt;</w:t>
      </w:r>
    </w:p>
    <w:p w14:paraId="7148846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Header</w:t>
      </w:r>
      <w:proofErr w:type="spellEnd"/>
      <w:proofErr w:type="gramEnd"/>
      <w:r w:rsidRPr="00402D1C">
        <w:rPr>
          <w:rFonts w:ascii="Menlo" w:hAnsi="Menlo" w:cs="Menlo"/>
          <w:color w:val="000000"/>
          <w:sz w:val="16"/>
          <w:szCs w:val="16"/>
        </w:rPr>
        <w:t>&gt;</w:t>
      </w:r>
    </w:p>
    <w:p w14:paraId="060C048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Body</w:t>
      </w:r>
      <w:proofErr w:type="spellEnd"/>
      <w:proofErr w:type="gramEnd"/>
      <w:r w:rsidRPr="00402D1C">
        <w:rPr>
          <w:rFonts w:ascii="Menlo" w:hAnsi="Menlo" w:cs="Menlo"/>
          <w:color w:val="000000"/>
          <w:sz w:val="16"/>
          <w:szCs w:val="16"/>
        </w:rPr>
        <w:t>&gt;</w:t>
      </w:r>
    </w:p>
    <w:p w14:paraId="1616E0B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careServicesResponse</w:t>
      </w:r>
      <w:proofErr w:type="spellEnd"/>
      <w:proofErr w:type="gramEnd"/>
      <w:r w:rsidRPr="00402D1C">
        <w:rPr>
          <w:rFonts w:ascii="Menlo" w:hAnsi="Menlo" w:cs="Menlo"/>
          <w:color w:val="000000"/>
          <w:sz w:val="16"/>
          <w:szCs w:val="16"/>
        </w:rPr>
        <w:t>&gt;</w:t>
      </w:r>
    </w:p>
    <w:p w14:paraId="06B7003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result</w:t>
      </w:r>
      <w:proofErr w:type="spellEnd"/>
      <w:proofErr w:type="gramEnd"/>
      <w:r w:rsidRPr="00402D1C">
        <w:rPr>
          <w:rFonts w:ascii="Menlo" w:hAnsi="Menlo" w:cs="Menlo"/>
          <w:color w:val="000000"/>
          <w:sz w:val="16"/>
          <w:szCs w:val="16"/>
        </w:rPr>
        <w:t>/&gt;</w:t>
      </w:r>
    </w:p>
    <w:p w14:paraId="358FA82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careServicesResponse</w:t>
      </w:r>
      <w:proofErr w:type="spellEnd"/>
      <w:proofErr w:type="gramEnd"/>
      <w:r w:rsidRPr="00402D1C">
        <w:rPr>
          <w:rFonts w:ascii="Menlo" w:hAnsi="Menlo" w:cs="Menlo"/>
          <w:color w:val="000000"/>
          <w:sz w:val="16"/>
          <w:szCs w:val="16"/>
        </w:rPr>
        <w:t>&gt;</w:t>
      </w:r>
    </w:p>
    <w:p w14:paraId="6333A5A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Body</w:t>
      </w:r>
      <w:proofErr w:type="spellEnd"/>
      <w:proofErr w:type="gramEnd"/>
      <w:r w:rsidRPr="00402D1C">
        <w:rPr>
          <w:rFonts w:ascii="Menlo" w:hAnsi="Menlo" w:cs="Menlo"/>
          <w:color w:val="000000"/>
          <w:sz w:val="16"/>
          <w:szCs w:val="16"/>
        </w:rPr>
        <w:t>&gt;</w:t>
      </w:r>
    </w:p>
    <w:p w14:paraId="4F66F9A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soap:</w:t>
      </w:r>
      <w:r w:rsidRPr="00402D1C">
        <w:rPr>
          <w:rFonts w:ascii="Menlo" w:hAnsi="Menlo" w:cs="Menlo"/>
          <w:color w:val="4F4F8A"/>
          <w:sz w:val="16"/>
          <w:szCs w:val="16"/>
        </w:rPr>
        <w:t>Envelope</w:t>
      </w:r>
      <w:proofErr w:type="spellEnd"/>
      <w:proofErr w:type="gramEnd"/>
      <w:r w:rsidRPr="00402D1C">
        <w:rPr>
          <w:rFonts w:ascii="Menlo" w:hAnsi="Menlo" w:cs="Menlo"/>
          <w:color w:val="000000"/>
          <w:sz w:val="16"/>
          <w:szCs w:val="16"/>
        </w:rPr>
        <w:t>&gt;</w:t>
      </w:r>
    </w:p>
    <w:p w14:paraId="3C84F49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&gt;</w:t>
      </w:r>
    </w:p>
    <w:p w14:paraId="53A7BB57"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4CACF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"http-post-response"</w:t>
      </w:r>
      <w:r w:rsidRPr="00402D1C">
        <w:rPr>
          <w:rFonts w:ascii="Menlo" w:hAnsi="Menlo" w:cs="Menlo"/>
          <w:color w:val="000000"/>
          <w:sz w:val="16"/>
          <w:szCs w:val="16"/>
        </w:rPr>
        <w:t xml:space="preserve"> &gt;</w:t>
      </w:r>
    </w:p>
    <w:p w14:paraId="5393959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gramStart"/>
      <w:r w:rsidRPr="00402D1C">
        <w:rPr>
          <w:rFonts w:ascii="Menlo" w:hAnsi="Menlo" w:cs="Menlo"/>
          <w:color w:val="000000"/>
          <w:sz w:val="16"/>
          <w:szCs w:val="16"/>
        </w:rPr>
        <w:t>http:</w:t>
      </w:r>
      <w:r w:rsidRPr="00402D1C">
        <w:rPr>
          <w:rFonts w:ascii="Menlo" w:hAnsi="Menlo" w:cs="Menlo"/>
          <w:color w:val="4F4F8A"/>
          <w:sz w:val="16"/>
          <w:szCs w:val="16"/>
        </w:rPr>
        <w:t>result</w:t>
      </w:r>
      <w:proofErr w:type="gramEnd"/>
      <w:r w:rsidRPr="00402D1C">
        <w:rPr>
          <w:rFonts w:ascii="Menlo" w:hAnsi="Menlo" w:cs="Menlo"/>
          <w:color w:val="000000"/>
          <w:sz w:val="16"/>
          <w:szCs w:val="16"/>
        </w:rPr>
        <w:t xml:space="preserve"> </w:t>
      </w:r>
      <w:r w:rsidRPr="00402D1C">
        <w:rPr>
          <w:rFonts w:ascii="Menlo" w:hAnsi="Menlo" w:cs="Menlo"/>
          <w:color w:val="236718"/>
          <w:sz w:val="16"/>
          <w:szCs w:val="16"/>
        </w:rPr>
        <w:t>status</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5FDF7835"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gramStart"/>
      <w:r w:rsidRPr="00402D1C">
        <w:rPr>
          <w:rFonts w:ascii="Menlo" w:hAnsi="Menlo" w:cs="Menlo"/>
          <w:color w:val="000000"/>
          <w:sz w:val="16"/>
          <w:szCs w:val="16"/>
        </w:rPr>
        <w:t>http:</w:t>
      </w:r>
      <w:r w:rsidRPr="00402D1C">
        <w:rPr>
          <w:rFonts w:ascii="Menlo" w:hAnsi="Menlo" w:cs="Menlo"/>
          <w:color w:val="4F4F8A"/>
          <w:sz w:val="16"/>
          <w:szCs w:val="16"/>
        </w:rPr>
        <w:t>header</w:t>
      </w:r>
      <w:proofErr w:type="gramEnd"/>
      <w:r w:rsidRPr="00402D1C">
        <w:rPr>
          <w:rFonts w:ascii="Menlo" w:hAnsi="Menlo" w:cs="Menlo"/>
          <w:color w:val="000000"/>
          <w:sz w:val="16"/>
          <w:szCs w:val="16"/>
        </w:rPr>
        <w:t xml:space="preserve"> </w:t>
      </w:r>
      <w:r w:rsidRPr="00402D1C">
        <w:rPr>
          <w:rFonts w:ascii="Menlo" w:hAnsi="Menlo" w:cs="Menlo"/>
          <w:color w:val="236718"/>
          <w:sz w:val="16"/>
          <w:szCs w:val="16"/>
        </w:rPr>
        <w:t>name</w:t>
      </w:r>
      <w:r w:rsidRPr="00402D1C">
        <w:rPr>
          <w:rFonts w:ascii="Menlo" w:hAnsi="Menlo" w:cs="Menlo"/>
          <w:color w:val="000000"/>
          <w:sz w:val="16"/>
          <w:szCs w:val="16"/>
        </w:rPr>
        <w:t>=</w:t>
      </w:r>
      <w:r w:rsidRPr="00402D1C">
        <w:rPr>
          <w:rFonts w:ascii="Menlo" w:hAnsi="Menlo" w:cs="Menlo"/>
          <w:color w:val="6E149A"/>
          <w:sz w:val="16"/>
          <w:szCs w:val="16"/>
        </w:rPr>
        <w:t>"X-CSD-Transaction-ID"</w:t>
      </w:r>
      <w:r w:rsidRPr="00402D1C">
        <w:rPr>
          <w:rFonts w:ascii="Menlo" w:hAnsi="Menlo" w:cs="Menlo"/>
          <w:color w:val="000000"/>
          <w:sz w:val="16"/>
          <w:szCs w:val="16"/>
        </w:rPr>
        <w:t xml:space="preserve"> </w:t>
      </w:r>
      <w:r w:rsidRPr="00402D1C">
        <w:rPr>
          <w:rFonts w:ascii="Menlo" w:hAnsi="Menlo" w:cs="Menlo"/>
          <w:color w:val="236718"/>
          <w:sz w:val="16"/>
          <w:szCs w:val="16"/>
        </w:rPr>
        <w:t>value</w:t>
      </w:r>
      <w:r w:rsidRPr="00402D1C">
        <w:rPr>
          <w:rFonts w:ascii="Menlo" w:hAnsi="Menlo" w:cs="Menlo"/>
          <w:color w:val="000000"/>
          <w:sz w:val="16"/>
          <w:szCs w:val="16"/>
        </w:rPr>
        <w:t>=</w:t>
      </w:r>
      <w:r w:rsidRPr="00402D1C">
        <w:rPr>
          <w:rFonts w:ascii="Menlo" w:hAnsi="Menlo" w:cs="Menlo"/>
          <w:color w:val="6E149A"/>
          <w:sz w:val="16"/>
          <w:szCs w:val="16"/>
        </w:rPr>
        <w:t>""</w:t>
      </w:r>
      <w:r w:rsidRPr="00402D1C">
        <w:rPr>
          <w:rFonts w:ascii="Menlo" w:hAnsi="Menlo" w:cs="Menlo"/>
          <w:color w:val="000000"/>
          <w:sz w:val="16"/>
          <w:szCs w:val="16"/>
        </w:rPr>
        <w:t>/&gt;</w:t>
      </w:r>
    </w:p>
    <w:p w14:paraId="1B1370B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gramStart"/>
      <w:r w:rsidRPr="00402D1C">
        <w:rPr>
          <w:rFonts w:ascii="Menlo" w:hAnsi="Menlo" w:cs="Menlo"/>
          <w:color w:val="000000"/>
          <w:sz w:val="16"/>
          <w:szCs w:val="16"/>
        </w:rPr>
        <w:t>http:</w:t>
      </w:r>
      <w:r w:rsidRPr="00402D1C">
        <w:rPr>
          <w:rFonts w:ascii="Menlo" w:hAnsi="Menlo" w:cs="Menlo"/>
          <w:color w:val="4F4F8A"/>
          <w:sz w:val="16"/>
          <w:szCs w:val="16"/>
        </w:rPr>
        <w:t>body</w:t>
      </w:r>
      <w:proofErr w:type="gramEnd"/>
      <w:r w:rsidRPr="00402D1C">
        <w:rPr>
          <w:rFonts w:ascii="Menlo" w:hAnsi="Menlo" w:cs="Menlo"/>
          <w:color w:val="000000"/>
          <w:sz w:val="16"/>
          <w:szCs w:val="16"/>
        </w:rPr>
        <w:t>/&gt;</w:t>
      </w:r>
    </w:p>
    <w:p w14:paraId="53D889D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http:</w:t>
      </w:r>
      <w:r w:rsidRPr="00402D1C">
        <w:rPr>
          <w:rFonts w:ascii="Menlo" w:hAnsi="Menlo" w:cs="Menlo"/>
          <w:color w:val="4F4F8A"/>
          <w:sz w:val="16"/>
          <w:szCs w:val="16"/>
        </w:rPr>
        <w:t>result</w:t>
      </w:r>
      <w:proofErr w:type="spellEnd"/>
      <w:proofErr w:type="gramEnd"/>
      <w:r w:rsidRPr="00402D1C">
        <w:rPr>
          <w:rFonts w:ascii="Menlo" w:hAnsi="Menlo" w:cs="Menlo"/>
          <w:color w:val="000000"/>
          <w:sz w:val="16"/>
          <w:szCs w:val="16"/>
        </w:rPr>
        <w:t>&gt;</w:t>
      </w:r>
    </w:p>
    <w:p w14:paraId="352D5A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instance</w:t>
      </w:r>
      <w:proofErr w:type="spellEnd"/>
      <w:proofErr w:type="gramEnd"/>
      <w:r w:rsidRPr="00402D1C">
        <w:rPr>
          <w:rFonts w:ascii="Menlo" w:hAnsi="Menlo" w:cs="Menlo"/>
          <w:color w:val="000000"/>
          <w:sz w:val="16"/>
          <w:szCs w:val="16"/>
        </w:rPr>
        <w:t>&gt;</w:t>
      </w:r>
    </w:p>
    <w:p w14:paraId="2801EFF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D5FFA7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617E33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submission</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"soap-submission"</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method</w:t>
      </w:r>
      <w:r w:rsidRPr="00402D1C">
        <w:rPr>
          <w:rFonts w:ascii="Menlo" w:hAnsi="Menlo" w:cs="Menlo"/>
          <w:color w:val="000000"/>
          <w:sz w:val="16"/>
          <w:szCs w:val="16"/>
        </w:rPr>
        <w:t>=</w:t>
      </w:r>
      <w:r w:rsidRPr="00402D1C">
        <w:rPr>
          <w:rFonts w:ascii="Menlo" w:hAnsi="Menlo" w:cs="Menlo"/>
          <w:color w:val="6E149A"/>
          <w:sz w:val="16"/>
          <w:szCs w:val="16"/>
        </w:rPr>
        <w:t>"post"</w:t>
      </w:r>
      <w:r w:rsidRPr="00402D1C">
        <w:rPr>
          <w:rFonts w:ascii="Menlo" w:hAnsi="Menlo" w:cs="Menlo"/>
          <w:color w:val="000000"/>
          <w:sz w:val="16"/>
          <w:szCs w:val="16"/>
        </w:rPr>
        <w:t xml:space="preserve"> </w:t>
      </w:r>
      <w:proofErr w:type="spellStart"/>
      <w:r w:rsidRPr="00402D1C">
        <w:rPr>
          <w:rFonts w:ascii="Menlo" w:hAnsi="Menlo" w:cs="Menlo"/>
          <w:color w:val="236718"/>
          <w:sz w:val="16"/>
          <w:szCs w:val="16"/>
        </w:rPr>
        <w:t>mediatype</w:t>
      </w:r>
      <w:proofErr w:type="spellEnd"/>
      <w:r w:rsidRPr="00402D1C">
        <w:rPr>
          <w:rFonts w:ascii="Menlo" w:hAnsi="Menlo" w:cs="Menlo"/>
          <w:color w:val="000000"/>
          <w:sz w:val="16"/>
          <w:szCs w:val="16"/>
        </w:rPr>
        <w:t>=</w:t>
      </w:r>
      <w:r w:rsidRPr="00402D1C">
        <w:rPr>
          <w:rFonts w:ascii="Menlo" w:hAnsi="Menlo" w:cs="Menlo"/>
          <w:color w:val="6E149A"/>
          <w:sz w:val="16"/>
          <w:szCs w:val="16"/>
        </w:rPr>
        <w:t>"application/</w:t>
      </w:r>
      <w:proofErr w:type="spellStart"/>
      <w:r w:rsidRPr="00402D1C">
        <w:rPr>
          <w:rFonts w:ascii="Menlo" w:hAnsi="Menlo" w:cs="Menlo"/>
          <w:color w:val="6E149A"/>
          <w:sz w:val="16"/>
          <w:szCs w:val="16"/>
        </w:rPr>
        <w:t>soap+xml</w:t>
      </w:r>
      <w:proofErr w:type="spellEnd"/>
      <w:r w:rsidRPr="00402D1C">
        <w:rPr>
          <w:rFonts w:ascii="Menlo" w:hAnsi="Menlo" w:cs="Menlo"/>
          <w:color w:val="6E149A"/>
          <w:sz w:val="16"/>
          <w:szCs w:val="16"/>
        </w:rPr>
        <w:t>"</w:t>
      </w:r>
    </w:p>
    <w:p w14:paraId="2D73D1B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ref</w:t>
      </w:r>
      <w:r w:rsidRPr="00402D1C">
        <w:rPr>
          <w:rFonts w:ascii="Menlo" w:hAnsi="Menlo" w:cs="Menlo"/>
          <w:color w:val="000000"/>
          <w:sz w:val="16"/>
          <w:szCs w:val="16"/>
        </w:rPr>
        <w:t>=</w:t>
      </w:r>
      <w:r w:rsidRPr="00402D1C">
        <w:rPr>
          <w:rFonts w:ascii="Menlo" w:hAnsi="Menlo" w:cs="Menlo"/>
          <w:color w:val="6E149A"/>
          <w:sz w:val="16"/>
          <w:szCs w:val="16"/>
        </w:rPr>
        <w:t>"instance('soap-request')"</w:t>
      </w:r>
      <w:r w:rsidRPr="00402D1C">
        <w:rPr>
          <w:rFonts w:ascii="Menlo" w:hAnsi="Menlo" w:cs="Menlo"/>
          <w:color w:val="000000"/>
          <w:sz w:val="16"/>
          <w:szCs w:val="16"/>
        </w:rPr>
        <w:t xml:space="preserve"> </w:t>
      </w:r>
      <w:r w:rsidRPr="00402D1C">
        <w:rPr>
          <w:rFonts w:ascii="Menlo" w:hAnsi="Menlo" w:cs="Menlo"/>
          <w:color w:val="236718"/>
          <w:sz w:val="16"/>
          <w:szCs w:val="16"/>
        </w:rPr>
        <w:t>resource</w:t>
      </w:r>
      <w:proofErr w:type="gramStart"/>
      <w:r w:rsidRPr="00402D1C">
        <w:rPr>
          <w:rFonts w:ascii="Menlo" w:hAnsi="Menlo" w:cs="Menlo"/>
          <w:color w:val="000000"/>
          <w:sz w:val="16"/>
          <w:szCs w:val="16"/>
        </w:rPr>
        <w:t>=</w:t>
      </w:r>
      <w:r w:rsidRPr="00402D1C">
        <w:rPr>
          <w:rFonts w:ascii="Menlo" w:hAnsi="Menlo" w:cs="Menlo"/>
          <w:color w:val="6E149A"/>
          <w:sz w:val="16"/>
          <w:szCs w:val="16"/>
        </w:rPr>
        <w:t>"{</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LOCATION}"</w:t>
      </w:r>
      <w:proofErr w:type="gramEnd"/>
      <w:r w:rsidRPr="00402D1C">
        <w:rPr>
          <w:rFonts w:ascii="Menlo" w:hAnsi="Menlo" w:cs="Menlo"/>
          <w:color w:val="000000"/>
          <w:sz w:val="16"/>
          <w:szCs w:val="16"/>
        </w:rPr>
        <w:t>/&gt;</w:t>
      </w:r>
    </w:p>
    <w:p w14:paraId="4F40A66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E3BB5B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submission</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id</w:t>
      </w:r>
      <w:r w:rsidRPr="00402D1C">
        <w:rPr>
          <w:rFonts w:ascii="Menlo" w:hAnsi="Menlo" w:cs="Menlo"/>
          <w:color w:val="000000"/>
          <w:sz w:val="16"/>
          <w:szCs w:val="16"/>
        </w:rPr>
        <w:t>=</w:t>
      </w:r>
      <w:r w:rsidRPr="00402D1C">
        <w:rPr>
          <w:rFonts w:ascii="Menlo" w:hAnsi="Menlo" w:cs="Menlo"/>
          <w:color w:val="6E149A"/>
          <w:sz w:val="16"/>
          <w:szCs w:val="16"/>
        </w:rPr>
        <w:t>"http-</w:t>
      </w:r>
      <w:r>
        <w:rPr>
          <w:rFonts w:ascii="Menlo" w:hAnsi="Menlo" w:cs="Menlo"/>
          <w:color w:val="6E149A"/>
          <w:sz w:val="16"/>
          <w:szCs w:val="16"/>
        </w:rPr>
        <w:t>post</w:t>
      </w:r>
      <w:r w:rsidRPr="00402D1C">
        <w:rPr>
          <w:rFonts w:ascii="Menlo" w:hAnsi="Menlo" w:cs="Menlo"/>
          <w:color w:val="6E149A"/>
          <w:sz w:val="16"/>
          <w:szCs w:val="16"/>
        </w:rPr>
        <w:t>-submission"</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method</w:t>
      </w:r>
      <w:r w:rsidRPr="00402D1C">
        <w:rPr>
          <w:rFonts w:ascii="Menlo" w:hAnsi="Menlo" w:cs="Menlo"/>
          <w:color w:val="000000"/>
          <w:sz w:val="16"/>
          <w:szCs w:val="16"/>
        </w:rPr>
        <w:t>=</w:t>
      </w:r>
      <w:r w:rsidRPr="00402D1C">
        <w:rPr>
          <w:rFonts w:ascii="Menlo" w:hAnsi="Menlo" w:cs="Menlo"/>
          <w:color w:val="6E149A"/>
          <w:sz w:val="16"/>
          <w:szCs w:val="16"/>
        </w:rPr>
        <w:t>"post"</w:t>
      </w:r>
      <w:r w:rsidRPr="00402D1C">
        <w:rPr>
          <w:rFonts w:ascii="Menlo" w:hAnsi="Menlo" w:cs="Menlo"/>
          <w:color w:val="000000"/>
          <w:sz w:val="16"/>
          <w:szCs w:val="16"/>
        </w:rPr>
        <w:t xml:space="preserve"> </w:t>
      </w:r>
      <w:proofErr w:type="spellStart"/>
      <w:r w:rsidRPr="00402D1C">
        <w:rPr>
          <w:rFonts w:ascii="Menlo" w:hAnsi="Menlo" w:cs="Menlo"/>
          <w:color w:val="236718"/>
          <w:sz w:val="16"/>
          <w:szCs w:val="16"/>
        </w:rPr>
        <w:t>mediatype</w:t>
      </w:r>
      <w:proofErr w:type="spellEnd"/>
      <w:r w:rsidRPr="00402D1C">
        <w:rPr>
          <w:rFonts w:ascii="Menlo" w:hAnsi="Menlo" w:cs="Menlo"/>
          <w:color w:val="000000"/>
          <w:sz w:val="16"/>
          <w:szCs w:val="16"/>
        </w:rPr>
        <w:t>=</w:t>
      </w:r>
      <w:r w:rsidRPr="00402D1C">
        <w:rPr>
          <w:rFonts w:ascii="Menlo" w:hAnsi="Menlo" w:cs="Menlo"/>
          <w:color w:val="6E149A"/>
          <w:sz w:val="16"/>
          <w:szCs w:val="16"/>
        </w:rPr>
        <w:t>"text/xml"</w:t>
      </w:r>
    </w:p>
    <w:p w14:paraId="53B755E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ref</w:t>
      </w:r>
      <w:r w:rsidRPr="00402D1C">
        <w:rPr>
          <w:rFonts w:ascii="Menlo" w:hAnsi="Menlo" w:cs="Menlo"/>
          <w:color w:val="000000"/>
          <w:sz w:val="16"/>
          <w:szCs w:val="16"/>
        </w:rPr>
        <w:t>=</w:t>
      </w:r>
      <w:r w:rsidRPr="00402D1C">
        <w:rPr>
          <w:rFonts w:ascii="Menlo" w:hAnsi="Menlo" w:cs="Menlo"/>
          <w:color w:val="6E149A"/>
          <w:sz w:val="16"/>
          <w:szCs w:val="16"/>
        </w:rPr>
        <w:t>"instance('http-post-request')"</w:t>
      </w:r>
    </w:p>
    <w:p w14:paraId="3B67FEC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resource</w:t>
      </w:r>
      <w:proofErr w:type="gramStart"/>
      <w:r w:rsidRPr="00402D1C">
        <w:rPr>
          <w:rFonts w:ascii="Menlo" w:hAnsi="Menlo" w:cs="Menlo"/>
          <w:color w:val="000000"/>
          <w:sz w:val="16"/>
          <w:szCs w:val="16"/>
        </w:rPr>
        <w:t>=</w:t>
      </w:r>
      <w:r w:rsidRPr="00402D1C">
        <w:rPr>
          <w:rFonts w:ascii="Menlo" w:hAnsi="Menlo" w:cs="Menlo"/>
          <w:color w:val="6E149A"/>
          <w:sz w:val="16"/>
          <w:szCs w:val="16"/>
        </w:rPr>
        <w:t>"{</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LOCATION}/urn:ihe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iti:csd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2014:stored</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function:service</w:t>
      </w:r>
      <w:proofErr w:type="gramEnd"/>
      <w:r w:rsidRPr="00402D1C">
        <w:rPr>
          <w:rFonts w:ascii="Menlo" w:hAnsi="Menlo" w:cs="Menlo"/>
          <w:color w:val="6E149A"/>
          <w:sz w:val="16"/>
          <w:szCs w:val="16"/>
        </w:rPr>
        <w:t>-search"</w:t>
      </w:r>
      <w:r w:rsidRPr="00402D1C">
        <w:rPr>
          <w:rFonts w:ascii="Menlo" w:hAnsi="Menlo" w:cs="Menlo"/>
          <w:color w:val="000000"/>
          <w:sz w:val="16"/>
          <w:szCs w:val="16"/>
        </w:rPr>
        <w:t xml:space="preserve"> /&gt;</w:t>
      </w:r>
    </w:p>
    <w:p w14:paraId="1FA6BD9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AC314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ev:</w:t>
      </w:r>
      <w:r w:rsidRPr="00B965EF">
        <w:rPr>
          <w:rFonts w:ascii="Menlo" w:hAnsi="Menlo" w:cs="Menlo"/>
          <w:color w:val="236718"/>
          <w:sz w:val="16"/>
          <w:szCs w:val="16"/>
        </w:rPr>
        <w:t>event</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xforms</w:t>
      </w:r>
      <w:proofErr w:type="spellEnd"/>
      <w:r w:rsidRPr="00B965EF">
        <w:rPr>
          <w:rFonts w:ascii="Menlo" w:hAnsi="Menlo" w:cs="Menlo"/>
          <w:color w:val="6E149A"/>
          <w:sz w:val="16"/>
          <w:szCs w:val="16"/>
        </w:rPr>
        <w:t>-submit-done"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0905C8B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insert</w:t>
      </w:r>
      <w:proofErr w:type="spellEnd"/>
      <w:proofErr w:type="gramEnd"/>
      <w:r w:rsidRPr="00B965EF">
        <w:rPr>
          <w:rFonts w:ascii="Menlo" w:hAnsi="Menlo" w:cs="Menlo"/>
          <w:color w:val="000000"/>
          <w:sz w:val="16"/>
          <w:szCs w:val="16"/>
        </w:rPr>
        <w:t xml:space="preserve"> </w:t>
      </w:r>
    </w:p>
    <w:p w14:paraId="3DF21CC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0C46C14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csd:result</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1171A9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507F30E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/@status"</w:t>
      </w:r>
      <w:r w:rsidRPr="00B965EF">
        <w:rPr>
          <w:rFonts w:ascii="Menlo" w:hAnsi="Menlo" w:cs="Menlo"/>
          <w:color w:val="000000"/>
          <w:sz w:val="16"/>
          <w:szCs w:val="16"/>
        </w:rPr>
        <w:t xml:space="preserve"> </w:t>
      </w:r>
    </w:p>
    <w:p w14:paraId="3A84766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/@code"</w:t>
      </w:r>
      <w:r w:rsidRPr="00B965EF">
        <w:rPr>
          <w:rFonts w:ascii="Menlo" w:hAnsi="Menlo" w:cs="Menlo"/>
          <w:color w:val="000000"/>
          <w:sz w:val="16"/>
          <w:szCs w:val="16"/>
        </w:rPr>
        <w:t>/&gt;</w:t>
      </w:r>
    </w:p>
    <w:p w14:paraId="06BFD8E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08F14E05"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/@content-type"</w:t>
      </w:r>
      <w:r w:rsidRPr="00B965EF">
        <w:rPr>
          <w:rFonts w:ascii="Menlo" w:hAnsi="Menlo" w:cs="Menlo"/>
          <w:color w:val="000000"/>
          <w:sz w:val="16"/>
          <w:szCs w:val="16"/>
        </w:rPr>
        <w:t xml:space="preserve"> </w:t>
      </w:r>
    </w:p>
    <w:p w14:paraId="2C4AD47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/@content-type"</w:t>
      </w:r>
      <w:r w:rsidRPr="00B965EF">
        <w:rPr>
          <w:rFonts w:ascii="Menlo" w:hAnsi="Menlo" w:cs="Menlo"/>
          <w:color w:val="000000"/>
          <w:sz w:val="16"/>
          <w:szCs w:val="16"/>
        </w:rPr>
        <w:t>/&gt;</w:t>
      </w:r>
    </w:p>
    <w:p w14:paraId="4DC560A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lastRenderedPageBreak/>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281999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gramStart"/>
      <w:r w:rsidRPr="00B965EF">
        <w:rPr>
          <w:rFonts w:ascii="Menlo" w:hAnsi="Menlo" w:cs="Menlo"/>
          <w:color w:val="6E149A"/>
          <w:sz w:val="16"/>
          <w:szCs w:val="16"/>
        </w:rPr>
        <w:t>http:result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http:header</w:t>
      </w:r>
      <w:proofErr w:type="gramEnd"/>
      <w:r w:rsidRPr="00B965EF">
        <w:rPr>
          <w:rFonts w:ascii="Menlo" w:hAnsi="Menlo" w:cs="Menlo"/>
          <w:color w:val="6E149A"/>
          <w:sz w:val="16"/>
          <w:szCs w:val="16"/>
        </w:rPr>
        <w:t>[@name=</w:t>
      </w:r>
      <w:r>
        <w:rPr>
          <w:rFonts w:ascii="Menlo" w:hAnsi="Menlo" w:cs="Menlo"/>
          <w:color w:val="6E149A"/>
          <w:sz w:val="16"/>
          <w:szCs w:val="16"/>
        </w:rPr>
        <w:br/>
      </w:r>
      <w:r w:rsidRPr="00B965EF">
        <w:rPr>
          <w:rFonts w:ascii="Menlo" w:hAnsi="Menlo" w:cs="Menlo"/>
          <w:color w:val="6E149A"/>
          <w:sz w:val="16"/>
          <w:szCs w:val="16"/>
        </w:rPr>
        <w:t>'X-CSD-Transaction-ID'</w:t>
      </w:r>
      <w:proofErr w:type="gramStart"/>
      <w:r w:rsidRPr="00B965EF">
        <w:rPr>
          <w:rFonts w:ascii="Menlo" w:hAnsi="Menlo" w:cs="Menlo"/>
          <w:color w:val="6E149A"/>
          <w:sz w:val="16"/>
          <w:szCs w:val="16"/>
        </w:rPr>
        <w:t>]/@</w:t>
      </w:r>
      <w:proofErr w:type="gramEnd"/>
      <w:r w:rsidRPr="00B965EF">
        <w:rPr>
          <w:rFonts w:ascii="Menlo" w:hAnsi="Menlo" w:cs="Menlo"/>
          <w:color w:val="6E149A"/>
          <w:sz w:val="16"/>
          <w:szCs w:val="16"/>
        </w:rPr>
        <w:t>value"</w:t>
      </w:r>
      <w:r w:rsidRPr="00B965EF">
        <w:rPr>
          <w:rFonts w:ascii="Menlo" w:hAnsi="Menlo" w:cs="Menlo"/>
          <w:color w:val="000000"/>
          <w:sz w:val="16"/>
          <w:szCs w:val="16"/>
        </w:rPr>
        <w:t xml:space="preserve"> </w:t>
      </w:r>
    </w:p>
    <w:p w14:paraId="792170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/@id"</w:t>
      </w:r>
      <w:r w:rsidRPr="00B965EF">
        <w:rPr>
          <w:rFonts w:ascii="Menlo" w:hAnsi="Menlo" w:cs="Menlo"/>
          <w:color w:val="000000"/>
          <w:sz w:val="16"/>
          <w:szCs w:val="16"/>
        </w:rPr>
        <w:t>/&gt;</w:t>
      </w:r>
    </w:p>
    <w:p w14:paraId="12DD2BE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49EA547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DB8779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68D07B1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210F647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668E292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76CCD98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2BC160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349E820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3FEF4DB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5A85330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430393A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B44F82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FF226F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p>
    <w:p w14:paraId="27CD062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soap:Header</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csd:careServicesRequest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r w:rsidRPr="00402D1C">
        <w:rPr>
          <w:rFonts w:ascii="Menlo" w:hAnsi="Menlo" w:cs="Menlo"/>
          <w:color w:val="6E149A"/>
          <w:sz w:val="16"/>
          <w:szCs w:val="16"/>
        </w:rPr>
        <w:t>csd:id</w:t>
      </w:r>
      <w:proofErr w:type="spellEnd"/>
      <w:r w:rsidRPr="00402D1C">
        <w:rPr>
          <w:rFonts w:ascii="Menlo" w:hAnsi="Menlo" w:cs="Menlo"/>
          <w:color w:val="6E149A"/>
          <w:sz w:val="16"/>
          <w:szCs w:val="16"/>
        </w:rPr>
        <w:t>"</w:t>
      </w:r>
    </w:p>
    <w:p w14:paraId="7F70EF4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000000"/>
          <w:sz w:val="16"/>
          <w:szCs w:val="16"/>
        </w:rPr>
        <w:tab/>
      </w:r>
      <w:r>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csd:uniqueID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2A97BDE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p>
    <w:p w14:paraId="1A5DE5D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soap:Header</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csd:careServicesRequest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csd:otherID</w:t>
      </w:r>
      <w:proofErr w:type="spellEnd"/>
      <w:proofErr w:type="gramEnd"/>
      <w:r w:rsidRPr="00402D1C">
        <w:rPr>
          <w:rFonts w:ascii="Menlo" w:hAnsi="Menlo" w:cs="Menlo"/>
          <w:color w:val="6E149A"/>
          <w:sz w:val="16"/>
          <w:szCs w:val="16"/>
        </w:rPr>
        <w:t>"</w:t>
      </w:r>
    </w:p>
    <w:p w14:paraId="1F46700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csd:otherID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6C445BA3"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p>
    <w:p w14:paraId="157C64AB"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soap:Header</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csd:careServicesRequest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csd:start</w:t>
      </w:r>
      <w:proofErr w:type="spellEnd"/>
      <w:proofErr w:type="gramEnd"/>
      <w:r w:rsidRPr="00402D1C">
        <w:rPr>
          <w:rFonts w:ascii="Menlo" w:hAnsi="Menlo" w:cs="Menlo"/>
          <w:color w:val="6E149A"/>
          <w:sz w:val="16"/>
          <w:szCs w:val="16"/>
        </w:rPr>
        <w:t>"</w:t>
      </w:r>
    </w:p>
    <w:p w14:paraId="602EAFB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r w:rsidRPr="00402D1C">
        <w:rPr>
          <w:rFonts w:ascii="Menlo" w:hAnsi="Menlo" w:cs="Menlo"/>
          <w:color w:val="6E149A"/>
          <w:sz w:val="16"/>
          <w:szCs w:val="16"/>
        </w:rPr>
        <w:t>xs:int</w:t>
      </w:r>
      <w:proofErr w:type="spell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7A16DC4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p>
    <w:p w14:paraId="5A0DC53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soap:Header</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csd:careServicesRequest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r w:rsidRPr="00402D1C">
        <w:rPr>
          <w:rFonts w:ascii="Menlo" w:hAnsi="Menlo" w:cs="Menlo"/>
          <w:color w:val="6E149A"/>
          <w:sz w:val="16"/>
          <w:szCs w:val="16"/>
        </w:rPr>
        <w:t>csd:max</w:t>
      </w:r>
      <w:proofErr w:type="spellEnd"/>
      <w:r w:rsidRPr="00402D1C">
        <w:rPr>
          <w:rFonts w:ascii="Menlo" w:hAnsi="Menlo" w:cs="Menlo"/>
          <w:color w:val="6E149A"/>
          <w:sz w:val="16"/>
          <w:szCs w:val="16"/>
        </w:rPr>
        <w:t>"</w:t>
      </w:r>
    </w:p>
    <w:p w14:paraId="5D52DF9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r w:rsidRPr="00402D1C">
        <w:rPr>
          <w:rFonts w:ascii="Menlo" w:hAnsi="Menlo" w:cs="Menlo"/>
          <w:color w:val="6E149A"/>
          <w:sz w:val="16"/>
          <w:szCs w:val="16"/>
        </w:rPr>
        <w:t>xs:int</w:t>
      </w:r>
      <w:proofErr w:type="spell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4F576D5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p>
    <w:p w14:paraId="680A1D6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"instance('soap-request')/</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soap:Header</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csd:careServicesRequest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csd:record</w:t>
      </w:r>
      <w:proofErr w:type="spellEnd"/>
      <w:proofErr w:type="gramEnd"/>
      <w:r w:rsidRPr="00402D1C">
        <w:rPr>
          <w:rFonts w:ascii="Menlo" w:hAnsi="Menlo" w:cs="Menlo"/>
          <w:color w:val="6E149A"/>
          <w:sz w:val="16"/>
          <w:szCs w:val="16"/>
        </w:rPr>
        <w:t>"</w:t>
      </w:r>
    </w:p>
    <w:p w14:paraId="6718171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ab/>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csd:record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2239EF06"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39378B9"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B8B05E1"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proofErr w:type="spellStart"/>
      <w:r w:rsidRPr="00402D1C">
        <w:rPr>
          <w:rFonts w:ascii="Menlo" w:hAnsi="Menlo" w:cs="Menlo"/>
          <w:color w:val="236718"/>
          <w:sz w:val="16"/>
          <w:szCs w:val="16"/>
        </w:rPr>
        <w:t>nodeset</w:t>
      </w:r>
      <w:proofErr w:type="spellEnd"/>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spellStart"/>
      <w:proofErr w:type="gramStart"/>
      <w:r w:rsidRPr="00402D1C">
        <w:rPr>
          <w:rFonts w:ascii="Menlo" w:hAnsi="Menlo" w:cs="Menlo"/>
          <w:color w:val="6E149A"/>
          <w:sz w:val="16"/>
          <w:szCs w:val="16"/>
        </w:rPr>
        <w:t>csd:requestParams</w:t>
      </w:r>
      <w:proofErr w:type="spellEnd"/>
      <w:proofErr w:type="gramEnd"/>
      <w:r w:rsidRPr="00402D1C">
        <w:rPr>
          <w:rFonts w:ascii="Menlo" w:hAnsi="Menlo" w:cs="Menlo"/>
          <w:color w:val="6E149A"/>
          <w:sz w:val="16"/>
          <w:szCs w:val="16"/>
        </w:rPr>
        <w:t>/</w:t>
      </w:r>
      <w:proofErr w:type="spellStart"/>
      <w:r w:rsidRPr="00402D1C">
        <w:rPr>
          <w:rFonts w:ascii="Menlo" w:hAnsi="Menlo" w:cs="Menlo"/>
          <w:color w:val="6E149A"/>
          <w:sz w:val="16"/>
          <w:szCs w:val="16"/>
        </w:rPr>
        <w:t>csd:id</w:t>
      </w:r>
      <w:proofErr w:type="spell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csd:uniqueID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4F6D7D2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gramStart"/>
      <w:r w:rsidRPr="00402D1C">
        <w:rPr>
          <w:rFonts w:ascii="Menlo" w:hAnsi="Menlo" w:cs="Menlo"/>
          <w:color w:val="6E149A"/>
          <w:sz w:val="16"/>
          <w:szCs w:val="16"/>
        </w:rPr>
        <w:t>csd:requestParams</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csd:otherID</w:t>
      </w:r>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csd:otherID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36680BA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gramStart"/>
      <w:r w:rsidRPr="00402D1C">
        <w:rPr>
          <w:rFonts w:ascii="Menlo" w:hAnsi="Menlo" w:cs="Menlo"/>
          <w:color w:val="6E149A"/>
          <w:sz w:val="16"/>
          <w:szCs w:val="16"/>
        </w:rPr>
        <w:t>csd:requestParams</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csd:primaryName</w:t>
      </w:r>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xs:string</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5094CE0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gramStart"/>
      <w:r w:rsidRPr="00402D1C">
        <w:rPr>
          <w:rFonts w:ascii="Menlo" w:hAnsi="Menlo" w:cs="Menlo"/>
          <w:color w:val="6E149A"/>
          <w:sz w:val="16"/>
          <w:szCs w:val="16"/>
        </w:rPr>
        <w:t>csd:requestParams</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csd:start</w:t>
      </w:r>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t xml:space="preserve"> </w:t>
      </w:r>
    </w:p>
    <w:p w14:paraId="77AFD440"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r w:rsidRPr="00402D1C">
        <w:rPr>
          <w:rFonts w:ascii="Menlo" w:hAnsi="Menlo" w:cs="Menlo"/>
          <w:color w:val="6E149A"/>
          <w:sz w:val="16"/>
          <w:szCs w:val="16"/>
        </w:rPr>
        <w:t>xs:int</w:t>
      </w:r>
      <w:proofErr w:type="spell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2F6E9DED"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gramStart"/>
      <w:r w:rsidRPr="00402D1C">
        <w:rPr>
          <w:rFonts w:ascii="Menlo" w:hAnsi="Menlo" w:cs="Menlo"/>
          <w:color w:val="6E149A"/>
          <w:sz w:val="16"/>
          <w:szCs w:val="16"/>
        </w:rPr>
        <w:t>csd:requestParams</w:t>
      </w:r>
      <w:proofErr w:type="gramEnd"/>
      <w:r w:rsidRPr="00402D1C">
        <w:rPr>
          <w:rFonts w:ascii="Menlo" w:hAnsi="Menlo" w:cs="Menlo"/>
          <w:color w:val="6E149A"/>
          <w:sz w:val="16"/>
          <w:szCs w:val="16"/>
        </w:rPr>
        <w:t>/csd:max"</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r w:rsidRPr="00402D1C">
        <w:rPr>
          <w:rFonts w:ascii="Menlo" w:hAnsi="Menlo" w:cs="Menlo"/>
          <w:color w:val="6E149A"/>
          <w:sz w:val="16"/>
          <w:szCs w:val="16"/>
        </w:rPr>
        <w:t>xs:int</w:t>
      </w:r>
      <w:proofErr w:type="spell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41AD5E8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lastRenderedPageBreak/>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"instance('http-post-request')/</w:t>
      </w:r>
      <w:proofErr w:type="gramStart"/>
      <w:r w:rsidRPr="00402D1C">
        <w:rPr>
          <w:rFonts w:ascii="Menlo" w:hAnsi="Menlo" w:cs="Menlo"/>
          <w:color w:val="6E149A"/>
          <w:sz w:val="16"/>
          <w:szCs w:val="16"/>
        </w:rPr>
        <w:t>csd:requestParams</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csd:record</w:t>
      </w:r>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csd:record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3310E55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A3B3B8F"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proofErr w:type="spellStart"/>
      <w:r w:rsidRPr="00402D1C">
        <w:rPr>
          <w:rFonts w:ascii="Menlo" w:hAnsi="Menlo" w:cs="Menlo"/>
          <w:color w:val="236718"/>
          <w:sz w:val="16"/>
          <w:szCs w:val="16"/>
        </w:rPr>
        <w:t>nodeset</w:t>
      </w:r>
      <w:proofErr w:type="spellEnd"/>
      <w:r w:rsidRPr="00402D1C">
        <w:rPr>
          <w:rFonts w:ascii="Menlo" w:hAnsi="Menlo" w:cs="Menlo"/>
          <w:color w:val="000000"/>
          <w:sz w:val="16"/>
          <w:szCs w:val="16"/>
        </w:rPr>
        <w:t>=</w:t>
      </w:r>
      <w:r w:rsidRPr="00402D1C">
        <w:rPr>
          <w:rFonts w:ascii="Menlo" w:hAnsi="Menlo" w:cs="Menlo"/>
          <w:color w:val="6E149A"/>
          <w:sz w:val="16"/>
          <w:szCs w:val="16"/>
        </w:rPr>
        <w:t>"instance('http-post-response')/</w:t>
      </w:r>
      <w:proofErr w:type="spellStart"/>
      <w:proofErr w:type="gramStart"/>
      <w:r w:rsidRPr="00402D1C">
        <w:rPr>
          <w:rFonts w:ascii="Menlo" w:hAnsi="Menlo" w:cs="Menlo"/>
          <w:color w:val="6E149A"/>
          <w:sz w:val="16"/>
          <w:szCs w:val="16"/>
        </w:rPr>
        <w:t>csd:CSD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csd:CSD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3D68A794"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72F1AF4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bind</w:t>
      </w:r>
      <w:proofErr w:type="spellEnd"/>
      <w:proofErr w:type="gramEnd"/>
      <w:r w:rsidRPr="00402D1C">
        <w:rPr>
          <w:rFonts w:ascii="Menlo" w:hAnsi="Menlo" w:cs="Menlo"/>
          <w:color w:val="000000"/>
          <w:sz w:val="16"/>
          <w:szCs w:val="16"/>
        </w:rPr>
        <w:t xml:space="preserve"> </w:t>
      </w:r>
    </w:p>
    <w:p w14:paraId="3CDF3BAC"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402D1C">
        <w:rPr>
          <w:rFonts w:ascii="Menlo" w:hAnsi="Menlo" w:cs="Menlo"/>
          <w:color w:val="236718"/>
          <w:sz w:val="16"/>
          <w:szCs w:val="16"/>
        </w:rPr>
        <w:t>nodeset</w:t>
      </w:r>
      <w:r w:rsidRPr="00402D1C">
        <w:rPr>
          <w:rFonts w:ascii="Menlo" w:hAnsi="Menlo" w:cs="Menlo"/>
          <w:color w:val="000000"/>
          <w:sz w:val="16"/>
          <w:szCs w:val="16"/>
        </w:rPr>
        <w:t>=</w:t>
      </w:r>
      <w:r w:rsidRPr="00402D1C">
        <w:rPr>
          <w:rFonts w:ascii="Menlo" w:hAnsi="Menlo" w:cs="Menlo"/>
          <w:color w:val="6E149A"/>
          <w:sz w:val="16"/>
          <w:szCs w:val="16"/>
        </w:rPr>
        <w:t>"instance('soap-response')/</w:t>
      </w:r>
      <w:proofErr w:type="gramStart"/>
      <w:r w:rsidRPr="00402D1C">
        <w:rPr>
          <w:rFonts w:ascii="Menlo" w:hAnsi="Menlo" w:cs="Menlo"/>
          <w:color w:val="6E149A"/>
          <w:sz w:val="16"/>
          <w:szCs w:val="16"/>
        </w:rPr>
        <w:t>soap:Envelope</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soap:Body</w:t>
      </w:r>
      <w:proofErr w:type="gramEnd"/>
      <w:r w:rsidRPr="00402D1C">
        <w:rPr>
          <w:rFonts w:ascii="Menlo" w:hAnsi="Menlo" w:cs="Menlo"/>
          <w:color w:val="6E149A"/>
          <w:sz w:val="16"/>
          <w:szCs w:val="16"/>
        </w:rPr>
        <w:t>/</w:t>
      </w:r>
      <w:proofErr w:type="gramStart"/>
      <w:r w:rsidRPr="00402D1C">
        <w:rPr>
          <w:rFonts w:ascii="Menlo" w:hAnsi="Menlo" w:cs="Menlo"/>
          <w:color w:val="6E149A"/>
          <w:sz w:val="16"/>
          <w:szCs w:val="16"/>
        </w:rPr>
        <w:t>csd:careServicesResponse</w:t>
      </w:r>
      <w:proofErr w:type="gramEnd"/>
      <w:r w:rsidRPr="00402D1C">
        <w:rPr>
          <w:rFonts w:ascii="Menlo" w:hAnsi="Menlo" w:cs="Menlo"/>
          <w:color w:val="6E149A"/>
          <w:sz w:val="16"/>
          <w:szCs w:val="16"/>
        </w:rPr>
        <w:t>/</w:t>
      </w:r>
      <w:r>
        <w:rPr>
          <w:rFonts w:ascii="Menlo" w:hAnsi="Menlo" w:cs="Menlo"/>
          <w:color w:val="6E149A"/>
          <w:sz w:val="16"/>
          <w:szCs w:val="16"/>
        </w:rPr>
        <w:br/>
      </w:r>
      <w:proofErr w:type="spellStart"/>
      <w:proofErr w:type="gramStart"/>
      <w:r w:rsidRPr="00402D1C">
        <w:rPr>
          <w:rFonts w:ascii="Menlo" w:hAnsi="Menlo" w:cs="Menlo"/>
          <w:color w:val="6E149A"/>
          <w:sz w:val="16"/>
          <w:szCs w:val="16"/>
        </w:rPr>
        <w:t>csd:result</w:t>
      </w:r>
      <w:proofErr w:type="spellEnd"/>
      <w:proofErr w:type="gramEnd"/>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csd:CSD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w:t>
      </w:r>
      <w:r>
        <w:rPr>
          <w:rFonts w:ascii="Menlo" w:hAnsi="Menlo" w:cs="Menlo"/>
          <w:color w:val="000000"/>
          <w:sz w:val="16"/>
          <w:szCs w:val="16"/>
        </w:rPr>
        <w:br/>
        <w:t xml:space="preserve">       </w:t>
      </w:r>
      <w:r w:rsidRPr="00402D1C">
        <w:rPr>
          <w:rFonts w:ascii="Menlo" w:hAnsi="Menlo" w:cs="Menlo"/>
          <w:color w:val="236718"/>
          <w:sz w:val="16"/>
          <w:szCs w:val="16"/>
        </w:rPr>
        <w:t>type</w:t>
      </w:r>
      <w:r w:rsidRPr="00402D1C">
        <w:rPr>
          <w:rFonts w:ascii="Menlo" w:hAnsi="Menlo" w:cs="Menlo"/>
          <w:color w:val="000000"/>
          <w:sz w:val="16"/>
          <w:szCs w:val="16"/>
        </w:rPr>
        <w:t>=</w:t>
      </w:r>
      <w:r w:rsidRPr="00402D1C">
        <w:rPr>
          <w:rFonts w:ascii="Menlo" w:hAnsi="Menlo" w:cs="Menlo"/>
          <w:color w:val="6E149A"/>
          <w:sz w:val="16"/>
          <w:szCs w:val="16"/>
        </w:rPr>
        <w:t>"</w:t>
      </w:r>
      <w:proofErr w:type="spellStart"/>
      <w:proofErr w:type="gramStart"/>
      <w:r w:rsidRPr="00402D1C">
        <w:rPr>
          <w:rFonts w:ascii="Menlo" w:hAnsi="Menlo" w:cs="Menlo"/>
          <w:color w:val="6E149A"/>
          <w:sz w:val="16"/>
          <w:szCs w:val="16"/>
        </w:rPr>
        <w:t>csd:CSD</w:t>
      </w:r>
      <w:proofErr w:type="spellEnd"/>
      <w:proofErr w:type="gramEnd"/>
      <w:r w:rsidRPr="00402D1C">
        <w:rPr>
          <w:rFonts w:ascii="Menlo" w:hAnsi="Menlo" w:cs="Menlo"/>
          <w:color w:val="6E149A"/>
          <w:sz w:val="16"/>
          <w:szCs w:val="16"/>
        </w:rPr>
        <w:t>"</w:t>
      </w:r>
      <w:r w:rsidRPr="00402D1C">
        <w:rPr>
          <w:rFonts w:ascii="Menlo" w:hAnsi="Menlo" w:cs="Menlo"/>
          <w:color w:val="000000"/>
          <w:sz w:val="16"/>
          <w:szCs w:val="16"/>
        </w:rPr>
        <w:t xml:space="preserve"> /&gt;</w:t>
      </w:r>
    </w:p>
    <w:p w14:paraId="5B010488"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117C772"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402D1C">
        <w:rPr>
          <w:rFonts w:ascii="Menlo" w:hAnsi="Menlo" w:cs="Menlo"/>
          <w:color w:val="000000"/>
          <w:sz w:val="16"/>
          <w:szCs w:val="16"/>
        </w:rPr>
        <w:t xml:space="preserve">  &lt;/</w:t>
      </w:r>
      <w:proofErr w:type="spellStart"/>
      <w:proofErr w:type="gramStart"/>
      <w:r w:rsidRPr="00402D1C">
        <w:rPr>
          <w:rFonts w:ascii="Menlo" w:hAnsi="Menlo" w:cs="Menlo"/>
          <w:color w:val="000000"/>
          <w:sz w:val="16"/>
          <w:szCs w:val="16"/>
        </w:rPr>
        <w:t>xforms:</w:t>
      </w:r>
      <w:r w:rsidRPr="00402D1C">
        <w:rPr>
          <w:rFonts w:ascii="Menlo" w:hAnsi="Menlo" w:cs="Menlo"/>
          <w:color w:val="4F4F8A"/>
          <w:sz w:val="16"/>
          <w:szCs w:val="16"/>
        </w:rPr>
        <w:t>model</w:t>
      </w:r>
      <w:proofErr w:type="spellEnd"/>
      <w:proofErr w:type="gramEnd"/>
      <w:r w:rsidRPr="00402D1C">
        <w:rPr>
          <w:rFonts w:ascii="Menlo" w:hAnsi="Menlo" w:cs="Menlo"/>
          <w:color w:val="000000"/>
          <w:sz w:val="16"/>
          <w:szCs w:val="16"/>
        </w:rPr>
        <w:t>&gt;</w:t>
      </w:r>
    </w:p>
    <w:p w14:paraId="184B4BCA" w14:textId="77777777" w:rsidR="004A60D5" w:rsidRPr="00402D1C"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Regular" w:hAnsi="Menlo Regular" w:cs="Menlo Regular"/>
          <w:color w:val="0E2C73"/>
          <w:sz w:val="16"/>
          <w:szCs w:val="16"/>
        </w:rPr>
      </w:pPr>
      <w:r w:rsidRPr="00402D1C">
        <w:rPr>
          <w:rFonts w:ascii="Menlo" w:hAnsi="Menlo" w:cs="Menlo"/>
          <w:color w:val="000000"/>
          <w:sz w:val="16"/>
          <w:szCs w:val="16"/>
        </w:rPr>
        <w:t>&lt;/</w:t>
      </w:r>
      <w:proofErr w:type="spellStart"/>
      <w:proofErr w:type="gramStart"/>
      <w:r w:rsidRPr="00402D1C">
        <w:rPr>
          <w:rFonts w:ascii="Menlo" w:hAnsi="Menlo" w:cs="Menlo"/>
          <w:color w:val="000000"/>
          <w:sz w:val="16"/>
          <w:szCs w:val="16"/>
        </w:rPr>
        <w:t>csd:</w:t>
      </w:r>
      <w:r w:rsidRPr="00402D1C">
        <w:rPr>
          <w:rFonts w:ascii="Menlo" w:hAnsi="Menlo" w:cs="Menlo"/>
          <w:color w:val="4F4F8A"/>
          <w:sz w:val="16"/>
          <w:szCs w:val="16"/>
        </w:rPr>
        <w:t>careServicesFunction</w:t>
      </w:r>
      <w:proofErr w:type="spellEnd"/>
      <w:proofErr w:type="gramEnd"/>
      <w:r w:rsidRPr="00402D1C">
        <w:rPr>
          <w:rFonts w:ascii="Menlo" w:hAnsi="Menlo" w:cs="Menlo"/>
          <w:color w:val="000000"/>
          <w:sz w:val="16"/>
          <w:szCs w:val="16"/>
        </w:rPr>
        <w:t>&gt;</w:t>
      </w:r>
    </w:p>
    <w:p w14:paraId="1BA74307" w14:textId="77777777" w:rsidR="004A60D5" w:rsidRPr="007B0978" w:rsidRDefault="004A60D5" w:rsidP="004A60D5">
      <w:pPr>
        <w:pStyle w:val="FigureTitle"/>
      </w:pPr>
      <w:r w:rsidRPr="007B0978">
        <w:t>Figure Y.3-4: Service Search Care Services Function</w:t>
      </w:r>
    </w:p>
    <w:p w14:paraId="7AC31152" w14:textId="77777777" w:rsidR="004A60D5" w:rsidRDefault="004A60D5" w:rsidP="004A60D5"/>
    <w:p w14:paraId="287C7652" w14:textId="77777777" w:rsidR="004A60D5" w:rsidRPr="007B0978" w:rsidRDefault="004A60D5" w:rsidP="004A60D5">
      <w:r w:rsidRPr="007B0978">
        <w:t xml:space="preserve">This is the XML definition of the </w:t>
      </w:r>
      <w:proofErr w:type="spellStart"/>
      <w:r w:rsidRPr="007B0978">
        <w:rPr>
          <w:rStyle w:val="XMLname"/>
        </w:rPr>
        <w:t>careServicesRequest</w:t>
      </w:r>
      <w:proofErr w:type="spellEnd"/>
      <w:r w:rsidRPr="007B0978">
        <w:t xml:space="preserve"> for Organization Search. </w:t>
      </w:r>
      <w:r w:rsidRPr="007B0978">
        <w:rPr>
          <w:szCs w:val="24"/>
        </w:rPr>
        <w:t>A non-normative implementation of the</w:t>
      </w:r>
      <w:r w:rsidRPr="007B0978">
        <w:t xml:space="preserve"> referenced </w:t>
      </w:r>
      <w:proofErr w:type="spellStart"/>
      <w:r>
        <w:t>adhoc</w:t>
      </w:r>
      <w:r w:rsidRPr="007B0978">
        <w:t>_</w:t>
      </w:r>
      <w:proofErr w:type="gramStart"/>
      <w:r w:rsidRPr="007B0978">
        <w:t>search.xq</w:t>
      </w:r>
      <w:proofErr w:type="spellEnd"/>
      <w:proofErr w:type="gramEnd"/>
      <w:r w:rsidRPr="007B0978">
        <w:t xml:space="preserve"> is included in ITI TF-2x: Appendix W.</w:t>
      </w:r>
    </w:p>
    <w:p w14:paraId="49D3E14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w:t>
      </w:r>
      <w:r w:rsidRPr="00B965EF">
        <w:rPr>
          <w:rFonts w:ascii="Menlo" w:hAnsi="Menlo" w:cs="Menlo"/>
          <w:b/>
          <w:bCs/>
          <w:color w:val="340FA3"/>
          <w:sz w:val="16"/>
          <w:szCs w:val="16"/>
        </w:rPr>
        <w:t>xml</w:t>
      </w:r>
      <w:r w:rsidRPr="00B965EF">
        <w:rPr>
          <w:rFonts w:ascii="Menlo" w:hAnsi="Menlo" w:cs="Menlo"/>
          <w:color w:val="000000"/>
          <w:sz w:val="16"/>
          <w:szCs w:val="16"/>
        </w:rPr>
        <w:t xml:space="preserve"> </w:t>
      </w:r>
      <w:r w:rsidRPr="00B965EF">
        <w:rPr>
          <w:rFonts w:ascii="Menlo" w:hAnsi="Menlo" w:cs="Menlo"/>
          <w:color w:val="236718"/>
          <w:sz w:val="16"/>
          <w:szCs w:val="16"/>
        </w:rPr>
        <w:t>version</w:t>
      </w:r>
      <w:r w:rsidRPr="00B965EF">
        <w:rPr>
          <w:rFonts w:ascii="Menlo" w:hAnsi="Menlo" w:cs="Menlo"/>
          <w:color w:val="000000"/>
          <w:sz w:val="16"/>
          <w:szCs w:val="16"/>
        </w:rPr>
        <w:t>=</w:t>
      </w:r>
      <w:r w:rsidRPr="00B965EF">
        <w:rPr>
          <w:rFonts w:ascii="Menlo" w:hAnsi="Menlo" w:cs="Menlo"/>
          <w:color w:val="6E149A"/>
          <w:sz w:val="16"/>
          <w:szCs w:val="16"/>
        </w:rPr>
        <w:t>"1.0"</w:t>
      </w:r>
      <w:r w:rsidRPr="00B965EF">
        <w:rPr>
          <w:rFonts w:ascii="Menlo" w:hAnsi="Menlo" w:cs="Menlo"/>
          <w:color w:val="000000"/>
          <w:sz w:val="16"/>
          <w:szCs w:val="16"/>
        </w:rPr>
        <w:t xml:space="preserve"> </w:t>
      </w:r>
      <w:r w:rsidRPr="00B965EF">
        <w:rPr>
          <w:rFonts w:ascii="Menlo" w:hAnsi="Menlo" w:cs="Menlo"/>
          <w:color w:val="236718"/>
          <w:sz w:val="16"/>
          <w:szCs w:val="16"/>
        </w:rPr>
        <w:t>encoding</w:t>
      </w:r>
      <w:r w:rsidRPr="00B965EF">
        <w:rPr>
          <w:rFonts w:ascii="Menlo" w:hAnsi="Menlo" w:cs="Menlo"/>
          <w:color w:val="000000"/>
          <w:sz w:val="16"/>
          <w:szCs w:val="16"/>
        </w:rPr>
        <w:t>=</w:t>
      </w:r>
      <w:r w:rsidRPr="00B965EF">
        <w:rPr>
          <w:rFonts w:ascii="Menlo" w:hAnsi="Menlo" w:cs="Menlo"/>
          <w:color w:val="6E149A"/>
          <w:sz w:val="16"/>
          <w:szCs w:val="16"/>
        </w:rPr>
        <w:t>"UTF-8"</w:t>
      </w:r>
      <w:r w:rsidRPr="00B965EF">
        <w:rPr>
          <w:rFonts w:ascii="Menlo" w:hAnsi="Menlo" w:cs="Menlo"/>
          <w:color w:val="000000"/>
          <w:sz w:val="16"/>
          <w:szCs w:val="16"/>
        </w:rPr>
        <w:t>?&gt;</w:t>
      </w:r>
    </w:p>
    <w:p w14:paraId="6075870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careServicesFunction</w:t>
      </w:r>
      <w:proofErr w:type="spellEnd"/>
      <w:proofErr w:type="gramEnd"/>
    </w:p>
    <w:p w14:paraId="17CA008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xsi</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"http://www.w3.org/2001/XMLSchema-instance"</w:t>
      </w:r>
    </w:p>
    <w:p w14:paraId="3B82B42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csd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gramStart"/>
      <w:r w:rsidRPr="00B965EF">
        <w:rPr>
          <w:rFonts w:ascii="Menlo" w:hAnsi="Menlo" w:cs="Menlo"/>
          <w:color w:val="6E149A"/>
          <w:sz w:val="16"/>
          <w:szCs w:val="16"/>
        </w:rPr>
        <w:t>urn:ihe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iti:csd</w:t>
      </w:r>
      <w:proofErr w:type="gramEnd"/>
      <w:r w:rsidRPr="00B965EF">
        <w:rPr>
          <w:rFonts w:ascii="Menlo" w:hAnsi="Menlo" w:cs="Menlo"/>
          <w:color w:val="6E149A"/>
          <w:sz w:val="16"/>
          <w:szCs w:val="16"/>
        </w:rPr>
        <w:t>:2013"</w:t>
      </w:r>
    </w:p>
    <w:p w14:paraId="2045FAB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xforms</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"http://www.w3.org/2002/xforms"</w:t>
      </w:r>
    </w:p>
    <w:p w14:paraId="37B0CB7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xi</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"http://www.w3.org/2001/XInclude"</w:t>
      </w:r>
    </w:p>
    <w:p w14:paraId="147ABE3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soap</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"http://www.w3.org/2003/05/soap-envelope"</w:t>
      </w:r>
    </w:p>
    <w:p w14:paraId="43E12FD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wsa</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"http://www.w3.org/2005/08/addressing"</w:t>
      </w:r>
    </w:p>
    <w:p w14:paraId="30F4DA0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r w:rsidRPr="00B965EF">
        <w:rPr>
          <w:rFonts w:ascii="Menlo" w:hAnsi="Menlo" w:cs="Menlo"/>
          <w:color w:val="000000"/>
          <w:sz w:val="16"/>
          <w:szCs w:val="16"/>
        </w:rPr>
        <w:t>xmlns:</w:t>
      </w:r>
      <w:r w:rsidRPr="00B965EF">
        <w:rPr>
          <w:rFonts w:ascii="Menlo" w:hAnsi="Menlo" w:cs="Menlo"/>
          <w:color w:val="236718"/>
          <w:sz w:val="16"/>
          <w:szCs w:val="16"/>
        </w:rPr>
        <w:t>xsd</w:t>
      </w:r>
      <w:proofErr w:type="spellEnd"/>
      <w:r w:rsidRPr="00B965EF">
        <w:rPr>
          <w:rFonts w:ascii="Menlo" w:hAnsi="Menlo" w:cs="Menlo"/>
          <w:color w:val="000000"/>
          <w:sz w:val="16"/>
          <w:szCs w:val="16"/>
        </w:rPr>
        <w:t>=</w:t>
      </w:r>
      <w:r w:rsidRPr="00B965EF">
        <w:rPr>
          <w:rFonts w:ascii="Menlo" w:hAnsi="Menlo" w:cs="Menlo"/>
          <w:color w:val="6E149A"/>
          <w:sz w:val="16"/>
          <w:szCs w:val="16"/>
        </w:rPr>
        <w:t>"http://www.w3.org/2001/XMLSchema"</w:t>
      </w:r>
    </w:p>
    <w:p w14:paraId="3C5CAAE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http</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"http://expath.org/ns/http-client"</w:t>
      </w:r>
    </w:p>
    <w:p w14:paraId="4A15963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xmlns:</w:t>
      </w:r>
      <w:r w:rsidRPr="00B965EF">
        <w:rPr>
          <w:rFonts w:ascii="Menlo" w:hAnsi="Menlo" w:cs="Menlo"/>
          <w:color w:val="236718"/>
          <w:sz w:val="16"/>
          <w:szCs w:val="16"/>
        </w:rPr>
        <w:t>ev</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"http://www.w3.org/2001/xml-events"</w:t>
      </w:r>
    </w:p>
    <w:p w14:paraId="3930B99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urn</w:t>
      </w:r>
      <w:r w:rsidRPr="00B965EF">
        <w:rPr>
          <w:rFonts w:ascii="Menlo" w:hAnsi="Menlo" w:cs="Menlo"/>
          <w:color w:val="000000"/>
          <w:sz w:val="16"/>
          <w:szCs w:val="16"/>
        </w:rPr>
        <w:t>=</w:t>
      </w:r>
      <w:r w:rsidRPr="00B965EF">
        <w:rPr>
          <w:rFonts w:ascii="Menlo" w:hAnsi="Menlo" w:cs="Menlo"/>
          <w:color w:val="6E149A"/>
          <w:sz w:val="16"/>
          <w:szCs w:val="16"/>
        </w:rPr>
        <w:t>"</w:t>
      </w:r>
      <w:proofErr w:type="gramStart"/>
      <w:r w:rsidRPr="00B965EF">
        <w:rPr>
          <w:rFonts w:ascii="Menlo" w:hAnsi="Menlo" w:cs="Menlo"/>
          <w:color w:val="6E149A"/>
          <w:sz w:val="16"/>
          <w:szCs w:val="16"/>
        </w:rPr>
        <w:t>urn:ihe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iti:csd</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2014:adhoc</w:t>
      </w:r>
      <w:proofErr w:type="gramEnd"/>
      <w:r w:rsidRPr="00B965EF">
        <w:rPr>
          <w:rFonts w:ascii="Menlo" w:hAnsi="Menlo" w:cs="Menlo"/>
          <w:color w:val="6E149A"/>
          <w:sz w:val="16"/>
          <w:szCs w:val="16"/>
        </w:rPr>
        <w:t>"</w:t>
      </w:r>
    </w:p>
    <w:p w14:paraId="1D4B8D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&gt;</w:t>
      </w:r>
    </w:p>
    <w:p w14:paraId="7677869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273A96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r w:rsidRPr="00B965EF">
        <w:rPr>
          <w:rFonts w:ascii="Menlo" w:hAnsi="Menlo" w:cs="Menlo"/>
          <w:color w:val="000000"/>
          <w:sz w:val="16"/>
          <w:szCs w:val="16"/>
        </w:rPr>
        <w:t>csd:</w:t>
      </w:r>
      <w:r w:rsidRPr="00B965EF">
        <w:rPr>
          <w:rFonts w:ascii="Menlo" w:hAnsi="Menlo" w:cs="Menlo"/>
          <w:color w:val="4F4F8A"/>
          <w:sz w:val="16"/>
          <w:szCs w:val="16"/>
        </w:rPr>
        <w:t>description</w:t>
      </w:r>
      <w:proofErr w:type="spellEnd"/>
      <w:r w:rsidRPr="00B965EF">
        <w:rPr>
          <w:rFonts w:ascii="Menlo" w:hAnsi="Menlo" w:cs="Menlo"/>
          <w:color w:val="000000"/>
          <w:sz w:val="16"/>
          <w:szCs w:val="16"/>
        </w:rPr>
        <w:t xml:space="preserve">&gt;                                                                                                                                                                                                                                                                                                                                                                                                                                                                                                                                                                                                                                      </w:t>
      </w:r>
    </w:p>
    <w:p w14:paraId="0A37683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Performs an </w:t>
      </w:r>
      <w:proofErr w:type="spellStart"/>
      <w:r w:rsidRPr="00B965EF">
        <w:rPr>
          <w:rFonts w:ascii="Menlo" w:hAnsi="Menlo" w:cs="Menlo"/>
          <w:color w:val="000000"/>
          <w:sz w:val="16"/>
          <w:szCs w:val="16"/>
        </w:rPr>
        <w:t>adhoc</w:t>
      </w:r>
      <w:proofErr w:type="spellEnd"/>
      <w:r w:rsidRPr="00B965EF">
        <w:rPr>
          <w:rFonts w:ascii="Menlo" w:hAnsi="Menlo" w:cs="Menlo"/>
          <w:color w:val="000000"/>
          <w:sz w:val="16"/>
          <w:szCs w:val="16"/>
        </w:rPr>
        <w:t xml:space="preserve"> search                                                                                                                                                                                                                                                                                                                                                                                                                                                                                                                                                                                                                             </w:t>
      </w:r>
    </w:p>
    <w:p w14:paraId="0AA66AA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description</w:t>
      </w:r>
      <w:proofErr w:type="spellEnd"/>
      <w:proofErr w:type="gramEnd"/>
      <w:r w:rsidRPr="00B965EF">
        <w:rPr>
          <w:rFonts w:ascii="Menlo" w:hAnsi="Menlo" w:cs="Menlo"/>
          <w:color w:val="000000"/>
          <w:sz w:val="16"/>
          <w:szCs w:val="16"/>
        </w:rPr>
        <w:t>&gt;</w:t>
      </w:r>
    </w:p>
    <w:p w14:paraId="2D56BD5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definition</w:t>
      </w:r>
      <w:proofErr w:type="spellEnd"/>
      <w:proofErr w:type="gramEnd"/>
      <w:r w:rsidRPr="00B965EF">
        <w:rPr>
          <w:rFonts w:ascii="Menlo" w:hAnsi="Menlo" w:cs="Menlo"/>
          <w:color w:val="000000"/>
          <w:sz w:val="16"/>
          <w:szCs w:val="16"/>
        </w:rPr>
        <w:t>&gt;&lt;</w:t>
      </w:r>
      <w:proofErr w:type="spellStart"/>
      <w:proofErr w:type="gramStart"/>
      <w:r w:rsidRPr="00B965EF">
        <w:rPr>
          <w:rFonts w:ascii="Menlo" w:hAnsi="Menlo" w:cs="Menlo"/>
          <w:color w:val="000000"/>
          <w:sz w:val="16"/>
          <w:szCs w:val="16"/>
        </w:rPr>
        <w:t>xi:</w:t>
      </w:r>
      <w:r w:rsidRPr="00B965EF">
        <w:rPr>
          <w:rFonts w:ascii="Menlo" w:hAnsi="Menlo" w:cs="Menlo"/>
          <w:color w:val="4F4F8A"/>
          <w:sz w:val="16"/>
          <w:szCs w:val="16"/>
        </w:rPr>
        <w:t>include</w:t>
      </w:r>
      <w:proofErr w:type="spellEnd"/>
      <w:proofErr w:type="gramEnd"/>
      <w:r w:rsidRPr="00B965EF">
        <w:rPr>
          <w:rFonts w:ascii="Menlo" w:hAnsi="Menlo" w:cs="Menlo"/>
          <w:color w:val="000000"/>
          <w:sz w:val="16"/>
          <w:szCs w:val="16"/>
        </w:rPr>
        <w:t xml:space="preserve"> </w:t>
      </w:r>
      <w:proofErr w:type="spellStart"/>
      <w:r w:rsidRPr="00B965EF">
        <w:rPr>
          <w:rFonts w:ascii="Menlo" w:hAnsi="Menlo" w:cs="Menlo"/>
          <w:color w:val="236718"/>
          <w:sz w:val="16"/>
          <w:szCs w:val="16"/>
        </w:rPr>
        <w:t>href</w:t>
      </w:r>
      <w:proofErr w:type="spell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adhoc_</w:t>
      </w:r>
      <w:proofErr w:type="gramStart"/>
      <w:r w:rsidRPr="00B965EF">
        <w:rPr>
          <w:rFonts w:ascii="Menlo" w:hAnsi="Menlo" w:cs="Menlo"/>
          <w:color w:val="6E149A"/>
          <w:sz w:val="16"/>
          <w:szCs w:val="16"/>
        </w:rPr>
        <w:t>search.xq</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r w:rsidRPr="00B965EF">
        <w:rPr>
          <w:rFonts w:ascii="Menlo" w:hAnsi="Menlo" w:cs="Menlo"/>
          <w:color w:val="236718"/>
          <w:sz w:val="16"/>
          <w:szCs w:val="16"/>
        </w:rPr>
        <w:t>parse</w:t>
      </w:r>
      <w:r w:rsidRPr="00B965EF">
        <w:rPr>
          <w:rFonts w:ascii="Menlo" w:hAnsi="Menlo" w:cs="Menlo"/>
          <w:color w:val="000000"/>
          <w:sz w:val="16"/>
          <w:szCs w:val="16"/>
        </w:rPr>
        <w:t>=</w:t>
      </w:r>
      <w:r w:rsidRPr="00B965EF">
        <w:rPr>
          <w:rFonts w:ascii="Menlo" w:hAnsi="Menlo" w:cs="Menlo"/>
          <w:color w:val="6E149A"/>
          <w:sz w:val="16"/>
          <w:szCs w:val="16"/>
        </w:rPr>
        <w:t>'text'</w:t>
      </w:r>
      <w:r w:rsidRPr="00B965EF">
        <w:rPr>
          <w:rFonts w:ascii="Menlo" w:hAnsi="Menlo" w:cs="Menlo"/>
          <w:color w:val="000000"/>
          <w:sz w:val="16"/>
          <w:szCs w:val="16"/>
        </w:rPr>
        <w:t>/&gt;&lt;/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definition</w:t>
      </w:r>
      <w:proofErr w:type="spellEnd"/>
      <w:proofErr w:type="gramEnd"/>
      <w:r w:rsidRPr="00B965EF">
        <w:rPr>
          <w:rFonts w:ascii="Menlo" w:hAnsi="Menlo" w:cs="Menlo"/>
          <w:color w:val="000000"/>
          <w:sz w:val="16"/>
          <w:szCs w:val="16"/>
        </w:rPr>
        <w:t>&gt;</w:t>
      </w:r>
    </w:p>
    <w:p w14:paraId="73A9CA2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3BD326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model</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w:t>
      </w:r>
      <w:proofErr w:type="gramStart"/>
      <w:r w:rsidRPr="00B965EF">
        <w:rPr>
          <w:rFonts w:ascii="Menlo" w:hAnsi="Menlo" w:cs="Menlo"/>
          <w:color w:val="6E149A"/>
          <w:sz w:val="16"/>
          <w:szCs w:val="16"/>
        </w:rPr>
        <w:t>urn:ihe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iti:csd</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2014:adhoc</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1C446DF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"care-services-result"</w:t>
      </w:r>
      <w:r w:rsidRPr="00B965EF">
        <w:rPr>
          <w:rFonts w:ascii="Menlo" w:hAnsi="Menlo" w:cs="Menlo"/>
          <w:color w:val="000000"/>
          <w:sz w:val="16"/>
          <w:szCs w:val="16"/>
        </w:rPr>
        <w:t>&gt;</w:t>
      </w:r>
    </w:p>
    <w:p w14:paraId="083B8BE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careSerivcesResponse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 xml:space="preserve"> </w:t>
      </w:r>
      <w:r w:rsidRPr="00B965EF">
        <w:rPr>
          <w:rFonts w:ascii="Menlo" w:hAnsi="Menlo" w:cs="Menlo"/>
          <w:color w:val="236718"/>
          <w:sz w:val="16"/>
          <w:szCs w:val="16"/>
        </w:rPr>
        <w:t>code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 xml:space="preserve"> </w:t>
      </w:r>
      <w:r w:rsidRPr="00B965EF">
        <w:rPr>
          <w:rFonts w:ascii="Menlo" w:hAnsi="Menlo" w:cs="Menlo"/>
          <w:color w:val="236718"/>
          <w:sz w:val="16"/>
          <w:szCs w:val="16"/>
        </w:rPr>
        <w:t>content-type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6F73CBD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&gt;</w:t>
      </w:r>
    </w:p>
    <w:p w14:paraId="4860525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243E66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'soap-request'</w:t>
      </w:r>
      <w:r w:rsidRPr="00B965EF">
        <w:rPr>
          <w:rFonts w:ascii="Menlo" w:hAnsi="Menlo" w:cs="Menlo"/>
          <w:color w:val="000000"/>
          <w:sz w:val="16"/>
          <w:szCs w:val="16"/>
        </w:rPr>
        <w:t>&gt;</w:t>
      </w:r>
    </w:p>
    <w:p w14:paraId="71EA5DC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Envelope</w:t>
      </w:r>
      <w:proofErr w:type="spellEnd"/>
      <w:proofErr w:type="gramEnd"/>
      <w:r w:rsidRPr="00B965EF">
        <w:rPr>
          <w:rFonts w:ascii="Menlo" w:hAnsi="Menlo" w:cs="Menlo"/>
          <w:color w:val="000000"/>
          <w:sz w:val="16"/>
          <w:szCs w:val="16"/>
        </w:rPr>
        <w:t xml:space="preserve"> &gt;</w:t>
      </w:r>
    </w:p>
    <w:p w14:paraId="471D424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Header</w:t>
      </w:r>
      <w:proofErr w:type="spellEnd"/>
      <w:proofErr w:type="gramEnd"/>
      <w:r w:rsidRPr="00B965EF">
        <w:rPr>
          <w:rFonts w:ascii="Menlo" w:hAnsi="Menlo" w:cs="Menlo"/>
          <w:color w:val="000000"/>
          <w:sz w:val="16"/>
          <w:szCs w:val="16"/>
        </w:rPr>
        <w:t>&gt;</w:t>
      </w:r>
    </w:p>
    <w:p w14:paraId="4884C90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soap:</w:t>
      </w:r>
      <w:r w:rsidRPr="00B965EF">
        <w:rPr>
          <w:rFonts w:ascii="Menlo" w:hAnsi="Menlo" w:cs="Menlo"/>
          <w:color w:val="236718"/>
          <w:sz w:val="16"/>
          <w:szCs w:val="16"/>
        </w:rPr>
        <w:t>mustUnderstand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r>
        <w:rPr>
          <w:rFonts w:ascii="Menlo" w:hAnsi="Menlo" w:cs="Menlo"/>
          <w:color w:val="000000"/>
          <w:sz w:val="16"/>
          <w:szCs w:val="16"/>
        </w:rPr>
        <w:br/>
        <w:t xml:space="preserve">             </w:t>
      </w:r>
      <w:proofErr w:type="gramStart"/>
      <w:r w:rsidRPr="00B965EF">
        <w:rPr>
          <w:rFonts w:ascii="Menlo" w:hAnsi="Menlo" w:cs="Menlo"/>
          <w:color w:val="000000"/>
          <w:sz w:val="16"/>
          <w:szCs w:val="16"/>
        </w:rPr>
        <w:t>urn:ihe</w:t>
      </w:r>
      <w:proofErr w:type="gramEnd"/>
      <w:r w:rsidRPr="00B965EF">
        <w:rPr>
          <w:rFonts w:ascii="Menlo" w:hAnsi="Menlo" w:cs="Menlo"/>
          <w:color w:val="000000"/>
          <w:sz w:val="16"/>
          <w:szCs w:val="16"/>
        </w:rPr>
        <w:t>:</w:t>
      </w:r>
      <w:proofErr w:type="gramStart"/>
      <w:r w:rsidRPr="00B965EF">
        <w:rPr>
          <w:rFonts w:ascii="Menlo" w:hAnsi="Menlo" w:cs="Menlo"/>
          <w:color w:val="000000"/>
          <w:sz w:val="16"/>
          <w:szCs w:val="16"/>
        </w:rPr>
        <w:t>iti:csd</w:t>
      </w:r>
      <w:proofErr w:type="gramEnd"/>
      <w:r w:rsidRPr="00B965EF">
        <w:rPr>
          <w:rFonts w:ascii="Menlo" w:hAnsi="Menlo" w:cs="Menlo"/>
          <w:color w:val="000000"/>
          <w:sz w:val="16"/>
          <w:szCs w:val="16"/>
        </w:rPr>
        <w:t>:</w:t>
      </w:r>
      <w:proofErr w:type="gramStart"/>
      <w:r w:rsidRPr="00B965EF">
        <w:rPr>
          <w:rFonts w:ascii="Menlo" w:hAnsi="Menlo" w:cs="Menlo"/>
          <w:color w:val="000000"/>
          <w:sz w:val="16"/>
          <w:szCs w:val="16"/>
        </w:rPr>
        <w:t>2013:GetCareServicesRequest</w:t>
      </w:r>
      <w:proofErr w:type="gramEnd"/>
      <w:r>
        <w:rPr>
          <w:rFonts w:ascii="Menlo" w:hAnsi="Menlo" w:cs="Menlo"/>
          <w:color w:val="000000"/>
          <w:sz w:val="16"/>
          <w:szCs w:val="16"/>
        </w:rPr>
        <w:br/>
        <w:t xml:space="preserve">          </w:t>
      </w:r>
      <w:r w:rsidRPr="00B965EF">
        <w:rPr>
          <w:rFonts w:ascii="Menlo" w:hAnsi="Menlo" w:cs="Menlo"/>
          <w:color w:val="000000"/>
          <w:sz w:val="16"/>
          <w:szCs w:val="16"/>
        </w:rPr>
        <w:t>&lt;/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2920071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MessageID</w:t>
      </w:r>
      <w:proofErr w:type="spellEnd"/>
      <w:proofErr w:type="gramEnd"/>
      <w:r w:rsidRPr="00B965EF">
        <w:rPr>
          <w:rFonts w:ascii="Menlo" w:hAnsi="Menlo" w:cs="Menlo"/>
          <w:color w:val="000000"/>
          <w:sz w:val="16"/>
          <w:szCs w:val="16"/>
        </w:rPr>
        <w:t>/&gt;</w:t>
      </w:r>
    </w:p>
    <w:p w14:paraId="4CBC4A5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ReplyTo</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soap:</w:t>
      </w:r>
      <w:r w:rsidRPr="00B965EF">
        <w:rPr>
          <w:rFonts w:ascii="Menlo" w:hAnsi="Menlo" w:cs="Menlo"/>
          <w:color w:val="236718"/>
          <w:sz w:val="16"/>
          <w:szCs w:val="16"/>
        </w:rPr>
        <w:t>mustUnderstand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6E7C5DF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gramStart"/>
      <w:r w:rsidRPr="00B965EF">
        <w:rPr>
          <w:rFonts w:ascii="Menlo" w:hAnsi="Menlo" w:cs="Menlo"/>
          <w:color w:val="000000"/>
          <w:sz w:val="16"/>
          <w:szCs w:val="16"/>
        </w:rPr>
        <w:t>wsa:</w:t>
      </w:r>
      <w:r w:rsidRPr="00B965EF">
        <w:rPr>
          <w:rFonts w:ascii="Menlo" w:hAnsi="Menlo" w:cs="Menlo"/>
          <w:color w:val="4F4F8A"/>
          <w:sz w:val="16"/>
          <w:szCs w:val="16"/>
        </w:rPr>
        <w:t>Address</w:t>
      </w:r>
      <w:proofErr w:type="gramEnd"/>
      <w:r w:rsidRPr="00B965EF">
        <w:rPr>
          <w:rFonts w:ascii="Menlo" w:hAnsi="Menlo" w:cs="Menlo"/>
          <w:color w:val="000000"/>
          <w:sz w:val="16"/>
          <w:szCs w:val="16"/>
        </w:rPr>
        <w:t>&gt;http://www.w3.org/2005/08/addressing/anonymous&lt;/</w:t>
      </w:r>
      <w:proofErr w:type="gramStart"/>
      <w:r w:rsidRPr="00B965EF">
        <w:rPr>
          <w:rFonts w:ascii="Menlo" w:hAnsi="Menlo" w:cs="Menlo"/>
          <w:color w:val="000000"/>
          <w:sz w:val="16"/>
          <w:szCs w:val="16"/>
        </w:rPr>
        <w:t>wsa:</w:t>
      </w:r>
      <w:r w:rsidRPr="00B965EF">
        <w:rPr>
          <w:rFonts w:ascii="Menlo" w:hAnsi="Menlo" w:cs="Menlo"/>
          <w:color w:val="4F4F8A"/>
          <w:sz w:val="16"/>
          <w:szCs w:val="16"/>
        </w:rPr>
        <w:t>Address</w:t>
      </w:r>
      <w:proofErr w:type="gramEnd"/>
      <w:r w:rsidRPr="00B965EF">
        <w:rPr>
          <w:rFonts w:ascii="Menlo" w:hAnsi="Menlo" w:cs="Menlo"/>
          <w:color w:val="000000"/>
          <w:sz w:val="16"/>
          <w:szCs w:val="16"/>
        </w:rPr>
        <w:t>&gt;</w:t>
      </w:r>
    </w:p>
    <w:p w14:paraId="342DCAB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ReplyTo</w:t>
      </w:r>
      <w:proofErr w:type="spellEnd"/>
      <w:proofErr w:type="gramEnd"/>
      <w:r w:rsidRPr="00B965EF">
        <w:rPr>
          <w:rFonts w:ascii="Menlo" w:hAnsi="Menlo" w:cs="Menlo"/>
          <w:color w:val="000000"/>
          <w:sz w:val="16"/>
          <w:szCs w:val="16"/>
        </w:rPr>
        <w:t>&gt;</w:t>
      </w:r>
    </w:p>
    <w:p w14:paraId="5BC5827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To</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soap:</w:t>
      </w:r>
      <w:r w:rsidRPr="00B965EF">
        <w:rPr>
          <w:rFonts w:ascii="Menlo" w:hAnsi="Menlo" w:cs="Menlo"/>
          <w:color w:val="236718"/>
          <w:sz w:val="16"/>
          <w:szCs w:val="16"/>
        </w:rPr>
        <w:t>mustUnderstand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roofErr w:type="gramStart"/>
      <w:r w:rsidRPr="00B965EF">
        <w:rPr>
          <w:rFonts w:ascii="Menlo" w:hAnsi="Menlo" w:cs="Menlo"/>
          <w:color w:val="000000"/>
          <w:sz w:val="16"/>
          <w:szCs w:val="16"/>
        </w:rPr>
        <w:t>LOCATION}&lt;</w:t>
      </w:r>
      <w:proofErr w:type="gramEnd"/>
      <w:r w:rsidRPr="00B965EF">
        <w:rPr>
          <w:rFonts w:ascii="Menlo" w:hAnsi="Menlo" w:cs="Menlo"/>
          <w:color w:val="000000"/>
          <w:sz w:val="16"/>
          <w:szCs w:val="16"/>
        </w:rPr>
        <w: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To</w:t>
      </w:r>
      <w:proofErr w:type="spellEnd"/>
      <w:proofErr w:type="gramEnd"/>
      <w:r w:rsidRPr="00B965EF">
        <w:rPr>
          <w:rFonts w:ascii="Menlo" w:hAnsi="Menlo" w:cs="Menlo"/>
          <w:color w:val="000000"/>
          <w:sz w:val="16"/>
          <w:szCs w:val="16"/>
        </w:rPr>
        <w:t>&gt;</w:t>
      </w:r>
    </w:p>
    <w:p w14:paraId="432A5EA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Header</w:t>
      </w:r>
      <w:proofErr w:type="spellEnd"/>
      <w:proofErr w:type="gramEnd"/>
      <w:r w:rsidRPr="00B965EF">
        <w:rPr>
          <w:rFonts w:ascii="Menlo" w:hAnsi="Menlo" w:cs="Menlo"/>
          <w:color w:val="000000"/>
          <w:sz w:val="16"/>
          <w:szCs w:val="16"/>
        </w:rPr>
        <w:t>&gt;</w:t>
      </w:r>
    </w:p>
    <w:p w14:paraId="4B7EF81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lastRenderedPageBreak/>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Body</w:t>
      </w:r>
      <w:proofErr w:type="spellEnd"/>
      <w:proofErr w:type="gramEnd"/>
      <w:r w:rsidRPr="00B965EF">
        <w:rPr>
          <w:rFonts w:ascii="Menlo" w:hAnsi="Menlo" w:cs="Menlo"/>
          <w:color w:val="000000"/>
          <w:sz w:val="16"/>
          <w:szCs w:val="16"/>
        </w:rPr>
        <w:t>&gt;</w:t>
      </w:r>
    </w:p>
    <w:p w14:paraId="60FFD9F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careServicesRequest</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urn</w:t>
      </w:r>
      <w:r w:rsidRPr="00B965EF">
        <w:rPr>
          <w:rFonts w:ascii="Menlo" w:hAnsi="Menlo" w:cs="Menlo"/>
          <w:color w:val="000000"/>
          <w:sz w:val="16"/>
          <w:szCs w:val="16"/>
        </w:rPr>
        <w:t>=</w:t>
      </w:r>
      <w:r w:rsidRPr="00B965EF">
        <w:rPr>
          <w:rFonts w:ascii="Menlo" w:hAnsi="Menlo" w:cs="Menlo"/>
          <w:color w:val="6E149A"/>
          <w:sz w:val="16"/>
          <w:szCs w:val="16"/>
        </w:rPr>
        <w:t>"</w:t>
      </w:r>
      <w:proofErr w:type="gramStart"/>
      <w:r w:rsidRPr="00B965EF">
        <w:rPr>
          <w:rFonts w:ascii="Menlo" w:hAnsi="Menlo" w:cs="Menlo"/>
          <w:color w:val="6E149A"/>
          <w:sz w:val="16"/>
          <w:szCs w:val="16"/>
        </w:rPr>
        <w:t>urn:ihe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iti:csd</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2014:adhoc</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5259327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adhoc</w:t>
      </w:r>
      <w:proofErr w:type="spellEnd"/>
      <w:proofErr w:type="gramEnd"/>
      <w:r w:rsidRPr="00B965EF">
        <w:rPr>
          <w:rFonts w:ascii="Menlo" w:hAnsi="Menlo" w:cs="Menlo"/>
          <w:color w:val="000000"/>
          <w:sz w:val="16"/>
          <w:szCs w:val="16"/>
        </w:rPr>
        <w:t>/&gt;</w:t>
      </w:r>
    </w:p>
    <w:p w14:paraId="42F0F9D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careServicesRequest</w:t>
      </w:r>
      <w:proofErr w:type="spellEnd"/>
      <w:proofErr w:type="gramEnd"/>
      <w:r w:rsidRPr="00B965EF">
        <w:rPr>
          <w:rFonts w:ascii="Menlo" w:hAnsi="Menlo" w:cs="Menlo"/>
          <w:color w:val="000000"/>
          <w:sz w:val="16"/>
          <w:szCs w:val="16"/>
        </w:rPr>
        <w:t>&gt;</w:t>
      </w:r>
    </w:p>
    <w:p w14:paraId="31AE3A7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Body</w:t>
      </w:r>
      <w:proofErr w:type="spellEnd"/>
      <w:proofErr w:type="gramEnd"/>
      <w:r w:rsidRPr="00B965EF">
        <w:rPr>
          <w:rFonts w:ascii="Menlo" w:hAnsi="Menlo" w:cs="Menlo"/>
          <w:color w:val="000000"/>
          <w:sz w:val="16"/>
          <w:szCs w:val="16"/>
        </w:rPr>
        <w:t>&gt;</w:t>
      </w:r>
    </w:p>
    <w:p w14:paraId="04060DB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Envelope</w:t>
      </w:r>
      <w:proofErr w:type="spellEnd"/>
      <w:proofErr w:type="gramEnd"/>
      <w:r w:rsidRPr="00B965EF">
        <w:rPr>
          <w:rFonts w:ascii="Menlo" w:hAnsi="Menlo" w:cs="Menlo"/>
          <w:color w:val="000000"/>
          <w:sz w:val="16"/>
          <w:szCs w:val="16"/>
        </w:rPr>
        <w:t>&gt;</w:t>
      </w:r>
    </w:p>
    <w:p w14:paraId="77493CE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&gt;</w:t>
      </w:r>
    </w:p>
    <w:p w14:paraId="4FB2942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0EA906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'http-post-request'</w:t>
      </w:r>
      <w:r w:rsidRPr="00B965EF">
        <w:rPr>
          <w:rFonts w:ascii="Menlo" w:hAnsi="Menlo" w:cs="Menlo"/>
          <w:color w:val="000000"/>
          <w:sz w:val="16"/>
          <w:szCs w:val="16"/>
        </w:rPr>
        <w:t>&gt;</w:t>
      </w:r>
    </w:p>
    <w:p w14:paraId="11B1CEE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adhoc</w:t>
      </w:r>
      <w:proofErr w:type="spellEnd"/>
      <w:proofErr w:type="gramEnd"/>
      <w:r w:rsidRPr="00B965EF">
        <w:rPr>
          <w:rFonts w:ascii="Menlo" w:hAnsi="Menlo" w:cs="Menlo"/>
          <w:color w:val="000000"/>
          <w:sz w:val="16"/>
          <w:szCs w:val="16"/>
        </w:rPr>
        <w:t>/&gt;</w:t>
      </w:r>
    </w:p>
    <w:p w14:paraId="6D5A47F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&gt;</w:t>
      </w:r>
    </w:p>
    <w:p w14:paraId="3B87610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3A1963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"soap-response"</w:t>
      </w:r>
      <w:r w:rsidRPr="00B965EF">
        <w:rPr>
          <w:rFonts w:ascii="Menlo" w:hAnsi="Menlo" w:cs="Menlo"/>
          <w:color w:val="000000"/>
          <w:sz w:val="16"/>
          <w:szCs w:val="16"/>
        </w:rPr>
        <w:t xml:space="preserve"> &gt;</w:t>
      </w:r>
    </w:p>
    <w:p w14:paraId="790CABE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Envelope</w:t>
      </w:r>
      <w:proofErr w:type="spellEnd"/>
      <w:proofErr w:type="gramEnd"/>
      <w:r w:rsidRPr="00B965EF">
        <w:rPr>
          <w:rFonts w:ascii="Menlo" w:hAnsi="Menlo" w:cs="Menlo"/>
          <w:color w:val="000000"/>
          <w:sz w:val="16"/>
          <w:szCs w:val="16"/>
        </w:rPr>
        <w:t>&gt;</w:t>
      </w:r>
    </w:p>
    <w:p w14:paraId="762C64C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Header</w:t>
      </w:r>
      <w:proofErr w:type="spellEnd"/>
      <w:proofErr w:type="gramEnd"/>
      <w:r w:rsidRPr="00B965EF">
        <w:rPr>
          <w:rFonts w:ascii="Menlo" w:hAnsi="Menlo" w:cs="Menlo"/>
          <w:color w:val="000000"/>
          <w:sz w:val="16"/>
          <w:szCs w:val="16"/>
        </w:rPr>
        <w:t>&gt;</w:t>
      </w:r>
    </w:p>
    <w:p w14:paraId="20243E9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soap:</w:t>
      </w:r>
      <w:r w:rsidRPr="00B965EF">
        <w:rPr>
          <w:rFonts w:ascii="Menlo" w:hAnsi="Menlo" w:cs="Menlo"/>
          <w:color w:val="236718"/>
          <w:sz w:val="16"/>
          <w:szCs w:val="16"/>
        </w:rPr>
        <w:t>mustUnderstand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2981847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proofErr w:type="gramStart"/>
      <w:r w:rsidRPr="00B965EF">
        <w:rPr>
          <w:rFonts w:ascii="Menlo" w:hAnsi="Menlo" w:cs="Menlo"/>
          <w:color w:val="000000"/>
          <w:sz w:val="16"/>
          <w:szCs w:val="16"/>
        </w:rPr>
        <w:t>urn:ihe</w:t>
      </w:r>
      <w:proofErr w:type="gramEnd"/>
      <w:r w:rsidRPr="00B965EF">
        <w:rPr>
          <w:rFonts w:ascii="Menlo" w:hAnsi="Menlo" w:cs="Menlo"/>
          <w:color w:val="000000"/>
          <w:sz w:val="16"/>
          <w:szCs w:val="16"/>
        </w:rPr>
        <w:t>:</w:t>
      </w:r>
      <w:proofErr w:type="gramStart"/>
      <w:r w:rsidRPr="00B965EF">
        <w:rPr>
          <w:rFonts w:ascii="Menlo" w:hAnsi="Menlo" w:cs="Menlo"/>
          <w:color w:val="000000"/>
          <w:sz w:val="16"/>
          <w:szCs w:val="16"/>
        </w:rPr>
        <w:t>iti:csd</w:t>
      </w:r>
      <w:proofErr w:type="gramEnd"/>
      <w:r w:rsidRPr="00B965EF">
        <w:rPr>
          <w:rFonts w:ascii="Menlo" w:hAnsi="Menlo" w:cs="Menlo"/>
          <w:color w:val="000000"/>
          <w:sz w:val="16"/>
          <w:szCs w:val="16"/>
        </w:rPr>
        <w:t>:</w:t>
      </w:r>
      <w:proofErr w:type="gramStart"/>
      <w:r w:rsidRPr="00B965EF">
        <w:rPr>
          <w:rFonts w:ascii="Menlo" w:hAnsi="Menlo" w:cs="Menlo"/>
          <w:color w:val="000000"/>
          <w:sz w:val="16"/>
          <w:szCs w:val="16"/>
        </w:rPr>
        <w:t>2013:GetCareServicesResponse</w:t>
      </w:r>
      <w:proofErr w:type="gramEnd"/>
    </w:p>
    <w:p w14:paraId="68C394C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000000"/>
          <w:sz w:val="16"/>
          <w:szCs w:val="16"/>
        </w:rPr>
        <w:t>&lt;/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322EB3E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MessageID</w:t>
      </w:r>
      <w:proofErr w:type="spellEnd"/>
      <w:proofErr w:type="gramEnd"/>
      <w:r w:rsidRPr="00B965EF">
        <w:rPr>
          <w:rFonts w:ascii="Menlo" w:hAnsi="Menlo" w:cs="Menlo"/>
          <w:color w:val="000000"/>
          <w:sz w:val="16"/>
          <w:szCs w:val="16"/>
        </w:rPr>
        <w:t>/&gt;</w:t>
      </w:r>
    </w:p>
    <w:p w14:paraId="44B8DEE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ReplyTo</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soap:</w:t>
      </w:r>
      <w:r w:rsidRPr="00B965EF">
        <w:rPr>
          <w:rFonts w:ascii="Menlo" w:hAnsi="Menlo" w:cs="Menlo"/>
          <w:color w:val="236718"/>
          <w:sz w:val="16"/>
          <w:szCs w:val="16"/>
        </w:rPr>
        <w:t>mustUnderstand</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"1"</w:t>
      </w:r>
      <w:r w:rsidRPr="00B965EF">
        <w:rPr>
          <w:rFonts w:ascii="Menlo" w:hAnsi="Menlo" w:cs="Menlo"/>
          <w:color w:val="000000"/>
          <w:sz w:val="16"/>
          <w:szCs w:val="16"/>
        </w:rPr>
        <w:t>&gt;</w:t>
      </w:r>
    </w:p>
    <w:p w14:paraId="034BA43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gramStart"/>
      <w:r w:rsidRPr="00B965EF">
        <w:rPr>
          <w:rFonts w:ascii="Menlo" w:hAnsi="Menlo" w:cs="Menlo"/>
          <w:color w:val="000000"/>
          <w:sz w:val="16"/>
          <w:szCs w:val="16"/>
        </w:rPr>
        <w:t>wsa:</w:t>
      </w:r>
      <w:r w:rsidRPr="00B965EF">
        <w:rPr>
          <w:rFonts w:ascii="Menlo" w:hAnsi="Menlo" w:cs="Menlo"/>
          <w:color w:val="4F4F8A"/>
          <w:sz w:val="16"/>
          <w:szCs w:val="16"/>
        </w:rPr>
        <w:t>Address</w:t>
      </w:r>
      <w:proofErr w:type="gramEnd"/>
      <w:r w:rsidRPr="00B965EF">
        <w:rPr>
          <w:rFonts w:ascii="Menlo" w:hAnsi="Menlo" w:cs="Menlo"/>
          <w:color w:val="000000"/>
          <w:sz w:val="16"/>
          <w:szCs w:val="16"/>
        </w:rPr>
        <w:t>&gt;http://www.w3.org/2005/08/addressing/anonymous&lt;/</w:t>
      </w:r>
      <w:proofErr w:type="gramStart"/>
      <w:r w:rsidRPr="00B965EF">
        <w:rPr>
          <w:rFonts w:ascii="Menlo" w:hAnsi="Menlo" w:cs="Menlo"/>
          <w:color w:val="000000"/>
          <w:sz w:val="16"/>
          <w:szCs w:val="16"/>
        </w:rPr>
        <w:t>wsa:</w:t>
      </w:r>
      <w:r w:rsidRPr="00B965EF">
        <w:rPr>
          <w:rFonts w:ascii="Menlo" w:hAnsi="Menlo" w:cs="Menlo"/>
          <w:color w:val="4F4F8A"/>
          <w:sz w:val="16"/>
          <w:szCs w:val="16"/>
        </w:rPr>
        <w:t>Address</w:t>
      </w:r>
      <w:proofErr w:type="gramEnd"/>
      <w:r w:rsidRPr="00B965EF">
        <w:rPr>
          <w:rFonts w:ascii="Menlo" w:hAnsi="Menlo" w:cs="Menlo"/>
          <w:color w:val="000000"/>
          <w:sz w:val="16"/>
          <w:szCs w:val="16"/>
        </w:rPr>
        <w:t>&gt;</w:t>
      </w:r>
    </w:p>
    <w:p w14:paraId="07E7FEE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ReplyTo</w:t>
      </w:r>
      <w:proofErr w:type="spellEnd"/>
      <w:proofErr w:type="gramEnd"/>
      <w:r w:rsidRPr="00B965EF">
        <w:rPr>
          <w:rFonts w:ascii="Menlo" w:hAnsi="Menlo" w:cs="Menlo"/>
          <w:color w:val="000000"/>
          <w:sz w:val="16"/>
          <w:szCs w:val="16"/>
        </w:rPr>
        <w:t>&gt;</w:t>
      </w:r>
    </w:p>
    <w:p w14:paraId="6A2B398A"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wsa:</w:t>
      </w:r>
      <w:r w:rsidRPr="00B965EF">
        <w:rPr>
          <w:rFonts w:ascii="Menlo" w:hAnsi="Menlo" w:cs="Menlo"/>
          <w:color w:val="4F4F8A"/>
          <w:sz w:val="16"/>
          <w:szCs w:val="16"/>
        </w:rPr>
        <w:t>RelatesTo</w:t>
      </w:r>
      <w:proofErr w:type="spellEnd"/>
      <w:proofErr w:type="gramEnd"/>
      <w:r w:rsidRPr="00B965EF">
        <w:rPr>
          <w:rFonts w:ascii="Menlo" w:hAnsi="Menlo" w:cs="Menlo"/>
          <w:color w:val="000000"/>
          <w:sz w:val="16"/>
          <w:szCs w:val="16"/>
        </w:rPr>
        <w:t>/&gt;</w:t>
      </w:r>
    </w:p>
    <w:p w14:paraId="174B4E8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Header</w:t>
      </w:r>
      <w:proofErr w:type="spellEnd"/>
      <w:proofErr w:type="gramEnd"/>
      <w:r w:rsidRPr="00B965EF">
        <w:rPr>
          <w:rFonts w:ascii="Menlo" w:hAnsi="Menlo" w:cs="Menlo"/>
          <w:color w:val="000000"/>
          <w:sz w:val="16"/>
          <w:szCs w:val="16"/>
        </w:rPr>
        <w:t>&gt;</w:t>
      </w:r>
    </w:p>
    <w:p w14:paraId="3F0F33D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Body</w:t>
      </w:r>
      <w:proofErr w:type="spellEnd"/>
      <w:proofErr w:type="gramEnd"/>
      <w:r w:rsidRPr="00B965EF">
        <w:rPr>
          <w:rFonts w:ascii="Menlo" w:hAnsi="Menlo" w:cs="Menlo"/>
          <w:color w:val="000000"/>
          <w:sz w:val="16"/>
          <w:szCs w:val="16"/>
        </w:rPr>
        <w:t>&gt;</w:t>
      </w:r>
    </w:p>
    <w:p w14:paraId="45452A9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careServicesResponse</w:t>
      </w:r>
      <w:proofErr w:type="spellEnd"/>
      <w:proofErr w:type="gramEnd"/>
      <w:r w:rsidRPr="00B965EF">
        <w:rPr>
          <w:rFonts w:ascii="Menlo" w:hAnsi="Menlo" w:cs="Menlo"/>
          <w:color w:val="000000"/>
          <w:sz w:val="16"/>
          <w:szCs w:val="16"/>
        </w:rPr>
        <w:t>&gt;</w:t>
      </w:r>
    </w:p>
    <w:p w14:paraId="0980522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result</w:t>
      </w:r>
      <w:proofErr w:type="spellEnd"/>
      <w:proofErr w:type="gramEnd"/>
      <w:r w:rsidRPr="00B965EF">
        <w:rPr>
          <w:rFonts w:ascii="Menlo" w:hAnsi="Menlo" w:cs="Menlo"/>
          <w:color w:val="000000"/>
          <w:sz w:val="16"/>
          <w:szCs w:val="16"/>
        </w:rPr>
        <w:t>/&gt;</w:t>
      </w:r>
    </w:p>
    <w:p w14:paraId="1ADD685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careServicesResponse</w:t>
      </w:r>
      <w:proofErr w:type="spellEnd"/>
      <w:proofErr w:type="gramEnd"/>
      <w:r w:rsidRPr="00B965EF">
        <w:rPr>
          <w:rFonts w:ascii="Menlo" w:hAnsi="Menlo" w:cs="Menlo"/>
          <w:color w:val="000000"/>
          <w:sz w:val="16"/>
          <w:szCs w:val="16"/>
        </w:rPr>
        <w:t>&gt;</w:t>
      </w:r>
    </w:p>
    <w:p w14:paraId="3AF852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Body</w:t>
      </w:r>
      <w:proofErr w:type="spellEnd"/>
      <w:proofErr w:type="gramEnd"/>
      <w:r w:rsidRPr="00B965EF">
        <w:rPr>
          <w:rFonts w:ascii="Menlo" w:hAnsi="Menlo" w:cs="Menlo"/>
          <w:color w:val="000000"/>
          <w:sz w:val="16"/>
          <w:szCs w:val="16"/>
        </w:rPr>
        <w:t>&gt;</w:t>
      </w:r>
    </w:p>
    <w:p w14:paraId="6381FF9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soap:</w:t>
      </w:r>
      <w:r w:rsidRPr="00B965EF">
        <w:rPr>
          <w:rFonts w:ascii="Menlo" w:hAnsi="Menlo" w:cs="Menlo"/>
          <w:color w:val="4F4F8A"/>
          <w:sz w:val="16"/>
          <w:szCs w:val="16"/>
        </w:rPr>
        <w:t>Envelope</w:t>
      </w:r>
      <w:proofErr w:type="spellEnd"/>
      <w:proofErr w:type="gramEnd"/>
      <w:r w:rsidRPr="00B965EF">
        <w:rPr>
          <w:rFonts w:ascii="Menlo" w:hAnsi="Menlo" w:cs="Menlo"/>
          <w:color w:val="000000"/>
          <w:sz w:val="16"/>
          <w:szCs w:val="16"/>
        </w:rPr>
        <w:t>&gt;</w:t>
      </w:r>
    </w:p>
    <w:p w14:paraId="0D37572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&gt;</w:t>
      </w:r>
    </w:p>
    <w:p w14:paraId="1F17C42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DCC89C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"http-post-response"</w:t>
      </w:r>
      <w:r w:rsidRPr="00B965EF">
        <w:rPr>
          <w:rFonts w:ascii="Menlo" w:hAnsi="Menlo" w:cs="Menlo"/>
          <w:color w:val="000000"/>
          <w:sz w:val="16"/>
          <w:szCs w:val="16"/>
        </w:rPr>
        <w:t xml:space="preserve"> &gt;</w:t>
      </w:r>
    </w:p>
    <w:p w14:paraId="5ACE2B9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gramStart"/>
      <w:r w:rsidRPr="00B965EF">
        <w:rPr>
          <w:rFonts w:ascii="Menlo" w:hAnsi="Menlo" w:cs="Menlo"/>
          <w:color w:val="000000"/>
          <w:sz w:val="16"/>
          <w:szCs w:val="16"/>
        </w:rPr>
        <w:t>http:</w:t>
      </w:r>
      <w:r w:rsidRPr="00B965EF">
        <w:rPr>
          <w:rFonts w:ascii="Menlo" w:hAnsi="Menlo" w:cs="Menlo"/>
          <w:color w:val="4F4F8A"/>
          <w:sz w:val="16"/>
          <w:szCs w:val="16"/>
        </w:rPr>
        <w:t>result</w:t>
      </w:r>
      <w:proofErr w:type="gramEnd"/>
      <w:r w:rsidRPr="00B965EF">
        <w:rPr>
          <w:rFonts w:ascii="Menlo" w:hAnsi="Menlo" w:cs="Menlo"/>
          <w:color w:val="000000"/>
          <w:sz w:val="16"/>
          <w:szCs w:val="16"/>
        </w:rPr>
        <w:t xml:space="preserve"> </w:t>
      </w:r>
      <w:r w:rsidRPr="00B965EF">
        <w:rPr>
          <w:rFonts w:ascii="Menlo" w:hAnsi="Menlo" w:cs="Menlo"/>
          <w:color w:val="236718"/>
          <w:sz w:val="16"/>
          <w:szCs w:val="16"/>
        </w:rPr>
        <w:t>status</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326B6F1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gramStart"/>
      <w:r w:rsidRPr="00B965EF">
        <w:rPr>
          <w:rFonts w:ascii="Menlo" w:hAnsi="Menlo" w:cs="Menlo"/>
          <w:color w:val="000000"/>
          <w:sz w:val="16"/>
          <w:szCs w:val="16"/>
        </w:rPr>
        <w:t>http:</w:t>
      </w:r>
      <w:r w:rsidRPr="00B965EF">
        <w:rPr>
          <w:rFonts w:ascii="Menlo" w:hAnsi="Menlo" w:cs="Menlo"/>
          <w:color w:val="4F4F8A"/>
          <w:sz w:val="16"/>
          <w:szCs w:val="16"/>
        </w:rPr>
        <w:t>header</w:t>
      </w:r>
      <w:proofErr w:type="gramEnd"/>
      <w:r w:rsidRPr="00B965EF">
        <w:rPr>
          <w:rFonts w:ascii="Menlo" w:hAnsi="Menlo" w:cs="Menlo"/>
          <w:color w:val="000000"/>
          <w:sz w:val="16"/>
          <w:szCs w:val="16"/>
        </w:rPr>
        <w:t xml:space="preserve"> </w:t>
      </w:r>
      <w:r w:rsidRPr="00B965EF">
        <w:rPr>
          <w:rFonts w:ascii="Menlo" w:hAnsi="Menlo" w:cs="Menlo"/>
          <w:color w:val="236718"/>
          <w:sz w:val="16"/>
          <w:szCs w:val="16"/>
        </w:rPr>
        <w:t>name</w:t>
      </w:r>
      <w:r w:rsidRPr="00B965EF">
        <w:rPr>
          <w:rFonts w:ascii="Menlo" w:hAnsi="Menlo" w:cs="Menlo"/>
          <w:color w:val="000000"/>
          <w:sz w:val="16"/>
          <w:szCs w:val="16"/>
        </w:rPr>
        <w:t>=</w:t>
      </w:r>
      <w:r w:rsidRPr="00B965EF">
        <w:rPr>
          <w:rFonts w:ascii="Menlo" w:hAnsi="Menlo" w:cs="Menlo"/>
          <w:color w:val="6E149A"/>
          <w:sz w:val="16"/>
          <w:szCs w:val="16"/>
        </w:rPr>
        <w:t>"X-CSD-Transaction-ID"</w:t>
      </w:r>
      <w:r w:rsidRPr="00B965EF">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w:t>
      </w:r>
      <w:r w:rsidRPr="00B965EF">
        <w:rPr>
          <w:rFonts w:ascii="Menlo" w:hAnsi="Menlo" w:cs="Menlo"/>
          <w:color w:val="000000"/>
          <w:sz w:val="16"/>
          <w:szCs w:val="16"/>
        </w:rPr>
        <w:t>/&gt;</w:t>
      </w:r>
    </w:p>
    <w:p w14:paraId="5E927F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gramStart"/>
      <w:r w:rsidRPr="00B965EF">
        <w:rPr>
          <w:rFonts w:ascii="Menlo" w:hAnsi="Menlo" w:cs="Menlo"/>
          <w:color w:val="000000"/>
          <w:sz w:val="16"/>
          <w:szCs w:val="16"/>
        </w:rPr>
        <w:t>http:</w:t>
      </w:r>
      <w:r w:rsidRPr="00B965EF">
        <w:rPr>
          <w:rFonts w:ascii="Menlo" w:hAnsi="Menlo" w:cs="Menlo"/>
          <w:color w:val="4F4F8A"/>
          <w:sz w:val="16"/>
          <w:szCs w:val="16"/>
        </w:rPr>
        <w:t>body</w:t>
      </w:r>
      <w:proofErr w:type="gramEnd"/>
      <w:r w:rsidRPr="00B965EF">
        <w:rPr>
          <w:rFonts w:ascii="Menlo" w:hAnsi="Menlo" w:cs="Menlo"/>
          <w:color w:val="000000"/>
          <w:sz w:val="16"/>
          <w:szCs w:val="16"/>
        </w:rPr>
        <w:t>/&gt;</w:t>
      </w:r>
    </w:p>
    <w:p w14:paraId="3541AEF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http:</w:t>
      </w:r>
      <w:r w:rsidRPr="00B965EF">
        <w:rPr>
          <w:rFonts w:ascii="Menlo" w:hAnsi="Menlo" w:cs="Menlo"/>
          <w:color w:val="4F4F8A"/>
          <w:sz w:val="16"/>
          <w:szCs w:val="16"/>
        </w:rPr>
        <w:t>result</w:t>
      </w:r>
      <w:proofErr w:type="spellEnd"/>
      <w:proofErr w:type="gramEnd"/>
      <w:r w:rsidRPr="00B965EF">
        <w:rPr>
          <w:rFonts w:ascii="Menlo" w:hAnsi="Menlo" w:cs="Menlo"/>
          <w:color w:val="000000"/>
          <w:sz w:val="16"/>
          <w:szCs w:val="16"/>
        </w:rPr>
        <w:t>&gt;</w:t>
      </w:r>
    </w:p>
    <w:p w14:paraId="33E2F33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instance</w:t>
      </w:r>
      <w:proofErr w:type="spellEnd"/>
      <w:proofErr w:type="gramEnd"/>
      <w:r w:rsidRPr="00B965EF">
        <w:rPr>
          <w:rFonts w:ascii="Menlo" w:hAnsi="Menlo" w:cs="Menlo"/>
          <w:color w:val="000000"/>
          <w:sz w:val="16"/>
          <w:szCs w:val="16"/>
        </w:rPr>
        <w:t>&gt;</w:t>
      </w:r>
    </w:p>
    <w:p w14:paraId="2499F7A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1BF682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70ADAB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submission</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"soap-submission"</w:t>
      </w:r>
      <w:r w:rsidRPr="00B965EF">
        <w:rPr>
          <w:rFonts w:ascii="Menlo" w:hAnsi="Menlo" w:cs="Menlo"/>
          <w:color w:val="000000"/>
          <w:sz w:val="16"/>
          <w:szCs w:val="16"/>
        </w:rPr>
        <w:t xml:space="preserve"> </w:t>
      </w:r>
      <w:r>
        <w:rPr>
          <w:rFonts w:ascii="Menlo" w:hAnsi="Menlo" w:cs="Menlo"/>
          <w:color w:val="000000"/>
          <w:sz w:val="16"/>
          <w:szCs w:val="16"/>
        </w:rPr>
        <w:br/>
        <w:t xml:space="preserve">        </w:t>
      </w:r>
      <w:r w:rsidRPr="00B965EF">
        <w:rPr>
          <w:rFonts w:ascii="Menlo" w:hAnsi="Menlo" w:cs="Menlo"/>
          <w:color w:val="236718"/>
          <w:sz w:val="16"/>
          <w:szCs w:val="16"/>
        </w:rPr>
        <w:t>method</w:t>
      </w:r>
      <w:r w:rsidRPr="00B965EF">
        <w:rPr>
          <w:rFonts w:ascii="Menlo" w:hAnsi="Menlo" w:cs="Menlo"/>
          <w:color w:val="000000"/>
          <w:sz w:val="16"/>
          <w:szCs w:val="16"/>
        </w:rPr>
        <w:t>=</w:t>
      </w:r>
      <w:r w:rsidRPr="00B965EF">
        <w:rPr>
          <w:rFonts w:ascii="Menlo" w:hAnsi="Menlo" w:cs="Menlo"/>
          <w:color w:val="6E149A"/>
          <w:sz w:val="16"/>
          <w:szCs w:val="16"/>
        </w:rPr>
        <w:t>"post"</w:t>
      </w:r>
      <w:r w:rsidRPr="00B965EF">
        <w:rPr>
          <w:rFonts w:ascii="Menlo" w:hAnsi="Menlo" w:cs="Menlo"/>
          <w:color w:val="000000"/>
          <w:sz w:val="16"/>
          <w:szCs w:val="16"/>
        </w:rPr>
        <w:t xml:space="preserve"> </w:t>
      </w:r>
      <w:proofErr w:type="spellStart"/>
      <w:r w:rsidRPr="00B965EF">
        <w:rPr>
          <w:rFonts w:ascii="Menlo" w:hAnsi="Menlo" w:cs="Menlo"/>
          <w:color w:val="236718"/>
          <w:sz w:val="16"/>
          <w:szCs w:val="16"/>
        </w:rPr>
        <w:t>mediatype</w:t>
      </w:r>
      <w:proofErr w:type="spellEnd"/>
      <w:r w:rsidRPr="00B965EF">
        <w:rPr>
          <w:rFonts w:ascii="Menlo" w:hAnsi="Menlo" w:cs="Menlo"/>
          <w:color w:val="000000"/>
          <w:sz w:val="16"/>
          <w:szCs w:val="16"/>
        </w:rPr>
        <w:t>=</w:t>
      </w:r>
      <w:r w:rsidRPr="00B965EF">
        <w:rPr>
          <w:rFonts w:ascii="Menlo" w:hAnsi="Menlo" w:cs="Menlo"/>
          <w:color w:val="6E149A"/>
          <w:sz w:val="16"/>
          <w:szCs w:val="16"/>
        </w:rPr>
        <w:t>"application/</w:t>
      </w:r>
      <w:proofErr w:type="spellStart"/>
      <w:r w:rsidRPr="00B965EF">
        <w:rPr>
          <w:rFonts w:ascii="Menlo" w:hAnsi="Menlo" w:cs="Menlo"/>
          <w:color w:val="6E149A"/>
          <w:sz w:val="16"/>
          <w:szCs w:val="16"/>
        </w:rPr>
        <w:t>soap+xml</w:t>
      </w:r>
      <w:proofErr w:type="spellEnd"/>
      <w:r w:rsidRPr="00B965EF">
        <w:rPr>
          <w:rFonts w:ascii="Menlo" w:hAnsi="Menlo" w:cs="Menlo"/>
          <w:color w:val="6E149A"/>
          <w:sz w:val="16"/>
          <w:szCs w:val="16"/>
        </w:rPr>
        <w:t>"</w:t>
      </w:r>
    </w:p>
    <w:p w14:paraId="2675435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ref</w:t>
      </w:r>
      <w:r w:rsidRPr="00B965EF">
        <w:rPr>
          <w:rFonts w:ascii="Menlo" w:hAnsi="Menlo" w:cs="Menlo"/>
          <w:color w:val="000000"/>
          <w:sz w:val="16"/>
          <w:szCs w:val="16"/>
        </w:rPr>
        <w:t>=</w:t>
      </w:r>
      <w:r w:rsidRPr="00B965EF">
        <w:rPr>
          <w:rFonts w:ascii="Menlo" w:hAnsi="Menlo" w:cs="Menlo"/>
          <w:color w:val="6E149A"/>
          <w:sz w:val="16"/>
          <w:szCs w:val="16"/>
        </w:rPr>
        <w:t>"instance('soap-request')"</w:t>
      </w:r>
      <w:r w:rsidRPr="00B965EF">
        <w:rPr>
          <w:rFonts w:ascii="Menlo" w:hAnsi="Menlo" w:cs="Menlo"/>
          <w:color w:val="000000"/>
          <w:sz w:val="16"/>
          <w:szCs w:val="16"/>
        </w:rPr>
        <w:t xml:space="preserve"> </w:t>
      </w:r>
      <w:r w:rsidRPr="00B965EF">
        <w:rPr>
          <w:rFonts w:ascii="Menlo" w:hAnsi="Menlo" w:cs="Menlo"/>
          <w:color w:val="236718"/>
          <w:sz w:val="16"/>
          <w:szCs w:val="16"/>
        </w:rPr>
        <w:t>resource</w:t>
      </w:r>
      <w:proofErr w:type="gramStart"/>
      <w:r w:rsidRPr="00B965EF">
        <w:rPr>
          <w:rFonts w:ascii="Menlo" w:hAnsi="Menlo" w:cs="Menlo"/>
          <w:color w:val="000000"/>
          <w:sz w:val="16"/>
          <w:szCs w:val="16"/>
        </w:rPr>
        <w:t>=</w:t>
      </w:r>
      <w:r w:rsidRPr="00B965EF">
        <w:rPr>
          <w:rFonts w:ascii="Menlo" w:hAnsi="Menlo" w:cs="Menlo"/>
          <w:color w:val="6E149A"/>
          <w:sz w:val="16"/>
          <w:szCs w:val="16"/>
        </w:rPr>
        <w: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LOCATION}"</w:t>
      </w:r>
      <w:proofErr w:type="gramEnd"/>
      <w:r w:rsidRPr="00B965EF">
        <w:rPr>
          <w:rFonts w:ascii="Menlo" w:hAnsi="Menlo" w:cs="Menlo"/>
          <w:color w:val="000000"/>
          <w:sz w:val="16"/>
          <w:szCs w:val="16"/>
        </w:rPr>
        <w:t>/&gt;</w:t>
      </w:r>
    </w:p>
    <w:p w14:paraId="7BA56EE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49C1E90"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submission</w:t>
      </w:r>
      <w:proofErr w:type="spellEnd"/>
      <w:proofErr w:type="gramEnd"/>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w:t>
      </w:r>
      <w:r>
        <w:rPr>
          <w:rFonts w:ascii="Menlo" w:hAnsi="Menlo" w:cs="Menlo"/>
          <w:color w:val="6E149A"/>
          <w:sz w:val="16"/>
          <w:szCs w:val="16"/>
        </w:rPr>
        <w:t>post</w:t>
      </w:r>
      <w:r w:rsidRPr="00B965EF">
        <w:rPr>
          <w:rFonts w:ascii="Menlo" w:hAnsi="Menlo" w:cs="Menlo"/>
          <w:color w:val="6E149A"/>
          <w:sz w:val="16"/>
          <w:szCs w:val="16"/>
        </w:rPr>
        <w:t>-submission"</w:t>
      </w:r>
      <w:r w:rsidRPr="00B965EF">
        <w:rPr>
          <w:rFonts w:ascii="Menlo" w:hAnsi="Menlo" w:cs="Menlo"/>
          <w:color w:val="000000"/>
          <w:sz w:val="16"/>
          <w:szCs w:val="16"/>
        </w:rPr>
        <w:t xml:space="preserve"> </w:t>
      </w:r>
      <w:r>
        <w:rPr>
          <w:rFonts w:ascii="Menlo" w:hAnsi="Menlo" w:cs="Menlo"/>
          <w:color w:val="000000"/>
          <w:sz w:val="16"/>
          <w:szCs w:val="16"/>
        </w:rPr>
        <w:br/>
        <w:t xml:space="preserve">        </w:t>
      </w:r>
      <w:r w:rsidRPr="00B965EF">
        <w:rPr>
          <w:rFonts w:ascii="Menlo" w:hAnsi="Menlo" w:cs="Menlo"/>
          <w:color w:val="236718"/>
          <w:sz w:val="16"/>
          <w:szCs w:val="16"/>
        </w:rPr>
        <w:t>method</w:t>
      </w:r>
      <w:r w:rsidRPr="00B965EF">
        <w:rPr>
          <w:rFonts w:ascii="Menlo" w:hAnsi="Menlo" w:cs="Menlo"/>
          <w:color w:val="000000"/>
          <w:sz w:val="16"/>
          <w:szCs w:val="16"/>
        </w:rPr>
        <w:t>=</w:t>
      </w:r>
      <w:r w:rsidRPr="00B965EF">
        <w:rPr>
          <w:rFonts w:ascii="Menlo" w:hAnsi="Menlo" w:cs="Menlo"/>
          <w:color w:val="6E149A"/>
          <w:sz w:val="16"/>
          <w:szCs w:val="16"/>
        </w:rPr>
        <w:t>"post"</w:t>
      </w:r>
      <w:r w:rsidRPr="00B965EF">
        <w:rPr>
          <w:rFonts w:ascii="Menlo" w:hAnsi="Menlo" w:cs="Menlo"/>
          <w:color w:val="000000"/>
          <w:sz w:val="16"/>
          <w:szCs w:val="16"/>
        </w:rPr>
        <w:t xml:space="preserve"> </w:t>
      </w:r>
      <w:proofErr w:type="spellStart"/>
      <w:r w:rsidRPr="00B965EF">
        <w:rPr>
          <w:rFonts w:ascii="Menlo" w:hAnsi="Menlo" w:cs="Menlo"/>
          <w:color w:val="236718"/>
          <w:sz w:val="16"/>
          <w:szCs w:val="16"/>
        </w:rPr>
        <w:t>mediatype</w:t>
      </w:r>
      <w:proofErr w:type="spellEnd"/>
      <w:r w:rsidRPr="00B965EF">
        <w:rPr>
          <w:rFonts w:ascii="Menlo" w:hAnsi="Menlo" w:cs="Menlo"/>
          <w:color w:val="000000"/>
          <w:sz w:val="16"/>
          <w:szCs w:val="16"/>
        </w:rPr>
        <w:t>=</w:t>
      </w:r>
      <w:r w:rsidRPr="00B965EF">
        <w:rPr>
          <w:rFonts w:ascii="Menlo" w:hAnsi="Menlo" w:cs="Menlo"/>
          <w:color w:val="6E149A"/>
          <w:sz w:val="16"/>
          <w:szCs w:val="16"/>
        </w:rPr>
        <w:t>"text/xml"</w:t>
      </w:r>
    </w:p>
    <w:p w14:paraId="444D25F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ref</w:t>
      </w:r>
      <w:r w:rsidRPr="00B965EF">
        <w:rPr>
          <w:rFonts w:ascii="Menlo" w:hAnsi="Menlo" w:cs="Menlo"/>
          <w:color w:val="000000"/>
          <w:sz w:val="16"/>
          <w:szCs w:val="16"/>
        </w:rPr>
        <w:t>=</w:t>
      </w:r>
      <w:r w:rsidRPr="00B965EF">
        <w:rPr>
          <w:rFonts w:ascii="Menlo" w:hAnsi="Menlo" w:cs="Menlo"/>
          <w:color w:val="6E149A"/>
          <w:sz w:val="16"/>
          <w:szCs w:val="16"/>
        </w:rPr>
        <w:t>"instance('http-post-request')"</w:t>
      </w:r>
    </w:p>
    <w:p w14:paraId="5EB77D8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resource</w:t>
      </w:r>
      <w:proofErr w:type="gramStart"/>
      <w:r w:rsidRPr="00B965EF">
        <w:rPr>
          <w:rFonts w:ascii="Menlo" w:hAnsi="Menlo" w:cs="Menlo"/>
          <w:color w:val="000000"/>
          <w:sz w:val="16"/>
          <w:szCs w:val="16"/>
        </w:rPr>
        <w:t>=</w:t>
      </w:r>
      <w:r w:rsidRPr="00B965EF">
        <w:rPr>
          <w:rFonts w:ascii="Menlo" w:hAnsi="Menlo" w:cs="Menlo"/>
          <w:color w:val="6E149A"/>
          <w:sz w:val="16"/>
          <w:szCs w:val="16"/>
        </w:rPr>
        <w: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LOCATION}/urn:ihe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iti:csd</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2014:adhoc</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40569DD9"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5F25B7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 xml:space="preserve"> </w:t>
      </w:r>
      <w:proofErr w:type="spellStart"/>
      <w:proofErr w:type="gramStart"/>
      <w:r w:rsidRPr="00B965EF">
        <w:rPr>
          <w:rFonts w:ascii="Menlo" w:hAnsi="Menlo" w:cs="Menlo"/>
          <w:color w:val="000000"/>
          <w:sz w:val="16"/>
          <w:szCs w:val="16"/>
        </w:rPr>
        <w:t>ev:</w:t>
      </w:r>
      <w:r w:rsidRPr="00B965EF">
        <w:rPr>
          <w:rFonts w:ascii="Menlo" w:hAnsi="Menlo" w:cs="Menlo"/>
          <w:color w:val="236718"/>
          <w:sz w:val="16"/>
          <w:szCs w:val="16"/>
        </w:rPr>
        <w:t>event</w:t>
      </w:r>
      <w:proofErr w:type="spellEnd"/>
      <w:proofErr w:type="gramEnd"/>
      <w:r w:rsidRPr="00B965EF">
        <w:rPr>
          <w:rFonts w:ascii="Menlo" w:hAnsi="Menlo" w:cs="Menlo"/>
          <w:color w:val="000000"/>
          <w:sz w:val="16"/>
          <w:szCs w:val="16"/>
        </w:rPr>
        <w:t>=</w:t>
      </w:r>
      <w:r w:rsidRPr="00B965EF">
        <w:rPr>
          <w:rFonts w:ascii="Menlo" w:hAnsi="Menlo" w:cs="Menlo"/>
          <w:color w:val="6E149A"/>
          <w:sz w:val="16"/>
          <w:szCs w:val="16"/>
        </w:rPr>
        <w:t>"</w:t>
      </w:r>
      <w:proofErr w:type="spellStart"/>
      <w:r w:rsidRPr="00B965EF">
        <w:rPr>
          <w:rFonts w:ascii="Menlo" w:hAnsi="Menlo" w:cs="Menlo"/>
          <w:color w:val="6E149A"/>
          <w:sz w:val="16"/>
          <w:szCs w:val="16"/>
        </w:rPr>
        <w:t>xforms</w:t>
      </w:r>
      <w:proofErr w:type="spellEnd"/>
      <w:r w:rsidRPr="00B965EF">
        <w:rPr>
          <w:rFonts w:ascii="Menlo" w:hAnsi="Menlo" w:cs="Menlo"/>
          <w:color w:val="6E149A"/>
          <w:sz w:val="16"/>
          <w:szCs w:val="16"/>
        </w:rPr>
        <w:t>-submit-done"</w:t>
      </w:r>
      <w:r w:rsidRPr="00B965EF">
        <w:rPr>
          <w:rFonts w:ascii="Menlo" w:hAnsi="Menlo" w:cs="Menlo"/>
          <w:color w:val="000000"/>
          <w:sz w:val="16"/>
          <w:szCs w:val="16"/>
        </w:rPr>
        <w:t xml:space="preserve"> </w:t>
      </w:r>
      <w:r w:rsidRPr="00B965EF">
        <w:rPr>
          <w:rFonts w:ascii="Menlo" w:hAnsi="Menlo" w:cs="Menlo"/>
          <w:color w:val="236718"/>
          <w:sz w:val="16"/>
          <w:szCs w:val="16"/>
        </w:rPr>
        <w:t>id</w:t>
      </w:r>
      <w:r w:rsidRPr="00B965EF">
        <w:rPr>
          <w:rFonts w:ascii="Menlo" w:hAnsi="Menlo" w:cs="Menlo"/>
          <w:color w:val="000000"/>
          <w:sz w:val="16"/>
          <w:szCs w:val="16"/>
        </w:rPr>
        <w:t>=</w:t>
      </w:r>
      <w:r w:rsidRPr="00B965EF">
        <w:rPr>
          <w:rFonts w:ascii="Menlo" w:hAnsi="Menlo" w:cs="Menlo"/>
          <w:color w:val="6E149A"/>
          <w:sz w:val="16"/>
          <w:szCs w:val="16"/>
        </w:rPr>
        <w:t>"http-post-prepare"</w:t>
      </w:r>
      <w:r w:rsidRPr="00B965EF">
        <w:rPr>
          <w:rFonts w:ascii="Menlo" w:hAnsi="Menlo" w:cs="Menlo"/>
          <w:color w:val="000000"/>
          <w:sz w:val="16"/>
          <w:szCs w:val="16"/>
        </w:rPr>
        <w:t>&gt;</w:t>
      </w:r>
    </w:p>
    <w:p w14:paraId="4DAB783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insert</w:t>
      </w:r>
      <w:proofErr w:type="spellEnd"/>
      <w:proofErr w:type="gramEnd"/>
      <w:r w:rsidRPr="00B965EF">
        <w:rPr>
          <w:rFonts w:ascii="Menlo" w:hAnsi="Menlo" w:cs="Menlo"/>
          <w:color w:val="000000"/>
          <w:sz w:val="16"/>
          <w:szCs w:val="16"/>
        </w:rPr>
        <w:t xml:space="preserve"> </w:t>
      </w:r>
    </w:p>
    <w:p w14:paraId="463082B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context</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4E1490E8"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origin</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csd:result</w:t>
      </w:r>
      <w:proofErr w:type="gramEnd"/>
      <w:r w:rsidRPr="00B965EF">
        <w:rPr>
          <w:rFonts w:ascii="Menlo" w:hAnsi="Menlo" w:cs="Menlo"/>
          <w:color w:val="6E149A"/>
          <w:sz w:val="16"/>
          <w:szCs w:val="16"/>
        </w:rPr>
        <w:t>/*"</w:t>
      </w:r>
      <w:r w:rsidRPr="00B965EF">
        <w:rPr>
          <w:rFonts w:ascii="Menlo" w:hAnsi="Menlo" w:cs="Menlo"/>
          <w:color w:val="000000"/>
          <w:sz w:val="16"/>
          <w:szCs w:val="16"/>
        </w:rPr>
        <w:t>/&gt;</w:t>
      </w:r>
    </w:p>
    <w:p w14:paraId="060804F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7CB3A57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http:result</w:t>
      </w:r>
      <w:proofErr w:type="spellEnd"/>
      <w:proofErr w:type="gramEnd"/>
      <w:r w:rsidRPr="00B965EF">
        <w:rPr>
          <w:rFonts w:ascii="Menlo" w:hAnsi="Menlo" w:cs="Menlo"/>
          <w:color w:val="6E149A"/>
          <w:sz w:val="16"/>
          <w:szCs w:val="16"/>
        </w:rPr>
        <w:t>/@status"</w:t>
      </w:r>
      <w:r w:rsidRPr="00B965EF">
        <w:rPr>
          <w:rFonts w:ascii="Menlo" w:hAnsi="Menlo" w:cs="Menlo"/>
          <w:color w:val="000000"/>
          <w:sz w:val="16"/>
          <w:szCs w:val="16"/>
        </w:rPr>
        <w:t xml:space="preserve"> </w:t>
      </w:r>
    </w:p>
    <w:p w14:paraId="12E08EDE"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/@code"</w:t>
      </w:r>
      <w:r w:rsidRPr="00B965EF">
        <w:rPr>
          <w:rFonts w:ascii="Menlo" w:hAnsi="Menlo" w:cs="Menlo"/>
          <w:color w:val="000000"/>
          <w:sz w:val="16"/>
          <w:szCs w:val="16"/>
        </w:rPr>
        <w:t>/&gt;</w:t>
      </w:r>
    </w:p>
    <w:p w14:paraId="4BD5A833"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lastRenderedPageBreak/>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5EA2864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spellStart"/>
      <w:proofErr w:type="gramStart"/>
      <w:r w:rsidRPr="00B965EF">
        <w:rPr>
          <w:rFonts w:ascii="Menlo" w:hAnsi="Menlo" w:cs="Menlo"/>
          <w:color w:val="6E149A"/>
          <w:sz w:val="16"/>
          <w:szCs w:val="16"/>
        </w:rPr>
        <w:t>http:body</w:t>
      </w:r>
      <w:proofErr w:type="spellEnd"/>
      <w:proofErr w:type="gramEnd"/>
      <w:r w:rsidRPr="00B965EF">
        <w:rPr>
          <w:rFonts w:ascii="Menlo" w:hAnsi="Menlo" w:cs="Menlo"/>
          <w:color w:val="6E149A"/>
          <w:sz w:val="16"/>
          <w:szCs w:val="16"/>
        </w:rPr>
        <w:t>/@content-type"</w:t>
      </w:r>
      <w:r w:rsidRPr="00B965EF">
        <w:rPr>
          <w:rFonts w:ascii="Menlo" w:hAnsi="Menlo" w:cs="Menlo"/>
          <w:color w:val="000000"/>
          <w:sz w:val="16"/>
          <w:szCs w:val="16"/>
        </w:rPr>
        <w:t xml:space="preserve"> </w:t>
      </w:r>
    </w:p>
    <w:p w14:paraId="1C06B5F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/@content-type"</w:t>
      </w:r>
      <w:r w:rsidRPr="00B965EF">
        <w:rPr>
          <w:rFonts w:ascii="Menlo" w:hAnsi="Menlo" w:cs="Menlo"/>
          <w:color w:val="000000"/>
          <w:sz w:val="16"/>
          <w:szCs w:val="16"/>
        </w:rPr>
        <w:t>/&gt;</w:t>
      </w:r>
    </w:p>
    <w:p w14:paraId="487F08C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setValue</w:t>
      </w:r>
      <w:proofErr w:type="spellEnd"/>
      <w:proofErr w:type="gramEnd"/>
      <w:r w:rsidRPr="00B965EF">
        <w:rPr>
          <w:rFonts w:ascii="Menlo" w:hAnsi="Menlo" w:cs="Menlo"/>
          <w:color w:val="000000"/>
          <w:sz w:val="16"/>
          <w:szCs w:val="16"/>
        </w:rPr>
        <w:t xml:space="preserve"> </w:t>
      </w:r>
    </w:p>
    <w:p w14:paraId="4C80FB3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bind</w:t>
      </w:r>
      <w:r w:rsidRPr="00B965EF">
        <w:rPr>
          <w:rFonts w:ascii="Menlo" w:hAnsi="Menlo" w:cs="Menlo"/>
          <w:color w:val="000000"/>
          <w:sz w:val="16"/>
          <w:szCs w:val="16"/>
        </w:rPr>
        <w:t>=</w:t>
      </w:r>
      <w:r w:rsidRPr="00B965EF">
        <w:rPr>
          <w:rFonts w:ascii="Menlo" w:hAnsi="Menlo" w:cs="Menlo"/>
          <w:color w:val="6E149A"/>
          <w:sz w:val="16"/>
          <w:szCs w:val="16"/>
        </w:rPr>
        <w:t>"instance('http-post-response')/</w:t>
      </w:r>
      <w:proofErr w:type="gramStart"/>
      <w:r w:rsidRPr="00B965EF">
        <w:rPr>
          <w:rFonts w:ascii="Menlo" w:hAnsi="Menlo" w:cs="Menlo"/>
          <w:color w:val="6E149A"/>
          <w:sz w:val="16"/>
          <w:szCs w:val="16"/>
        </w:rPr>
        <w:t>http:result</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http:header</w:t>
      </w:r>
      <w:proofErr w:type="gramEnd"/>
      <w:r w:rsidRPr="00B965EF">
        <w:rPr>
          <w:rFonts w:ascii="Menlo" w:hAnsi="Menlo" w:cs="Menlo"/>
          <w:color w:val="6E149A"/>
          <w:sz w:val="16"/>
          <w:szCs w:val="16"/>
        </w:rPr>
        <w:t>[@name=</w:t>
      </w:r>
      <w:r>
        <w:rPr>
          <w:rFonts w:ascii="Menlo" w:hAnsi="Menlo" w:cs="Menlo"/>
          <w:color w:val="6E149A"/>
          <w:sz w:val="16"/>
          <w:szCs w:val="16"/>
        </w:rPr>
        <w:br/>
      </w:r>
      <w:r w:rsidRPr="00B965EF">
        <w:rPr>
          <w:rFonts w:ascii="Menlo" w:hAnsi="Menlo" w:cs="Menlo"/>
          <w:color w:val="6E149A"/>
          <w:sz w:val="16"/>
          <w:szCs w:val="16"/>
        </w:rPr>
        <w:t>'X-CSD-Transaction-ID'</w:t>
      </w:r>
      <w:proofErr w:type="gramStart"/>
      <w:r w:rsidRPr="00B965EF">
        <w:rPr>
          <w:rFonts w:ascii="Menlo" w:hAnsi="Menlo" w:cs="Menlo"/>
          <w:color w:val="6E149A"/>
          <w:sz w:val="16"/>
          <w:szCs w:val="16"/>
        </w:rPr>
        <w:t>]/@</w:t>
      </w:r>
      <w:proofErr w:type="gramEnd"/>
      <w:r w:rsidRPr="00B965EF">
        <w:rPr>
          <w:rFonts w:ascii="Menlo" w:hAnsi="Menlo" w:cs="Menlo"/>
          <w:color w:val="6E149A"/>
          <w:sz w:val="16"/>
          <w:szCs w:val="16"/>
        </w:rPr>
        <w:t>value"</w:t>
      </w:r>
      <w:r w:rsidRPr="00B965EF">
        <w:rPr>
          <w:rFonts w:ascii="Menlo" w:hAnsi="Menlo" w:cs="Menlo"/>
          <w:color w:val="000000"/>
          <w:sz w:val="16"/>
          <w:szCs w:val="16"/>
        </w:rPr>
        <w:t xml:space="preserve"> </w:t>
      </w:r>
    </w:p>
    <w:p w14:paraId="0B32FC13"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value</w:t>
      </w:r>
      <w:r w:rsidRPr="00B965EF">
        <w:rPr>
          <w:rFonts w:ascii="Menlo" w:hAnsi="Menlo" w:cs="Menlo"/>
          <w:color w:val="000000"/>
          <w:sz w:val="16"/>
          <w:szCs w:val="16"/>
        </w:rPr>
        <w:t>=</w:t>
      </w:r>
      <w:r w:rsidRPr="00B965EF">
        <w:rPr>
          <w:rFonts w:ascii="Menlo" w:hAnsi="Menlo" w:cs="Menlo"/>
          <w:color w:val="6E149A"/>
          <w:sz w:val="16"/>
          <w:szCs w:val="16"/>
        </w:rPr>
        <w:t>"instance('care-services-result')/</w:t>
      </w:r>
      <w:proofErr w:type="gramStart"/>
      <w:r w:rsidRPr="00B965EF">
        <w:rPr>
          <w:rFonts w:ascii="Menlo" w:hAnsi="Menlo" w:cs="Menlo"/>
          <w:color w:val="6E149A"/>
          <w:sz w:val="16"/>
          <w:szCs w:val="16"/>
        </w:rPr>
        <w:t>csd:careServicesResponse</w:t>
      </w:r>
      <w:proofErr w:type="gramEnd"/>
      <w:r w:rsidRPr="00B965EF">
        <w:rPr>
          <w:rFonts w:ascii="Menlo" w:hAnsi="Menlo" w:cs="Menlo"/>
          <w:color w:val="6E149A"/>
          <w:sz w:val="16"/>
          <w:szCs w:val="16"/>
        </w:rPr>
        <w:t>/@id"</w:t>
      </w:r>
      <w:r w:rsidRPr="00B965EF">
        <w:rPr>
          <w:rFonts w:ascii="Menlo" w:hAnsi="Menlo" w:cs="Menlo"/>
          <w:color w:val="000000"/>
          <w:sz w:val="16"/>
          <w:szCs w:val="16"/>
        </w:rPr>
        <w:t>/&gt;</w:t>
      </w:r>
    </w:p>
    <w:p w14:paraId="3DFD1F1F"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action</w:t>
      </w:r>
      <w:proofErr w:type="spellEnd"/>
      <w:proofErr w:type="gramEnd"/>
      <w:r w:rsidRPr="00B965EF">
        <w:rPr>
          <w:rFonts w:ascii="Menlo" w:hAnsi="Menlo" w:cs="Menlo"/>
          <w:color w:val="000000"/>
          <w:sz w:val="16"/>
          <w:szCs w:val="16"/>
        </w:rPr>
        <w:t>&gt;</w:t>
      </w:r>
    </w:p>
    <w:p w14:paraId="329FC746"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6AC883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3F1AFB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39EFF419"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4574486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1909C79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273BE77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402ABB3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425DB6D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203BA82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2BAF92ED"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9A45A01"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bind</w:t>
      </w:r>
      <w:proofErr w:type="spellEnd"/>
      <w:proofErr w:type="gramEnd"/>
    </w:p>
    <w:p w14:paraId="011D8BEB"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nodeset</w:t>
      </w:r>
      <w:r w:rsidRPr="00B965EF">
        <w:rPr>
          <w:rFonts w:ascii="Menlo" w:hAnsi="Menlo" w:cs="Menlo"/>
          <w:color w:val="000000"/>
          <w:sz w:val="16"/>
          <w:szCs w:val="16"/>
        </w:rPr>
        <w:t>=</w:t>
      </w:r>
      <w:r w:rsidRPr="00B965EF">
        <w:rPr>
          <w:rFonts w:ascii="Menlo" w:hAnsi="Menlo" w:cs="Menlo"/>
          <w:color w:val="6E149A"/>
          <w:sz w:val="16"/>
          <w:szCs w:val="16"/>
        </w:rPr>
        <w:t>"instance('soap-request')/</w:t>
      </w:r>
      <w:proofErr w:type="gramStart"/>
      <w:r w:rsidRPr="00B965EF">
        <w:rPr>
          <w:rFonts w:ascii="Menlo" w:hAnsi="Menlo" w:cs="Menlo"/>
          <w:color w:val="6E149A"/>
          <w:sz w:val="16"/>
          <w:szCs w:val="16"/>
        </w:rPr>
        <w:t>soap:Envelope</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soap:Header</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soap:Body</w:t>
      </w:r>
      <w:proofErr w:type="gramEnd"/>
      <w:r w:rsidRPr="00B965EF">
        <w:rPr>
          <w:rFonts w:ascii="Menlo" w:hAnsi="Menlo" w:cs="Menlo"/>
          <w:color w:val="6E149A"/>
          <w:sz w:val="16"/>
          <w:szCs w:val="16"/>
        </w:rPr>
        <w:t>/</w:t>
      </w:r>
      <w:r>
        <w:rPr>
          <w:rFonts w:ascii="Menlo" w:hAnsi="Menlo" w:cs="Menlo"/>
          <w:color w:val="6E149A"/>
          <w:sz w:val="16"/>
          <w:szCs w:val="16"/>
        </w:rPr>
        <w:br/>
      </w:r>
      <w:proofErr w:type="spellStart"/>
      <w:proofErr w:type="gramStart"/>
      <w:r w:rsidRPr="00B965EF">
        <w:rPr>
          <w:rFonts w:ascii="Menlo" w:hAnsi="Menlo" w:cs="Menlo"/>
          <w:color w:val="6E149A"/>
          <w:sz w:val="16"/>
          <w:szCs w:val="16"/>
        </w:rPr>
        <w:t>csd:careServicesRequest</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csd:requestParams</w:t>
      </w:r>
      <w:proofErr w:type="spellEnd"/>
      <w:proofErr w:type="gramEnd"/>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csd:adhoc</w:t>
      </w:r>
      <w:proofErr w:type="spellEnd"/>
      <w:proofErr w:type="gramEnd"/>
      <w:r w:rsidRPr="00B965EF">
        <w:rPr>
          <w:rFonts w:ascii="Menlo" w:hAnsi="Menlo" w:cs="Menlo"/>
          <w:color w:val="6E149A"/>
          <w:sz w:val="16"/>
          <w:szCs w:val="16"/>
        </w:rPr>
        <w:t>"</w:t>
      </w:r>
    </w:p>
    <w:p w14:paraId="658D68A5"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w:t>
      </w:r>
      <w:r w:rsidRPr="00B965EF">
        <w:rPr>
          <w:rFonts w:ascii="Menlo" w:hAnsi="Menlo" w:cs="Menlo"/>
          <w:color w:val="236718"/>
          <w:sz w:val="16"/>
          <w:szCs w:val="16"/>
        </w:rPr>
        <w:t>type</w:t>
      </w:r>
      <w:r w:rsidRPr="00B965EF">
        <w:rPr>
          <w:rFonts w:ascii="Menlo" w:hAnsi="Menlo" w:cs="Menlo"/>
          <w:color w:val="000000"/>
          <w:sz w:val="16"/>
          <w:szCs w:val="16"/>
        </w:rPr>
        <w:t>=</w:t>
      </w:r>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xs:string</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/&gt;</w:t>
      </w:r>
    </w:p>
    <w:p w14:paraId="7CF47D92"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A824A7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bind</w:t>
      </w:r>
      <w:proofErr w:type="spellEnd"/>
      <w:proofErr w:type="gramEnd"/>
      <w:r w:rsidRPr="00B965EF">
        <w:rPr>
          <w:rFonts w:ascii="Menlo" w:hAnsi="Menlo" w:cs="Menlo"/>
          <w:color w:val="000000"/>
          <w:sz w:val="16"/>
          <w:szCs w:val="16"/>
        </w:rPr>
        <w:t xml:space="preserve"> </w:t>
      </w:r>
    </w:p>
    <w:p w14:paraId="036F9DF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nodeset</w:t>
      </w:r>
      <w:r w:rsidRPr="00B965EF">
        <w:rPr>
          <w:rFonts w:ascii="Menlo" w:hAnsi="Menlo" w:cs="Menlo"/>
          <w:color w:val="000000"/>
          <w:sz w:val="16"/>
          <w:szCs w:val="16"/>
        </w:rPr>
        <w:t>=</w:t>
      </w:r>
      <w:r w:rsidRPr="00B965EF">
        <w:rPr>
          <w:rFonts w:ascii="Menlo" w:hAnsi="Menlo" w:cs="Menlo"/>
          <w:color w:val="6E149A"/>
          <w:sz w:val="16"/>
          <w:szCs w:val="16"/>
        </w:rPr>
        <w:t>"instance('http-post-request')/</w:t>
      </w:r>
      <w:proofErr w:type="gramStart"/>
      <w:r w:rsidRPr="00B965EF">
        <w:rPr>
          <w:rFonts w:ascii="Menlo" w:hAnsi="Menlo" w:cs="Menlo"/>
          <w:color w:val="6E149A"/>
          <w:sz w:val="16"/>
          <w:szCs w:val="16"/>
        </w:rPr>
        <w:t>csd:requestParams</w:t>
      </w:r>
      <w:proofErr w:type="gramEnd"/>
      <w:r w:rsidRPr="00B965EF">
        <w:rPr>
          <w:rFonts w:ascii="Menlo" w:hAnsi="Menlo" w:cs="Menlo"/>
          <w:color w:val="6E149A"/>
          <w:sz w:val="16"/>
          <w:szCs w:val="16"/>
        </w:rPr>
        <w:t>/</w:t>
      </w:r>
      <w:proofErr w:type="gramStart"/>
      <w:r w:rsidRPr="00B965EF">
        <w:rPr>
          <w:rFonts w:ascii="Menlo" w:hAnsi="Menlo" w:cs="Menlo"/>
          <w:color w:val="6E149A"/>
          <w:sz w:val="16"/>
          <w:szCs w:val="16"/>
        </w:rPr>
        <w:t>csd:adhoc</w:t>
      </w:r>
      <w:proofErr w:type="gramEnd"/>
      <w:r w:rsidRPr="00B965EF">
        <w:rPr>
          <w:rFonts w:ascii="Menlo" w:hAnsi="Menlo" w:cs="Menlo"/>
          <w:color w:val="6E149A"/>
          <w:sz w:val="16"/>
          <w:szCs w:val="16"/>
        </w:rPr>
        <w:t>"</w:t>
      </w:r>
      <w:r w:rsidRPr="00B965EF">
        <w:rPr>
          <w:rFonts w:ascii="Menlo" w:hAnsi="Menlo" w:cs="Menlo"/>
          <w:color w:val="000000"/>
          <w:sz w:val="16"/>
          <w:szCs w:val="16"/>
        </w:rPr>
        <w:t xml:space="preserve"> </w:t>
      </w:r>
    </w:p>
    <w:p w14:paraId="6C0B9AF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B965EF">
        <w:rPr>
          <w:rFonts w:ascii="Menlo" w:hAnsi="Menlo" w:cs="Menlo"/>
          <w:color w:val="236718"/>
          <w:sz w:val="16"/>
          <w:szCs w:val="16"/>
        </w:rPr>
        <w:t>type</w:t>
      </w:r>
      <w:r w:rsidRPr="00B965EF">
        <w:rPr>
          <w:rFonts w:ascii="Menlo" w:hAnsi="Menlo" w:cs="Menlo"/>
          <w:color w:val="000000"/>
          <w:sz w:val="16"/>
          <w:szCs w:val="16"/>
        </w:rPr>
        <w:t>=</w:t>
      </w:r>
      <w:r w:rsidRPr="00B965EF">
        <w:rPr>
          <w:rFonts w:ascii="Menlo" w:hAnsi="Menlo" w:cs="Menlo"/>
          <w:color w:val="6E149A"/>
          <w:sz w:val="16"/>
          <w:szCs w:val="16"/>
        </w:rPr>
        <w:t>"</w:t>
      </w:r>
      <w:proofErr w:type="spellStart"/>
      <w:proofErr w:type="gramStart"/>
      <w:r w:rsidRPr="00B965EF">
        <w:rPr>
          <w:rFonts w:ascii="Menlo" w:hAnsi="Menlo" w:cs="Menlo"/>
          <w:color w:val="6E149A"/>
          <w:sz w:val="16"/>
          <w:szCs w:val="16"/>
        </w:rPr>
        <w:t>xs:string</w:t>
      </w:r>
      <w:proofErr w:type="spellEnd"/>
      <w:proofErr w:type="gramEnd"/>
      <w:r w:rsidRPr="00B965EF">
        <w:rPr>
          <w:rFonts w:ascii="Menlo" w:hAnsi="Menlo" w:cs="Menlo"/>
          <w:color w:val="6E149A"/>
          <w:sz w:val="16"/>
          <w:szCs w:val="16"/>
        </w:rPr>
        <w:t>"</w:t>
      </w:r>
      <w:r w:rsidRPr="00B965EF">
        <w:rPr>
          <w:rFonts w:ascii="Menlo" w:hAnsi="Menlo" w:cs="Menlo"/>
          <w:color w:val="000000"/>
          <w:sz w:val="16"/>
          <w:szCs w:val="16"/>
        </w:rPr>
        <w:t xml:space="preserve"> /&gt;</w:t>
      </w:r>
    </w:p>
    <w:p w14:paraId="1444E334"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1CD03E7"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 xml:space="preserve">  &lt;/</w:t>
      </w:r>
      <w:proofErr w:type="spellStart"/>
      <w:proofErr w:type="gramStart"/>
      <w:r w:rsidRPr="00B965EF">
        <w:rPr>
          <w:rFonts w:ascii="Menlo" w:hAnsi="Menlo" w:cs="Menlo"/>
          <w:color w:val="000000"/>
          <w:sz w:val="16"/>
          <w:szCs w:val="16"/>
        </w:rPr>
        <w:t>xforms:</w:t>
      </w:r>
      <w:r w:rsidRPr="00B965EF">
        <w:rPr>
          <w:rFonts w:ascii="Menlo" w:hAnsi="Menlo" w:cs="Menlo"/>
          <w:color w:val="4F4F8A"/>
          <w:sz w:val="16"/>
          <w:szCs w:val="16"/>
        </w:rPr>
        <w:t>model</w:t>
      </w:r>
      <w:proofErr w:type="spellEnd"/>
      <w:proofErr w:type="gramEnd"/>
      <w:r w:rsidRPr="00B965EF">
        <w:rPr>
          <w:rFonts w:ascii="Menlo" w:hAnsi="Menlo" w:cs="Menlo"/>
          <w:color w:val="000000"/>
          <w:sz w:val="16"/>
          <w:szCs w:val="16"/>
        </w:rPr>
        <w:t>&gt;</w:t>
      </w:r>
    </w:p>
    <w:p w14:paraId="211B8FBC" w14:textId="77777777" w:rsidR="004A60D5" w:rsidRPr="00B965EF"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B965EF">
        <w:rPr>
          <w:rFonts w:ascii="Menlo" w:hAnsi="Menlo" w:cs="Menlo"/>
          <w:color w:val="000000"/>
          <w:sz w:val="16"/>
          <w:szCs w:val="16"/>
        </w:rPr>
        <w:t>&lt;/</w:t>
      </w:r>
      <w:proofErr w:type="spellStart"/>
      <w:proofErr w:type="gramStart"/>
      <w:r w:rsidRPr="00B965EF">
        <w:rPr>
          <w:rFonts w:ascii="Menlo" w:hAnsi="Menlo" w:cs="Menlo"/>
          <w:color w:val="000000"/>
          <w:sz w:val="16"/>
          <w:szCs w:val="16"/>
        </w:rPr>
        <w:t>csd:</w:t>
      </w:r>
      <w:r w:rsidRPr="00B965EF">
        <w:rPr>
          <w:rFonts w:ascii="Menlo" w:hAnsi="Menlo" w:cs="Menlo"/>
          <w:color w:val="4F4F8A"/>
          <w:sz w:val="16"/>
          <w:szCs w:val="16"/>
        </w:rPr>
        <w:t>careServicesFunction</w:t>
      </w:r>
      <w:proofErr w:type="spellEnd"/>
      <w:proofErr w:type="gramEnd"/>
      <w:r w:rsidRPr="00B965EF">
        <w:rPr>
          <w:rFonts w:ascii="Menlo" w:hAnsi="Menlo" w:cs="Menlo"/>
          <w:color w:val="000000"/>
          <w:sz w:val="16"/>
          <w:szCs w:val="16"/>
        </w:rPr>
        <w:t>&gt;</w:t>
      </w:r>
    </w:p>
    <w:p w14:paraId="3965D878" w14:textId="77777777" w:rsidR="004A60D5" w:rsidRPr="007B0978" w:rsidRDefault="004A60D5" w:rsidP="004A60D5">
      <w:pPr>
        <w:pStyle w:val="FigureTitle"/>
      </w:pPr>
      <w:r>
        <w:t>Figure Y.3-5</w:t>
      </w:r>
      <w:r w:rsidRPr="007B0978">
        <w:t xml:space="preserve">: </w:t>
      </w:r>
      <w:proofErr w:type="spellStart"/>
      <w:r>
        <w:t>Adhoc</w:t>
      </w:r>
      <w:proofErr w:type="spellEnd"/>
      <w:r>
        <w:t xml:space="preserve"> </w:t>
      </w:r>
      <w:r w:rsidRPr="007B0978">
        <w:t>Care Services Function</w:t>
      </w:r>
    </w:p>
    <w:p w14:paraId="132E3DC7" w14:textId="77777777" w:rsidR="004A60D5" w:rsidRDefault="004A60D5" w:rsidP="004A60D5"/>
    <w:p w14:paraId="7004A806" w14:textId="77777777" w:rsidR="004A60D5" w:rsidRPr="00830D65" w:rsidRDefault="004A60D5" w:rsidP="004A60D5">
      <w:r w:rsidRPr="007B0978">
        <w:t xml:space="preserve">This is the XML definition of the </w:t>
      </w:r>
      <w:proofErr w:type="spellStart"/>
      <w:proofErr w:type="gramStart"/>
      <w:r w:rsidRPr="007B0978">
        <w:rPr>
          <w:rStyle w:val="XMLname"/>
        </w:rPr>
        <w:t>c</w:t>
      </w:r>
      <w:r>
        <w:rPr>
          <w:rStyle w:val="XMLname"/>
        </w:rPr>
        <w:t>sd:c</w:t>
      </w:r>
      <w:r w:rsidRPr="007B0978">
        <w:rPr>
          <w:rStyle w:val="XMLname"/>
        </w:rPr>
        <w:t>areServicesRequest</w:t>
      </w:r>
      <w:proofErr w:type="spellEnd"/>
      <w:proofErr w:type="gramEnd"/>
      <w:r w:rsidRPr="007B0978">
        <w:t xml:space="preserve"> for </w:t>
      </w:r>
      <w:r>
        <w:t>Query for Updated Services</w:t>
      </w:r>
      <w:r w:rsidRPr="007B0978">
        <w:t xml:space="preserve">. </w:t>
      </w:r>
      <w:r w:rsidRPr="007B0978">
        <w:rPr>
          <w:szCs w:val="24"/>
        </w:rPr>
        <w:t>A non-normative implementation of the</w:t>
      </w:r>
      <w:r w:rsidRPr="007B0978">
        <w:t xml:space="preserve"> referenced </w:t>
      </w:r>
      <w:proofErr w:type="spellStart"/>
      <w:r>
        <w:t>query_for_updated_</w:t>
      </w:r>
      <w:proofErr w:type="gramStart"/>
      <w:r>
        <w:t>services</w:t>
      </w:r>
      <w:r w:rsidRPr="007B0978">
        <w:t>.xq</w:t>
      </w:r>
      <w:proofErr w:type="spellEnd"/>
      <w:proofErr w:type="gramEnd"/>
      <w:r w:rsidRPr="007B0978">
        <w:t xml:space="preserve"> is included in ITI TF-2x: Appendix W.</w:t>
      </w:r>
    </w:p>
    <w:p w14:paraId="7DAED8E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w:t>
      </w:r>
      <w:r w:rsidRPr="00996006">
        <w:rPr>
          <w:rFonts w:ascii="Menlo" w:hAnsi="Menlo" w:cs="Menlo"/>
          <w:b/>
          <w:bCs/>
          <w:color w:val="340FA3"/>
          <w:sz w:val="16"/>
          <w:szCs w:val="16"/>
        </w:rPr>
        <w:t>xml</w:t>
      </w:r>
      <w:r w:rsidRPr="00996006">
        <w:rPr>
          <w:rFonts w:ascii="Menlo" w:hAnsi="Menlo" w:cs="Menlo"/>
          <w:color w:val="000000"/>
          <w:sz w:val="16"/>
          <w:szCs w:val="16"/>
        </w:rPr>
        <w:t xml:space="preserve"> </w:t>
      </w:r>
      <w:r w:rsidRPr="00996006">
        <w:rPr>
          <w:rFonts w:ascii="Menlo" w:hAnsi="Menlo" w:cs="Menlo"/>
          <w:color w:val="236718"/>
          <w:sz w:val="16"/>
          <w:szCs w:val="16"/>
        </w:rPr>
        <w:t>version</w:t>
      </w:r>
      <w:r w:rsidRPr="00996006">
        <w:rPr>
          <w:rFonts w:ascii="Menlo" w:hAnsi="Menlo" w:cs="Menlo"/>
          <w:color w:val="000000"/>
          <w:sz w:val="16"/>
          <w:szCs w:val="16"/>
        </w:rPr>
        <w:t>=</w:t>
      </w:r>
      <w:r w:rsidRPr="00996006">
        <w:rPr>
          <w:rFonts w:ascii="Menlo" w:hAnsi="Menlo" w:cs="Menlo"/>
          <w:color w:val="6E149A"/>
          <w:sz w:val="16"/>
          <w:szCs w:val="16"/>
        </w:rPr>
        <w:t>"1.0"</w:t>
      </w:r>
      <w:r w:rsidRPr="00996006">
        <w:rPr>
          <w:rFonts w:ascii="Menlo" w:hAnsi="Menlo" w:cs="Menlo"/>
          <w:color w:val="000000"/>
          <w:sz w:val="16"/>
          <w:szCs w:val="16"/>
        </w:rPr>
        <w:t xml:space="preserve"> </w:t>
      </w:r>
      <w:r w:rsidRPr="00996006">
        <w:rPr>
          <w:rFonts w:ascii="Menlo" w:hAnsi="Menlo" w:cs="Menlo"/>
          <w:color w:val="236718"/>
          <w:sz w:val="16"/>
          <w:szCs w:val="16"/>
        </w:rPr>
        <w:t>encoding</w:t>
      </w:r>
      <w:r w:rsidRPr="00996006">
        <w:rPr>
          <w:rFonts w:ascii="Menlo" w:hAnsi="Menlo" w:cs="Menlo"/>
          <w:color w:val="000000"/>
          <w:sz w:val="16"/>
          <w:szCs w:val="16"/>
        </w:rPr>
        <w:t>=</w:t>
      </w:r>
      <w:r w:rsidRPr="00996006">
        <w:rPr>
          <w:rFonts w:ascii="Menlo" w:hAnsi="Menlo" w:cs="Menlo"/>
          <w:color w:val="6E149A"/>
          <w:sz w:val="16"/>
          <w:szCs w:val="16"/>
        </w:rPr>
        <w:t>"UTF-8"</w:t>
      </w:r>
      <w:r w:rsidRPr="00996006">
        <w:rPr>
          <w:rFonts w:ascii="Menlo" w:hAnsi="Menlo" w:cs="Menlo"/>
          <w:color w:val="000000"/>
          <w:sz w:val="16"/>
          <w:szCs w:val="16"/>
        </w:rPr>
        <w:t>?&gt;</w:t>
      </w:r>
    </w:p>
    <w:p w14:paraId="37C2FC6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careServicesFunction</w:t>
      </w:r>
      <w:proofErr w:type="spellEnd"/>
      <w:proofErr w:type="gramEnd"/>
    </w:p>
    <w:p w14:paraId="4E595B4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xsi</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"http://www.w3.org/2001/XMLSchema-instance"</w:t>
      </w:r>
    </w:p>
    <w:p w14:paraId="550F69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csd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gramStart"/>
      <w:r w:rsidRPr="00996006">
        <w:rPr>
          <w:rFonts w:ascii="Menlo" w:hAnsi="Menlo" w:cs="Menlo"/>
          <w:color w:val="6E149A"/>
          <w:sz w:val="16"/>
          <w:szCs w:val="16"/>
        </w:rPr>
        <w:t>urn:ihe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iti:csd</w:t>
      </w:r>
      <w:proofErr w:type="gramEnd"/>
      <w:r w:rsidRPr="00996006">
        <w:rPr>
          <w:rFonts w:ascii="Menlo" w:hAnsi="Menlo" w:cs="Menlo"/>
          <w:color w:val="6E149A"/>
          <w:sz w:val="16"/>
          <w:szCs w:val="16"/>
        </w:rPr>
        <w:t>:2013"</w:t>
      </w:r>
    </w:p>
    <w:p w14:paraId="4B4351B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xforms</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"http://www.w3.org/2002/xforms"</w:t>
      </w:r>
    </w:p>
    <w:p w14:paraId="70A1EBC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xi</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"http://www.w3.org/2001/XInclude"</w:t>
      </w:r>
    </w:p>
    <w:p w14:paraId="0EDF5A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soap</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"http://www.w3.org/2003/05/soap-envelope"</w:t>
      </w:r>
    </w:p>
    <w:p w14:paraId="29AD5F7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wsa</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"http://www.w3.org/2005/08/addressing"</w:t>
      </w:r>
    </w:p>
    <w:p w14:paraId="7B35601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r w:rsidRPr="00996006">
        <w:rPr>
          <w:rFonts w:ascii="Menlo" w:hAnsi="Menlo" w:cs="Menlo"/>
          <w:color w:val="000000"/>
          <w:sz w:val="16"/>
          <w:szCs w:val="16"/>
        </w:rPr>
        <w:t>xmlns:</w:t>
      </w:r>
      <w:r w:rsidRPr="00996006">
        <w:rPr>
          <w:rFonts w:ascii="Menlo" w:hAnsi="Menlo" w:cs="Menlo"/>
          <w:color w:val="236718"/>
          <w:sz w:val="16"/>
          <w:szCs w:val="16"/>
        </w:rPr>
        <w:t>xsd</w:t>
      </w:r>
      <w:proofErr w:type="spellEnd"/>
      <w:r w:rsidRPr="00996006">
        <w:rPr>
          <w:rFonts w:ascii="Menlo" w:hAnsi="Menlo" w:cs="Menlo"/>
          <w:color w:val="000000"/>
          <w:sz w:val="16"/>
          <w:szCs w:val="16"/>
        </w:rPr>
        <w:t>=</w:t>
      </w:r>
      <w:r w:rsidRPr="00996006">
        <w:rPr>
          <w:rFonts w:ascii="Menlo" w:hAnsi="Menlo" w:cs="Menlo"/>
          <w:color w:val="6E149A"/>
          <w:sz w:val="16"/>
          <w:szCs w:val="16"/>
        </w:rPr>
        <w:t>"http://www.w3.org/2001/XMLSchema"</w:t>
      </w:r>
    </w:p>
    <w:p w14:paraId="49B4C4E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http</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"http://expath.org/ns/http-client"</w:t>
      </w:r>
    </w:p>
    <w:p w14:paraId="36F2845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xmlns:</w:t>
      </w:r>
      <w:r w:rsidRPr="00996006">
        <w:rPr>
          <w:rFonts w:ascii="Menlo" w:hAnsi="Menlo" w:cs="Menlo"/>
          <w:color w:val="236718"/>
          <w:sz w:val="16"/>
          <w:szCs w:val="16"/>
        </w:rPr>
        <w:t>ev</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"http://www.w3.org/2001/xml-events"</w:t>
      </w:r>
    </w:p>
    <w:p w14:paraId="10CC072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w:t>
      </w:r>
      <w:r w:rsidRPr="00996006">
        <w:rPr>
          <w:rFonts w:ascii="Menlo" w:hAnsi="Menlo" w:cs="Menlo"/>
          <w:color w:val="236718"/>
          <w:sz w:val="16"/>
          <w:szCs w:val="16"/>
        </w:rPr>
        <w:t>urn</w:t>
      </w:r>
      <w:r w:rsidRPr="00996006">
        <w:rPr>
          <w:rFonts w:ascii="Menlo" w:hAnsi="Menlo" w:cs="Menlo"/>
          <w:color w:val="000000"/>
          <w:sz w:val="16"/>
          <w:szCs w:val="16"/>
        </w:rPr>
        <w:t>=</w:t>
      </w:r>
      <w:r w:rsidRPr="00996006">
        <w:rPr>
          <w:rFonts w:ascii="Menlo" w:hAnsi="Menlo" w:cs="Menlo"/>
          <w:color w:val="6E149A"/>
          <w:sz w:val="16"/>
          <w:szCs w:val="16"/>
        </w:rPr>
        <w:t>"</w:t>
      </w:r>
      <w:proofErr w:type="gramStart"/>
      <w:r w:rsidRPr="00996006">
        <w:rPr>
          <w:rFonts w:ascii="Menlo" w:hAnsi="Menlo" w:cs="Menlo"/>
          <w:color w:val="6E149A"/>
          <w:sz w:val="16"/>
          <w:szCs w:val="16"/>
        </w:rPr>
        <w:t>urn:ihe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iti:csd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2016:stored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function:query</w:t>
      </w:r>
      <w:proofErr w:type="gramEnd"/>
      <w:r w:rsidRPr="00996006">
        <w:rPr>
          <w:rFonts w:ascii="Menlo" w:hAnsi="Menlo" w:cs="Menlo"/>
          <w:color w:val="6E149A"/>
          <w:sz w:val="16"/>
          <w:szCs w:val="16"/>
        </w:rPr>
        <w:t>-for-updated-services"</w:t>
      </w:r>
    </w:p>
    <w:p w14:paraId="7E3C0FB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&gt;</w:t>
      </w:r>
    </w:p>
    <w:p w14:paraId="61335BB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r w:rsidRPr="00996006">
        <w:rPr>
          <w:rFonts w:ascii="Menlo" w:hAnsi="Menlo" w:cs="Menlo"/>
          <w:color w:val="000000"/>
          <w:sz w:val="16"/>
          <w:szCs w:val="16"/>
        </w:rPr>
        <w:t>csd:</w:t>
      </w:r>
      <w:r w:rsidRPr="00996006">
        <w:rPr>
          <w:rFonts w:ascii="Menlo" w:hAnsi="Menlo" w:cs="Menlo"/>
          <w:color w:val="4F4F8A"/>
          <w:sz w:val="16"/>
          <w:szCs w:val="16"/>
        </w:rPr>
        <w:t>description</w:t>
      </w:r>
      <w:proofErr w:type="spellEnd"/>
      <w:r w:rsidRPr="00996006">
        <w:rPr>
          <w:rFonts w:ascii="Menlo" w:hAnsi="Menlo" w:cs="Menlo"/>
          <w:color w:val="000000"/>
          <w:sz w:val="16"/>
          <w:szCs w:val="16"/>
        </w:rPr>
        <w:t xml:space="preserve">&gt;                                                                                                                                                                                                                                                                                                                                                                                                                                                                                                                                                                                                                                      </w:t>
      </w:r>
    </w:p>
    <w:p w14:paraId="0A53122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Performs a query for </w:t>
      </w:r>
      <w:proofErr w:type="spellStart"/>
      <w:r w:rsidRPr="00996006">
        <w:rPr>
          <w:rFonts w:ascii="Menlo" w:hAnsi="Menlo" w:cs="Menlo"/>
          <w:color w:val="000000"/>
          <w:sz w:val="16"/>
          <w:szCs w:val="16"/>
        </w:rPr>
        <w:t>udpated</w:t>
      </w:r>
      <w:proofErr w:type="spellEnd"/>
      <w:r w:rsidRPr="00996006">
        <w:rPr>
          <w:rFonts w:ascii="Menlo" w:hAnsi="Menlo" w:cs="Menlo"/>
          <w:color w:val="000000"/>
          <w:sz w:val="16"/>
          <w:szCs w:val="16"/>
        </w:rPr>
        <w:t xml:space="preserve"> services                                                                                                                                                                                                                                                                                                                                                                                                                                                                                                                                                                                                                </w:t>
      </w:r>
    </w:p>
    <w:p w14:paraId="2FEBB69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description</w:t>
      </w:r>
      <w:proofErr w:type="spellEnd"/>
      <w:proofErr w:type="gramEnd"/>
      <w:r w:rsidRPr="00996006">
        <w:rPr>
          <w:rFonts w:ascii="Menlo" w:hAnsi="Menlo" w:cs="Menlo"/>
          <w:color w:val="000000"/>
          <w:sz w:val="16"/>
          <w:szCs w:val="16"/>
        </w:rPr>
        <w:t>&gt;</w:t>
      </w:r>
    </w:p>
    <w:p w14:paraId="00C770B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definition</w:t>
      </w:r>
      <w:proofErr w:type="spellEnd"/>
      <w:proofErr w:type="gramEnd"/>
      <w:r w:rsidRPr="00996006">
        <w:rPr>
          <w:rFonts w:ascii="Menlo" w:hAnsi="Menlo" w:cs="Menlo"/>
          <w:color w:val="000000"/>
          <w:sz w:val="16"/>
          <w:szCs w:val="16"/>
        </w:rPr>
        <w:t>&gt;</w:t>
      </w:r>
    </w:p>
    <w:p w14:paraId="7E3C752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xi:</w:t>
      </w:r>
      <w:r w:rsidRPr="00996006">
        <w:rPr>
          <w:rFonts w:ascii="Menlo" w:hAnsi="Menlo" w:cs="Menlo"/>
          <w:color w:val="4F4F8A"/>
          <w:sz w:val="16"/>
          <w:szCs w:val="16"/>
        </w:rPr>
        <w:t>include</w:t>
      </w:r>
      <w:proofErr w:type="spellEnd"/>
      <w:proofErr w:type="gramEnd"/>
      <w:r w:rsidRPr="00996006">
        <w:rPr>
          <w:rFonts w:ascii="Menlo" w:hAnsi="Menlo" w:cs="Menlo"/>
          <w:color w:val="000000"/>
          <w:sz w:val="16"/>
          <w:szCs w:val="16"/>
        </w:rPr>
        <w:t xml:space="preserve"> </w:t>
      </w:r>
      <w:proofErr w:type="spellStart"/>
      <w:r w:rsidRPr="00996006">
        <w:rPr>
          <w:rFonts w:ascii="Menlo" w:hAnsi="Menlo" w:cs="Menlo"/>
          <w:color w:val="236718"/>
          <w:sz w:val="16"/>
          <w:szCs w:val="16"/>
        </w:rPr>
        <w:t>href</w:t>
      </w:r>
      <w:proofErr w:type="spell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query_for_updated_</w:t>
      </w:r>
      <w:proofErr w:type="gramStart"/>
      <w:r w:rsidRPr="00996006">
        <w:rPr>
          <w:rFonts w:ascii="Menlo" w:hAnsi="Menlo" w:cs="Menlo"/>
          <w:color w:val="6E149A"/>
          <w:sz w:val="16"/>
          <w:szCs w:val="16"/>
        </w:rPr>
        <w:t>services.xq</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parse</w:t>
      </w:r>
      <w:r w:rsidRPr="00996006">
        <w:rPr>
          <w:rFonts w:ascii="Menlo" w:hAnsi="Menlo" w:cs="Menlo"/>
          <w:color w:val="000000"/>
          <w:sz w:val="16"/>
          <w:szCs w:val="16"/>
        </w:rPr>
        <w:t>=</w:t>
      </w:r>
      <w:r w:rsidRPr="00996006">
        <w:rPr>
          <w:rFonts w:ascii="Menlo" w:hAnsi="Menlo" w:cs="Menlo"/>
          <w:color w:val="6E149A"/>
          <w:sz w:val="16"/>
          <w:szCs w:val="16"/>
        </w:rPr>
        <w:t>'text'</w:t>
      </w:r>
      <w:r w:rsidRPr="00996006">
        <w:rPr>
          <w:rFonts w:ascii="Menlo" w:hAnsi="Menlo" w:cs="Menlo"/>
          <w:color w:val="000000"/>
          <w:sz w:val="16"/>
          <w:szCs w:val="16"/>
        </w:rPr>
        <w:t>/&gt;</w:t>
      </w:r>
    </w:p>
    <w:p w14:paraId="7067FE8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definition</w:t>
      </w:r>
      <w:proofErr w:type="spellEnd"/>
      <w:proofErr w:type="gramEnd"/>
      <w:r w:rsidRPr="00996006">
        <w:rPr>
          <w:rFonts w:ascii="Menlo" w:hAnsi="Menlo" w:cs="Menlo"/>
          <w:color w:val="000000"/>
          <w:sz w:val="16"/>
          <w:szCs w:val="16"/>
        </w:rPr>
        <w:t>&gt;</w:t>
      </w:r>
    </w:p>
    <w:p w14:paraId="609BD1C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CB0E8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model</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w:t>
      </w:r>
      <w:proofErr w:type="gramStart"/>
      <w:r w:rsidRPr="00996006">
        <w:rPr>
          <w:rFonts w:ascii="Menlo" w:hAnsi="Menlo" w:cs="Menlo"/>
          <w:color w:val="6E149A"/>
          <w:sz w:val="16"/>
          <w:szCs w:val="16"/>
        </w:rPr>
        <w:t>urn:ihe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iti:csd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2016:stored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function:query</w:t>
      </w:r>
      <w:proofErr w:type="gramEnd"/>
      <w:r w:rsidRPr="00996006">
        <w:rPr>
          <w:rFonts w:ascii="Menlo" w:hAnsi="Menlo" w:cs="Menlo"/>
          <w:color w:val="6E149A"/>
          <w:sz w:val="16"/>
          <w:szCs w:val="16"/>
        </w:rPr>
        <w:t>-for-updated-services'</w:t>
      </w:r>
      <w:r w:rsidRPr="00996006">
        <w:rPr>
          <w:rFonts w:ascii="Menlo" w:hAnsi="Menlo" w:cs="Menlo"/>
          <w:color w:val="000000"/>
          <w:sz w:val="16"/>
          <w:szCs w:val="16"/>
        </w:rPr>
        <w:t>&gt;</w:t>
      </w:r>
    </w:p>
    <w:p w14:paraId="0CF8AE4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B42A8D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"care-services-result"</w:t>
      </w:r>
      <w:r w:rsidRPr="00996006">
        <w:rPr>
          <w:rFonts w:ascii="Menlo" w:hAnsi="Menlo" w:cs="Menlo"/>
          <w:color w:val="000000"/>
          <w:sz w:val="16"/>
          <w:szCs w:val="16"/>
        </w:rPr>
        <w:t>&gt;</w:t>
      </w:r>
    </w:p>
    <w:p w14:paraId="0754322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careSerivcesResponse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code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content-type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4414A0D0"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&gt;</w:t>
      </w:r>
    </w:p>
    <w:p w14:paraId="666A309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2D5FED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'soap-request'</w:t>
      </w:r>
      <w:r w:rsidRPr="00996006">
        <w:rPr>
          <w:rFonts w:ascii="Menlo" w:hAnsi="Menlo" w:cs="Menlo"/>
          <w:color w:val="000000"/>
          <w:sz w:val="16"/>
          <w:szCs w:val="16"/>
        </w:rPr>
        <w:t>&gt;</w:t>
      </w:r>
    </w:p>
    <w:p w14:paraId="369D977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Envelope</w:t>
      </w:r>
      <w:proofErr w:type="spellEnd"/>
      <w:proofErr w:type="gramEnd"/>
      <w:r w:rsidRPr="00996006">
        <w:rPr>
          <w:rFonts w:ascii="Menlo" w:hAnsi="Menlo" w:cs="Menlo"/>
          <w:color w:val="000000"/>
          <w:sz w:val="16"/>
          <w:szCs w:val="16"/>
        </w:rPr>
        <w:t xml:space="preserve"> &gt;</w:t>
      </w:r>
    </w:p>
    <w:p w14:paraId="56C81CD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Header</w:t>
      </w:r>
      <w:proofErr w:type="spellEnd"/>
      <w:proofErr w:type="gramEnd"/>
      <w:r w:rsidRPr="00996006">
        <w:rPr>
          <w:rFonts w:ascii="Menlo" w:hAnsi="Menlo" w:cs="Menlo"/>
          <w:color w:val="000000"/>
          <w:sz w:val="16"/>
          <w:szCs w:val="16"/>
        </w:rPr>
        <w:t>&gt;</w:t>
      </w:r>
    </w:p>
    <w:p w14:paraId="5606A2C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soap:</w:t>
      </w:r>
      <w:r w:rsidRPr="00996006">
        <w:rPr>
          <w:rFonts w:ascii="Menlo" w:hAnsi="Menlo" w:cs="Menlo"/>
          <w:color w:val="236718"/>
          <w:sz w:val="16"/>
          <w:szCs w:val="16"/>
        </w:rPr>
        <w:t>mustUnderstand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579F2A6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proofErr w:type="gramStart"/>
      <w:r w:rsidRPr="00996006">
        <w:rPr>
          <w:rFonts w:ascii="Menlo" w:hAnsi="Menlo" w:cs="Menlo"/>
          <w:color w:val="000000"/>
          <w:sz w:val="16"/>
          <w:szCs w:val="16"/>
        </w:rPr>
        <w:t>urn:ihe</w:t>
      </w:r>
      <w:proofErr w:type="gramEnd"/>
      <w:r w:rsidRPr="00996006">
        <w:rPr>
          <w:rFonts w:ascii="Menlo" w:hAnsi="Menlo" w:cs="Menlo"/>
          <w:color w:val="000000"/>
          <w:sz w:val="16"/>
          <w:szCs w:val="16"/>
        </w:rPr>
        <w:t>:</w:t>
      </w:r>
      <w:proofErr w:type="gramStart"/>
      <w:r w:rsidRPr="00996006">
        <w:rPr>
          <w:rFonts w:ascii="Menlo" w:hAnsi="Menlo" w:cs="Menlo"/>
          <w:color w:val="000000"/>
          <w:sz w:val="16"/>
          <w:szCs w:val="16"/>
        </w:rPr>
        <w:t>iti:csd</w:t>
      </w:r>
      <w:proofErr w:type="gramEnd"/>
      <w:r w:rsidRPr="00996006">
        <w:rPr>
          <w:rFonts w:ascii="Menlo" w:hAnsi="Menlo" w:cs="Menlo"/>
          <w:color w:val="000000"/>
          <w:sz w:val="16"/>
          <w:szCs w:val="16"/>
        </w:rPr>
        <w:t>:</w:t>
      </w:r>
      <w:proofErr w:type="gramStart"/>
      <w:r w:rsidRPr="00996006">
        <w:rPr>
          <w:rFonts w:ascii="Menlo" w:hAnsi="Menlo" w:cs="Menlo"/>
          <w:color w:val="000000"/>
          <w:sz w:val="16"/>
          <w:szCs w:val="16"/>
        </w:rPr>
        <w:t>2013:GetCareServicesRequest</w:t>
      </w:r>
      <w:proofErr w:type="gramEnd"/>
    </w:p>
    <w:p w14:paraId="102B365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64CFAD6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MessageID</w:t>
      </w:r>
      <w:proofErr w:type="spellEnd"/>
      <w:proofErr w:type="gramEnd"/>
      <w:r w:rsidRPr="00996006">
        <w:rPr>
          <w:rFonts w:ascii="Menlo" w:hAnsi="Menlo" w:cs="Menlo"/>
          <w:color w:val="000000"/>
          <w:sz w:val="16"/>
          <w:szCs w:val="16"/>
        </w:rPr>
        <w:t>/&gt;</w:t>
      </w:r>
    </w:p>
    <w:p w14:paraId="0E3BF2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ReplyTo</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soap:</w:t>
      </w:r>
      <w:r w:rsidRPr="00996006">
        <w:rPr>
          <w:rFonts w:ascii="Menlo" w:hAnsi="Menlo" w:cs="Menlo"/>
          <w:color w:val="236718"/>
          <w:sz w:val="16"/>
          <w:szCs w:val="16"/>
        </w:rPr>
        <w:t>mustUnderstand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2CC2C2C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gramStart"/>
      <w:r w:rsidRPr="00996006">
        <w:rPr>
          <w:rFonts w:ascii="Menlo" w:hAnsi="Menlo" w:cs="Menlo"/>
          <w:color w:val="000000"/>
          <w:sz w:val="16"/>
          <w:szCs w:val="16"/>
        </w:rPr>
        <w:t>wsa:</w:t>
      </w:r>
      <w:r w:rsidRPr="00996006">
        <w:rPr>
          <w:rFonts w:ascii="Menlo" w:hAnsi="Menlo" w:cs="Menlo"/>
          <w:color w:val="4F4F8A"/>
          <w:sz w:val="16"/>
          <w:szCs w:val="16"/>
        </w:rPr>
        <w:t>Address</w:t>
      </w:r>
      <w:proofErr w:type="gramEnd"/>
      <w:r w:rsidRPr="00996006">
        <w:rPr>
          <w:rFonts w:ascii="Menlo" w:hAnsi="Menlo" w:cs="Menlo"/>
          <w:color w:val="000000"/>
          <w:sz w:val="16"/>
          <w:szCs w:val="16"/>
        </w:rPr>
        <w:t>&gt;http://www.w3.org/2005/08/addressing/anonymous&lt;/</w:t>
      </w:r>
      <w:proofErr w:type="gramStart"/>
      <w:r w:rsidRPr="00996006">
        <w:rPr>
          <w:rFonts w:ascii="Menlo" w:hAnsi="Menlo" w:cs="Menlo"/>
          <w:color w:val="000000"/>
          <w:sz w:val="16"/>
          <w:szCs w:val="16"/>
        </w:rPr>
        <w:t>wsa:</w:t>
      </w:r>
      <w:r w:rsidRPr="00996006">
        <w:rPr>
          <w:rFonts w:ascii="Menlo" w:hAnsi="Menlo" w:cs="Menlo"/>
          <w:color w:val="4F4F8A"/>
          <w:sz w:val="16"/>
          <w:szCs w:val="16"/>
        </w:rPr>
        <w:t>Address</w:t>
      </w:r>
      <w:proofErr w:type="gramEnd"/>
      <w:r w:rsidRPr="00996006">
        <w:rPr>
          <w:rFonts w:ascii="Menlo" w:hAnsi="Menlo" w:cs="Menlo"/>
          <w:color w:val="000000"/>
          <w:sz w:val="16"/>
          <w:szCs w:val="16"/>
        </w:rPr>
        <w:t>&gt;</w:t>
      </w:r>
    </w:p>
    <w:p w14:paraId="46B834F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ReplyTo</w:t>
      </w:r>
      <w:proofErr w:type="spellEnd"/>
      <w:proofErr w:type="gramEnd"/>
      <w:r w:rsidRPr="00996006">
        <w:rPr>
          <w:rFonts w:ascii="Menlo" w:hAnsi="Menlo" w:cs="Menlo"/>
          <w:color w:val="000000"/>
          <w:sz w:val="16"/>
          <w:szCs w:val="16"/>
        </w:rPr>
        <w:t>&gt;</w:t>
      </w:r>
    </w:p>
    <w:p w14:paraId="23D6048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To</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soap:</w:t>
      </w:r>
      <w:r w:rsidRPr="00996006">
        <w:rPr>
          <w:rFonts w:ascii="Menlo" w:hAnsi="Menlo" w:cs="Menlo"/>
          <w:color w:val="236718"/>
          <w:sz w:val="16"/>
          <w:szCs w:val="16"/>
        </w:rPr>
        <w:t>mustUnderstand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roofErr w:type="gramStart"/>
      <w:r w:rsidRPr="00996006">
        <w:rPr>
          <w:rFonts w:ascii="Menlo" w:hAnsi="Menlo" w:cs="Menlo"/>
          <w:color w:val="000000"/>
          <w:sz w:val="16"/>
          <w:szCs w:val="16"/>
        </w:rPr>
        <w:t>LOCATION}&lt;</w:t>
      </w:r>
      <w:proofErr w:type="gramEnd"/>
      <w:r w:rsidRPr="00996006">
        <w:rPr>
          <w:rFonts w:ascii="Menlo" w:hAnsi="Menlo" w:cs="Menlo"/>
          <w:color w:val="000000"/>
          <w:sz w:val="16"/>
          <w:szCs w:val="16"/>
        </w:rPr>
        <w: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To</w:t>
      </w:r>
      <w:proofErr w:type="spellEnd"/>
      <w:proofErr w:type="gramEnd"/>
      <w:r w:rsidRPr="00996006">
        <w:rPr>
          <w:rFonts w:ascii="Menlo" w:hAnsi="Menlo" w:cs="Menlo"/>
          <w:color w:val="000000"/>
          <w:sz w:val="16"/>
          <w:szCs w:val="16"/>
        </w:rPr>
        <w:t>&gt;</w:t>
      </w:r>
    </w:p>
    <w:p w14:paraId="6477E25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Header</w:t>
      </w:r>
      <w:proofErr w:type="spellEnd"/>
      <w:proofErr w:type="gramEnd"/>
      <w:r w:rsidRPr="00996006">
        <w:rPr>
          <w:rFonts w:ascii="Menlo" w:hAnsi="Menlo" w:cs="Menlo"/>
          <w:color w:val="000000"/>
          <w:sz w:val="16"/>
          <w:szCs w:val="16"/>
        </w:rPr>
        <w:t>&gt;</w:t>
      </w:r>
    </w:p>
    <w:p w14:paraId="6632174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Body</w:t>
      </w:r>
      <w:proofErr w:type="spellEnd"/>
      <w:proofErr w:type="gramEnd"/>
      <w:r w:rsidRPr="00996006">
        <w:rPr>
          <w:rFonts w:ascii="Menlo" w:hAnsi="Menlo" w:cs="Menlo"/>
          <w:color w:val="000000"/>
          <w:sz w:val="16"/>
          <w:szCs w:val="16"/>
        </w:rPr>
        <w:t>&gt;</w:t>
      </w:r>
    </w:p>
    <w:p w14:paraId="2AB35D6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careServicesRequest</w:t>
      </w:r>
      <w:proofErr w:type="spellEnd"/>
      <w:proofErr w:type="gramEnd"/>
    </w:p>
    <w:p w14:paraId="3E1205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 xml:space="preserve"> </w:t>
      </w:r>
      <w:r w:rsidRPr="00996006">
        <w:rPr>
          <w:rFonts w:ascii="Menlo" w:hAnsi="Menlo" w:cs="Menlo"/>
          <w:color w:val="236718"/>
          <w:sz w:val="16"/>
          <w:szCs w:val="16"/>
        </w:rPr>
        <w:t>urn</w:t>
      </w:r>
      <w:r w:rsidRPr="00996006">
        <w:rPr>
          <w:rFonts w:ascii="Menlo" w:hAnsi="Menlo" w:cs="Menlo"/>
          <w:color w:val="000000"/>
          <w:sz w:val="16"/>
          <w:szCs w:val="16"/>
        </w:rPr>
        <w:t>=</w:t>
      </w:r>
      <w:r w:rsidRPr="00996006">
        <w:rPr>
          <w:rFonts w:ascii="Menlo" w:hAnsi="Menlo" w:cs="Menlo"/>
          <w:color w:val="6E149A"/>
          <w:sz w:val="16"/>
          <w:szCs w:val="16"/>
        </w:rPr>
        <w:t>"</w:t>
      </w:r>
      <w:proofErr w:type="gramStart"/>
      <w:r w:rsidRPr="00996006">
        <w:rPr>
          <w:rFonts w:ascii="Menlo" w:hAnsi="Menlo" w:cs="Menlo"/>
          <w:color w:val="6E149A"/>
          <w:sz w:val="16"/>
          <w:szCs w:val="16"/>
        </w:rPr>
        <w:t>urn:ihe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iti:csd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2016:stored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function:query</w:t>
      </w:r>
      <w:proofErr w:type="gramEnd"/>
      <w:r w:rsidRPr="00996006">
        <w:rPr>
          <w:rFonts w:ascii="Menlo" w:hAnsi="Menlo" w:cs="Menlo"/>
          <w:color w:val="6E149A"/>
          <w:sz w:val="16"/>
          <w:szCs w:val="16"/>
        </w:rPr>
        <w:t>-for-updated-services"</w:t>
      </w:r>
      <w:r w:rsidRPr="00996006">
        <w:rPr>
          <w:rFonts w:ascii="Menlo" w:hAnsi="Menlo" w:cs="Menlo"/>
          <w:color w:val="000000"/>
          <w:sz w:val="16"/>
          <w:szCs w:val="16"/>
        </w:rPr>
        <w:t>&gt;</w:t>
      </w:r>
    </w:p>
    <w:p w14:paraId="5460CFE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requestParams</w:t>
      </w:r>
      <w:proofErr w:type="spellEnd"/>
      <w:proofErr w:type="gramEnd"/>
      <w:r w:rsidRPr="00996006">
        <w:rPr>
          <w:rFonts w:ascii="Menlo" w:hAnsi="Menlo" w:cs="Menlo"/>
          <w:color w:val="000000"/>
          <w:sz w:val="16"/>
          <w:szCs w:val="16"/>
        </w:rPr>
        <w:t>&gt;</w:t>
      </w:r>
    </w:p>
    <w:p w14:paraId="2115A93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lastModified</w:t>
      </w:r>
      <w:proofErr w:type="spellEnd"/>
      <w:proofErr w:type="gramEnd"/>
      <w:r w:rsidRPr="00996006">
        <w:rPr>
          <w:rFonts w:ascii="Menlo" w:hAnsi="Menlo" w:cs="Menlo"/>
          <w:color w:val="000000"/>
          <w:sz w:val="16"/>
          <w:szCs w:val="16"/>
        </w:rPr>
        <w:t>/&gt;</w:t>
      </w:r>
    </w:p>
    <w:p w14:paraId="57096EF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requestParams</w:t>
      </w:r>
      <w:proofErr w:type="spellEnd"/>
      <w:proofErr w:type="gramEnd"/>
      <w:r w:rsidRPr="00996006">
        <w:rPr>
          <w:rFonts w:ascii="Menlo" w:hAnsi="Menlo" w:cs="Menlo"/>
          <w:color w:val="000000"/>
          <w:sz w:val="16"/>
          <w:szCs w:val="16"/>
        </w:rPr>
        <w:t>&gt;</w:t>
      </w:r>
    </w:p>
    <w:p w14:paraId="1FF28DE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careServicesRequest</w:t>
      </w:r>
      <w:proofErr w:type="spellEnd"/>
      <w:proofErr w:type="gramEnd"/>
      <w:r w:rsidRPr="00996006">
        <w:rPr>
          <w:rFonts w:ascii="Menlo" w:hAnsi="Menlo" w:cs="Menlo"/>
          <w:color w:val="000000"/>
          <w:sz w:val="16"/>
          <w:szCs w:val="16"/>
        </w:rPr>
        <w:t>&gt;</w:t>
      </w:r>
    </w:p>
    <w:p w14:paraId="373A11F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Body</w:t>
      </w:r>
      <w:proofErr w:type="spellEnd"/>
      <w:proofErr w:type="gramEnd"/>
      <w:r w:rsidRPr="00996006">
        <w:rPr>
          <w:rFonts w:ascii="Menlo" w:hAnsi="Menlo" w:cs="Menlo"/>
          <w:color w:val="000000"/>
          <w:sz w:val="16"/>
          <w:szCs w:val="16"/>
        </w:rPr>
        <w:t>&gt;</w:t>
      </w:r>
    </w:p>
    <w:p w14:paraId="49D0C6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Envelope</w:t>
      </w:r>
      <w:proofErr w:type="spellEnd"/>
      <w:proofErr w:type="gramEnd"/>
      <w:r w:rsidRPr="00996006">
        <w:rPr>
          <w:rFonts w:ascii="Menlo" w:hAnsi="Menlo" w:cs="Menlo"/>
          <w:color w:val="000000"/>
          <w:sz w:val="16"/>
          <w:szCs w:val="16"/>
        </w:rPr>
        <w:t>&gt;</w:t>
      </w:r>
    </w:p>
    <w:p w14:paraId="695010E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&gt;</w:t>
      </w:r>
    </w:p>
    <w:p w14:paraId="3FA461B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045FC2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'http-get-request'</w:t>
      </w:r>
      <w:r w:rsidRPr="00996006">
        <w:rPr>
          <w:rFonts w:ascii="Menlo" w:hAnsi="Menlo" w:cs="Menlo"/>
          <w:color w:val="000000"/>
          <w:sz w:val="16"/>
          <w:szCs w:val="16"/>
        </w:rPr>
        <w:t>&gt;</w:t>
      </w:r>
    </w:p>
    <w:p w14:paraId="37E841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requestParams</w:t>
      </w:r>
      <w:proofErr w:type="spellEnd"/>
      <w:proofErr w:type="gramEnd"/>
      <w:r w:rsidRPr="00996006">
        <w:rPr>
          <w:rFonts w:ascii="Menlo" w:hAnsi="Menlo" w:cs="Menlo"/>
          <w:color w:val="000000"/>
          <w:sz w:val="16"/>
          <w:szCs w:val="16"/>
        </w:rPr>
        <w:t>&gt;</w:t>
      </w:r>
    </w:p>
    <w:p w14:paraId="643363E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lastModified</w:t>
      </w:r>
      <w:proofErr w:type="spellEnd"/>
      <w:proofErr w:type="gramEnd"/>
      <w:r w:rsidRPr="00996006">
        <w:rPr>
          <w:rFonts w:ascii="Menlo" w:hAnsi="Menlo" w:cs="Menlo"/>
          <w:color w:val="000000"/>
          <w:sz w:val="16"/>
          <w:szCs w:val="16"/>
        </w:rPr>
        <w:t>/&gt;</w:t>
      </w:r>
    </w:p>
    <w:p w14:paraId="228C33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requestParams</w:t>
      </w:r>
      <w:proofErr w:type="spellEnd"/>
      <w:proofErr w:type="gramEnd"/>
      <w:r w:rsidRPr="00996006">
        <w:rPr>
          <w:rFonts w:ascii="Menlo" w:hAnsi="Menlo" w:cs="Menlo"/>
          <w:color w:val="000000"/>
          <w:sz w:val="16"/>
          <w:szCs w:val="16"/>
        </w:rPr>
        <w:t>&gt;</w:t>
      </w:r>
    </w:p>
    <w:p w14:paraId="779780D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&gt;</w:t>
      </w:r>
    </w:p>
    <w:p w14:paraId="0A36500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0A834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"soap-response"</w:t>
      </w:r>
      <w:r w:rsidRPr="00996006">
        <w:rPr>
          <w:rFonts w:ascii="Menlo" w:hAnsi="Menlo" w:cs="Menlo"/>
          <w:color w:val="000000"/>
          <w:sz w:val="16"/>
          <w:szCs w:val="16"/>
        </w:rPr>
        <w:t xml:space="preserve"> &gt;</w:t>
      </w:r>
    </w:p>
    <w:p w14:paraId="2FF1ADF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Envelope</w:t>
      </w:r>
      <w:proofErr w:type="spellEnd"/>
      <w:proofErr w:type="gramEnd"/>
      <w:r w:rsidRPr="00996006">
        <w:rPr>
          <w:rFonts w:ascii="Menlo" w:hAnsi="Menlo" w:cs="Menlo"/>
          <w:color w:val="000000"/>
          <w:sz w:val="16"/>
          <w:szCs w:val="16"/>
        </w:rPr>
        <w:t>&gt;</w:t>
      </w:r>
    </w:p>
    <w:p w14:paraId="65ABDCC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Header</w:t>
      </w:r>
      <w:proofErr w:type="spellEnd"/>
      <w:proofErr w:type="gramEnd"/>
      <w:r w:rsidRPr="00996006">
        <w:rPr>
          <w:rFonts w:ascii="Menlo" w:hAnsi="Menlo" w:cs="Menlo"/>
          <w:color w:val="000000"/>
          <w:sz w:val="16"/>
          <w:szCs w:val="16"/>
        </w:rPr>
        <w:t>&gt;</w:t>
      </w:r>
    </w:p>
    <w:p w14:paraId="0D41CEC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6E149A"/>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soap:</w:t>
      </w:r>
      <w:r w:rsidRPr="00996006">
        <w:rPr>
          <w:rFonts w:ascii="Menlo" w:hAnsi="Menlo" w:cs="Menlo"/>
          <w:color w:val="236718"/>
          <w:sz w:val="16"/>
          <w:szCs w:val="16"/>
        </w:rPr>
        <w:t>mustUnderstand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"1"</w:t>
      </w:r>
      <w:r>
        <w:rPr>
          <w:rFonts w:ascii="Menlo" w:hAnsi="Menlo" w:cs="Menlo"/>
          <w:color w:val="6E149A"/>
          <w:sz w:val="16"/>
          <w:szCs w:val="16"/>
        </w:rPr>
        <w:t>&gt;</w:t>
      </w:r>
    </w:p>
    <w:p w14:paraId="30A5A3BF"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6E149A"/>
          <w:sz w:val="16"/>
          <w:szCs w:val="16"/>
        </w:rPr>
        <w:t xml:space="preserve">              </w:t>
      </w:r>
      <w:proofErr w:type="gramStart"/>
      <w:r w:rsidRPr="00996006">
        <w:rPr>
          <w:rFonts w:ascii="Menlo" w:hAnsi="Menlo" w:cs="Menlo"/>
          <w:color w:val="000000"/>
          <w:sz w:val="16"/>
          <w:szCs w:val="16"/>
        </w:rPr>
        <w:t>urn:ihe</w:t>
      </w:r>
      <w:proofErr w:type="gramEnd"/>
      <w:r w:rsidRPr="00996006">
        <w:rPr>
          <w:rFonts w:ascii="Menlo" w:hAnsi="Menlo" w:cs="Menlo"/>
          <w:color w:val="000000"/>
          <w:sz w:val="16"/>
          <w:szCs w:val="16"/>
        </w:rPr>
        <w:t>:</w:t>
      </w:r>
      <w:proofErr w:type="gramStart"/>
      <w:r w:rsidRPr="00996006">
        <w:rPr>
          <w:rFonts w:ascii="Menlo" w:hAnsi="Menlo" w:cs="Menlo"/>
          <w:color w:val="000000"/>
          <w:sz w:val="16"/>
          <w:szCs w:val="16"/>
        </w:rPr>
        <w:t>iti:csd</w:t>
      </w:r>
      <w:proofErr w:type="gramEnd"/>
      <w:r w:rsidRPr="00996006">
        <w:rPr>
          <w:rFonts w:ascii="Menlo" w:hAnsi="Menlo" w:cs="Menlo"/>
          <w:color w:val="000000"/>
          <w:sz w:val="16"/>
          <w:szCs w:val="16"/>
        </w:rPr>
        <w:t>:</w:t>
      </w:r>
      <w:proofErr w:type="gramStart"/>
      <w:r w:rsidRPr="00996006">
        <w:rPr>
          <w:rFonts w:ascii="Menlo" w:hAnsi="Menlo" w:cs="Menlo"/>
          <w:color w:val="000000"/>
          <w:sz w:val="16"/>
          <w:szCs w:val="16"/>
        </w:rPr>
        <w:t>2013:GetCareServicesResponse</w:t>
      </w:r>
      <w:proofErr w:type="gramEnd"/>
    </w:p>
    <w:p w14:paraId="5D87A3DC"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37A628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MessageID</w:t>
      </w:r>
      <w:proofErr w:type="spellEnd"/>
      <w:proofErr w:type="gramEnd"/>
      <w:r w:rsidRPr="00996006">
        <w:rPr>
          <w:rFonts w:ascii="Menlo" w:hAnsi="Menlo" w:cs="Menlo"/>
          <w:color w:val="000000"/>
          <w:sz w:val="16"/>
          <w:szCs w:val="16"/>
        </w:rPr>
        <w:t>/&gt;</w:t>
      </w:r>
    </w:p>
    <w:p w14:paraId="7C5C7C7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ReplyTo</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soap:</w:t>
      </w:r>
      <w:r w:rsidRPr="00996006">
        <w:rPr>
          <w:rFonts w:ascii="Menlo" w:hAnsi="Menlo" w:cs="Menlo"/>
          <w:color w:val="236718"/>
          <w:sz w:val="16"/>
          <w:szCs w:val="16"/>
        </w:rPr>
        <w:t>mustUnderstand</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"1"</w:t>
      </w:r>
      <w:r w:rsidRPr="00996006">
        <w:rPr>
          <w:rFonts w:ascii="Menlo" w:hAnsi="Menlo" w:cs="Menlo"/>
          <w:color w:val="000000"/>
          <w:sz w:val="16"/>
          <w:szCs w:val="16"/>
        </w:rPr>
        <w:t>&gt;</w:t>
      </w:r>
    </w:p>
    <w:p w14:paraId="031F4B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gramStart"/>
      <w:r w:rsidRPr="00996006">
        <w:rPr>
          <w:rFonts w:ascii="Menlo" w:hAnsi="Menlo" w:cs="Menlo"/>
          <w:color w:val="000000"/>
          <w:sz w:val="16"/>
          <w:szCs w:val="16"/>
        </w:rPr>
        <w:t>wsa:</w:t>
      </w:r>
      <w:r w:rsidRPr="00996006">
        <w:rPr>
          <w:rFonts w:ascii="Menlo" w:hAnsi="Menlo" w:cs="Menlo"/>
          <w:color w:val="4F4F8A"/>
          <w:sz w:val="16"/>
          <w:szCs w:val="16"/>
        </w:rPr>
        <w:t>Address</w:t>
      </w:r>
      <w:proofErr w:type="gramEnd"/>
      <w:r w:rsidRPr="00996006">
        <w:rPr>
          <w:rFonts w:ascii="Menlo" w:hAnsi="Menlo" w:cs="Menlo"/>
          <w:color w:val="000000"/>
          <w:sz w:val="16"/>
          <w:szCs w:val="16"/>
        </w:rPr>
        <w:t>&gt;http://www.w3.org/2005/08/addressing/anonymous&lt;/</w:t>
      </w:r>
      <w:proofErr w:type="gramStart"/>
      <w:r w:rsidRPr="00996006">
        <w:rPr>
          <w:rFonts w:ascii="Menlo" w:hAnsi="Menlo" w:cs="Menlo"/>
          <w:color w:val="000000"/>
          <w:sz w:val="16"/>
          <w:szCs w:val="16"/>
        </w:rPr>
        <w:t>wsa:</w:t>
      </w:r>
      <w:r w:rsidRPr="00996006">
        <w:rPr>
          <w:rFonts w:ascii="Menlo" w:hAnsi="Menlo" w:cs="Menlo"/>
          <w:color w:val="4F4F8A"/>
          <w:sz w:val="16"/>
          <w:szCs w:val="16"/>
        </w:rPr>
        <w:t>Address</w:t>
      </w:r>
      <w:proofErr w:type="gramEnd"/>
      <w:r w:rsidRPr="00996006">
        <w:rPr>
          <w:rFonts w:ascii="Menlo" w:hAnsi="Menlo" w:cs="Menlo"/>
          <w:color w:val="000000"/>
          <w:sz w:val="16"/>
          <w:szCs w:val="16"/>
        </w:rPr>
        <w:t>&gt;</w:t>
      </w:r>
    </w:p>
    <w:p w14:paraId="6297B43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ReplyTo</w:t>
      </w:r>
      <w:proofErr w:type="spellEnd"/>
      <w:proofErr w:type="gramEnd"/>
      <w:r w:rsidRPr="00996006">
        <w:rPr>
          <w:rFonts w:ascii="Menlo" w:hAnsi="Menlo" w:cs="Menlo"/>
          <w:color w:val="000000"/>
          <w:sz w:val="16"/>
          <w:szCs w:val="16"/>
        </w:rPr>
        <w:t>&gt;</w:t>
      </w:r>
    </w:p>
    <w:p w14:paraId="70EA730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wsa:</w:t>
      </w:r>
      <w:r w:rsidRPr="00996006">
        <w:rPr>
          <w:rFonts w:ascii="Menlo" w:hAnsi="Menlo" w:cs="Menlo"/>
          <w:color w:val="4F4F8A"/>
          <w:sz w:val="16"/>
          <w:szCs w:val="16"/>
        </w:rPr>
        <w:t>RelatesTo</w:t>
      </w:r>
      <w:proofErr w:type="spellEnd"/>
      <w:proofErr w:type="gramEnd"/>
      <w:r w:rsidRPr="00996006">
        <w:rPr>
          <w:rFonts w:ascii="Menlo" w:hAnsi="Menlo" w:cs="Menlo"/>
          <w:color w:val="000000"/>
          <w:sz w:val="16"/>
          <w:szCs w:val="16"/>
        </w:rPr>
        <w:t>/&gt;</w:t>
      </w:r>
    </w:p>
    <w:p w14:paraId="6D4B055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Header</w:t>
      </w:r>
      <w:proofErr w:type="spellEnd"/>
      <w:proofErr w:type="gramEnd"/>
      <w:r w:rsidRPr="00996006">
        <w:rPr>
          <w:rFonts w:ascii="Menlo" w:hAnsi="Menlo" w:cs="Menlo"/>
          <w:color w:val="000000"/>
          <w:sz w:val="16"/>
          <w:szCs w:val="16"/>
        </w:rPr>
        <w:t>&gt;</w:t>
      </w:r>
    </w:p>
    <w:p w14:paraId="7217DC5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Body</w:t>
      </w:r>
      <w:proofErr w:type="spellEnd"/>
      <w:proofErr w:type="gramEnd"/>
      <w:r w:rsidRPr="00996006">
        <w:rPr>
          <w:rFonts w:ascii="Menlo" w:hAnsi="Menlo" w:cs="Menlo"/>
          <w:color w:val="000000"/>
          <w:sz w:val="16"/>
          <w:szCs w:val="16"/>
        </w:rPr>
        <w:t>&gt;</w:t>
      </w:r>
    </w:p>
    <w:p w14:paraId="186D402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careServicesResponse</w:t>
      </w:r>
      <w:proofErr w:type="spellEnd"/>
      <w:proofErr w:type="gramEnd"/>
      <w:r w:rsidRPr="00996006">
        <w:rPr>
          <w:rFonts w:ascii="Menlo" w:hAnsi="Menlo" w:cs="Menlo"/>
          <w:color w:val="000000"/>
          <w:sz w:val="16"/>
          <w:szCs w:val="16"/>
        </w:rPr>
        <w:t>&gt;</w:t>
      </w:r>
    </w:p>
    <w:p w14:paraId="324257A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result</w:t>
      </w:r>
      <w:proofErr w:type="spellEnd"/>
      <w:proofErr w:type="gramEnd"/>
      <w:r w:rsidRPr="00996006">
        <w:rPr>
          <w:rFonts w:ascii="Menlo" w:hAnsi="Menlo" w:cs="Menlo"/>
          <w:color w:val="000000"/>
          <w:sz w:val="16"/>
          <w:szCs w:val="16"/>
        </w:rPr>
        <w:t>/&gt;</w:t>
      </w:r>
    </w:p>
    <w:p w14:paraId="362992D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careServicesResponse</w:t>
      </w:r>
      <w:proofErr w:type="spellEnd"/>
      <w:proofErr w:type="gramEnd"/>
      <w:r w:rsidRPr="00996006">
        <w:rPr>
          <w:rFonts w:ascii="Menlo" w:hAnsi="Menlo" w:cs="Menlo"/>
          <w:color w:val="000000"/>
          <w:sz w:val="16"/>
          <w:szCs w:val="16"/>
        </w:rPr>
        <w:t>&gt;</w:t>
      </w:r>
    </w:p>
    <w:p w14:paraId="73F1F3A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Body</w:t>
      </w:r>
      <w:proofErr w:type="spellEnd"/>
      <w:proofErr w:type="gramEnd"/>
      <w:r w:rsidRPr="00996006">
        <w:rPr>
          <w:rFonts w:ascii="Menlo" w:hAnsi="Menlo" w:cs="Menlo"/>
          <w:color w:val="000000"/>
          <w:sz w:val="16"/>
          <w:szCs w:val="16"/>
        </w:rPr>
        <w:t>&gt;</w:t>
      </w:r>
    </w:p>
    <w:p w14:paraId="241E23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soap:</w:t>
      </w:r>
      <w:r w:rsidRPr="00996006">
        <w:rPr>
          <w:rFonts w:ascii="Menlo" w:hAnsi="Menlo" w:cs="Menlo"/>
          <w:color w:val="4F4F8A"/>
          <w:sz w:val="16"/>
          <w:szCs w:val="16"/>
        </w:rPr>
        <w:t>Envelope</w:t>
      </w:r>
      <w:proofErr w:type="spellEnd"/>
      <w:proofErr w:type="gramEnd"/>
      <w:r w:rsidRPr="00996006">
        <w:rPr>
          <w:rFonts w:ascii="Menlo" w:hAnsi="Menlo" w:cs="Menlo"/>
          <w:color w:val="000000"/>
          <w:sz w:val="16"/>
          <w:szCs w:val="16"/>
        </w:rPr>
        <w:t>&gt;</w:t>
      </w:r>
    </w:p>
    <w:p w14:paraId="3355A43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&gt;</w:t>
      </w:r>
    </w:p>
    <w:p w14:paraId="7789159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610E0C42"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"http-get-response"</w:t>
      </w:r>
      <w:r w:rsidRPr="00996006">
        <w:rPr>
          <w:rFonts w:ascii="Menlo" w:hAnsi="Menlo" w:cs="Menlo"/>
          <w:color w:val="000000"/>
          <w:sz w:val="16"/>
          <w:szCs w:val="16"/>
        </w:rPr>
        <w:t xml:space="preserve"> &gt;</w:t>
      </w:r>
    </w:p>
    <w:p w14:paraId="72F9280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gramStart"/>
      <w:r w:rsidRPr="00996006">
        <w:rPr>
          <w:rFonts w:ascii="Menlo" w:hAnsi="Menlo" w:cs="Menlo"/>
          <w:color w:val="000000"/>
          <w:sz w:val="16"/>
          <w:szCs w:val="16"/>
        </w:rPr>
        <w:t>http:</w:t>
      </w:r>
      <w:r w:rsidRPr="00996006">
        <w:rPr>
          <w:rFonts w:ascii="Menlo" w:hAnsi="Menlo" w:cs="Menlo"/>
          <w:color w:val="4F4F8A"/>
          <w:sz w:val="16"/>
          <w:szCs w:val="16"/>
        </w:rPr>
        <w:t>result</w:t>
      </w:r>
      <w:proofErr w:type="gramEnd"/>
      <w:r w:rsidRPr="00996006">
        <w:rPr>
          <w:rFonts w:ascii="Menlo" w:hAnsi="Menlo" w:cs="Menlo"/>
          <w:color w:val="000000"/>
          <w:sz w:val="16"/>
          <w:szCs w:val="16"/>
        </w:rPr>
        <w:t xml:space="preserve"> </w:t>
      </w:r>
      <w:r w:rsidRPr="00996006">
        <w:rPr>
          <w:rFonts w:ascii="Menlo" w:hAnsi="Menlo" w:cs="Menlo"/>
          <w:color w:val="236718"/>
          <w:sz w:val="16"/>
          <w:szCs w:val="16"/>
        </w:rPr>
        <w:t>status</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5B82600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gramStart"/>
      <w:r w:rsidRPr="00996006">
        <w:rPr>
          <w:rFonts w:ascii="Menlo" w:hAnsi="Menlo" w:cs="Menlo"/>
          <w:color w:val="000000"/>
          <w:sz w:val="16"/>
          <w:szCs w:val="16"/>
        </w:rPr>
        <w:t>http:</w:t>
      </w:r>
      <w:r w:rsidRPr="00996006">
        <w:rPr>
          <w:rFonts w:ascii="Menlo" w:hAnsi="Menlo" w:cs="Menlo"/>
          <w:color w:val="4F4F8A"/>
          <w:sz w:val="16"/>
          <w:szCs w:val="16"/>
        </w:rPr>
        <w:t>header</w:t>
      </w:r>
      <w:proofErr w:type="gramEnd"/>
      <w:r w:rsidRPr="00996006">
        <w:rPr>
          <w:rFonts w:ascii="Menlo" w:hAnsi="Menlo" w:cs="Menlo"/>
          <w:color w:val="000000"/>
          <w:sz w:val="16"/>
          <w:szCs w:val="16"/>
        </w:rPr>
        <w:t xml:space="preserve"> </w:t>
      </w:r>
      <w:r w:rsidRPr="00996006">
        <w:rPr>
          <w:rFonts w:ascii="Menlo" w:hAnsi="Menlo" w:cs="Menlo"/>
          <w:color w:val="236718"/>
          <w:sz w:val="16"/>
          <w:szCs w:val="16"/>
        </w:rPr>
        <w:t>name</w:t>
      </w:r>
      <w:r w:rsidRPr="00996006">
        <w:rPr>
          <w:rFonts w:ascii="Menlo" w:hAnsi="Menlo" w:cs="Menlo"/>
          <w:color w:val="000000"/>
          <w:sz w:val="16"/>
          <w:szCs w:val="16"/>
        </w:rPr>
        <w:t>=</w:t>
      </w:r>
      <w:r w:rsidRPr="00996006">
        <w:rPr>
          <w:rFonts w:ascii="Menlo" w:hAnsi="Menlo" w:cs="Menlo"/>
          <w:color w:val="6E149A"/>
          <w:sz w:val="16"/>
          <w:szCs w:val="16"/>
        </w:rPr>
        <w:t>"X-CSD-Transaction-ID"</w:t>
      </w:r>
      <w:r w:rsidRPr="00996006">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w:t>
      </w:r>
      <w:r w:rsidRPr="00996006">
        <w:rPr>
          <w:rFonts w:ascii="Menlo" w:hAnsi="Menlo" w:cs="Menlo"/>
          <w:color w:val="000000"/>
          <w:sz w:val="16"/>
          <w:szCs w:val="16"/>
        </w:rPr>
        <w:t>/&gt;</w:t>
      </w:r>
    </w:p>
    <w:p w14:paraId="33AAB633"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gramStart"/>
      <w:r w:rsidRPr="00996006">
        <w:rPr>
          <w:rFonts w:ascii="Menlo" w:hAnsi="Menlo" w:cs="Menlo"/>
          <w:color w:val="000000"/>
          <w:sz w:val="16"/>
          <w:szCs w:val="16"/>
        </w:rPr>
        <w:t>http:</w:t>
      </w:r>
      <w:r w:rsidRPr="00996006">
        <w:rPr>
          <w:rFonts w:ascii="Menlo" w:hAnsi="Menlo" w:cs="Menlo"/>
          <w:color w:val="4F4F8A"/>
          <w:sz w:val="16"/>
          <w:szCs w:val="16"/>
        </w:rPr>
        <w:t>body</w:t>
      </w:r>
      <w:proofErr w:type="gramEnd"/>
      <w:r w:rsidRPr="00996006">
        <w:rPr>
          <w:rFonts w:ascii="Menlo" w:hAnsi="Menlo" w:cs="Menlo"/>
          <w:color w:val="000000"/>
          <w:sz w:val="16"/>
          <w:szCs w:val="16"/>
        </w:rPr>
        <w:t>/&gt;</w:t>
      </w:r>
    </w:p>
    <w:p w14:paraId="371C8B3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http:</w:t>
      </w:r>
      <w:r w:rsidRPr="00996006">
        <w:rPr>
          <w:rFonts w:ascii="Menlo" w:hAnsi="Menlo" w:cs="Menlo"/>
          <w:color w:val="4F4F8A"/>
          <w:sz w:val="16"/>
          <w:szCs w:val="16"/>
        </w:rPr>
        <w:t>result</w:t>
      </w:r>
      <w:proofErr w:type="spellEnd"/>
      <w:proofErr w:type="gramEnd"/>
      <w:r w:rsidRPr="00996006">
        <w:rPr>
          <w:rFonts w:ascii="Menlo" w:hAnsi="Menlo" w:cs="Menlo"/>
          <w:color w:val="000000"/>
          <w:sz w:val="16"/>
          <w:szCs w:val="16"/>
        </w:rPr>
        <w:t>&gt;</w:t>
      </w:r>
    </w:p>
    <w:p w14:paraId="5D15516F"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instance</w:t>
      </w:r>
      <w:proofErr w:type="spellEnd"/>
      <w:proofErr w:type="gramEnd"/>
      <w:r w:rsidRPr="00996006">
        <w:rPr>
          <w:rFonts w:ascii="Menlo" w:hAnsi="Menlo" w:cs="Menlo"/>
          <w:color w:val="000000"/>
          <w:sz w:val="16"/>
          <w:szCs w:val="16"/>
        </w:rPr>
        <w:t>&gt;</w:t>
      </w:r>
    </w:p>
    <w:p w14:paraId="15E1FFB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1A1BFB0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E7921F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submission</w:t>
      </w:r>
      <w:proofErr w:type="spellEnd"/>
      <w:proofErr w:type="gramEnd"/>
      <w:r>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"soap-submission"</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method</w:t>
      </w:r>
      <w:r w:rsidRPr="00996006">
        <w:rPr>
          <w:rFonts w:ascii="Menlo" w:hAnsi="Menlo" w:cs="Menlo"/>
          <w:color w:val="000000"/>
          <w:sz w:val="16"/>
          <w:szCs w:val="16"/>
        </w:rPr>
        <w:t>=</w:t>
      </w:r>
      <w:r w:rsidRPr="00996006">
        <w:rPr>
          <w:rFonts w:ascii="Menlo" w:hAnsi="Menlo" w:cs="Menlo"/>
          <w:color w:val="6E149A"/>
          <w:sz w:val="16"/>
          <w:szCs w:val="16"/>
        </w:rPr>
        <w:t>"post"</w:t>
      </w:r>
      <w:r w:rsidRPr="00996006">
        <w:rPr>
          <w:rFonts w:ascii="Menlo" w:hAnsi="Menlo" w:cs="Menlo"/>
          <w:color w:val="000000"/>
          <w:sz w:val="16"/>
          <w:szCs w:val="16"/>
        </w:rPr>
        <w:t xml:space="preserve"> </w:t>
      </w:r>
      <w:proofErr w:type="spellStart"/>
      <w:r w:rsidRPr="00996006">
        <w:rPr>
          <w:rFonts w:ascii="Menlo" w:hAnsi="Menlo" w:cs="Menlo"/>
          <w:color w:val="236718"/>
          <w:sz w:val="16"/>
          <w:szCs w:val="16"/>
        </w:rPr>
        <w:t>mediatype</w:t>
      </w:r>
      <w:proofErr w:type="spellEnd"/>
      <w:r w:rsidRPr="00996006">
        <w:rPr>
          <w:rFonts w:ascii="Menlo" w:hAnsi="Menlo" w:cs="Menlo"/>
          <w:color w:val="000000"/>
          <w:sz w:val="16"/>
          <w:szCs w:val="16"/>
        </w:rPr>
        <w:t>=</w:t>
      </w:r>
      <w:r w:rsidRPr="00996006">
        <w:rPr>
          <w:rFonts w:ascii="Menlo" w:hAnsi="Menlo" w:cs="Menlo"/>
          <w:color w:val="6E149A"/>
          <w:sz w:val="16"/>
          <w:szCs w:val="16"/>
        </w:rPr>
        <w:t>"application/</w:t>
      </w:r>
      <w:proofErr w:type="spellStart"/>
      <w:r w:rsidRPr="00996006">
        <w:rPr>
          <w:rFonts w:ascii="Menlo" w:hAnsi="Menlo" w:cs="Menlo"/>
          <w:color w:val="6E149A"/>
          <w:sz w:val="16"/>
          <w:szCs w:val="16"/>
        </w:rPr>
        <w:t>soap+xml</w:t>
      </w:r>
      <w:proofErr w:type="spellEnd"/>
      <w:r w:rsidRPr="00996006">
        <w:rPr>
          <w:rFonts w:ascii="Menlo" w:hAnsi="Menlo" w:cs="Menlo"/>
          <w:color w:val="6E149A"/>
          <w:sz w:val="16"/>
          <w:szCs w:val="16"/>
        </w:rPr>
        <w:t>"</w:t>
      </w:r>
    </w:p>
    <w:p w14:paraId="4817E67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Pr>
          <w:rFonts w:ascii="Menlo" w:hAnsi="Menlo" w:cs="Menlo"/>
          <w:color w:val="000000"/>
          <w:sz w:val="16"/>
          <w:szCs w:val="16"/>
        </w:rPr>
        <w:t xml:space="preserve"> </w:t>
      </w:r>
      <w:r w:rsidRPr="00996006">
        <w:rPr>
          <w:rFonts w:ascii="Menlo" w:hAnsi="Menlo" w:cs="Menlo"/>
          <w:color w:val="236718"/>
          <w:sz w:val="16"/>
          <w:szCs w:val="16"/>
        </w:rPr>
        <w:t>ref</w:t>
      </w:r>
      <w:r w:rsidRPr="00996006">
        <w:rPr>
          <w:rFonts w:ascii="Menlo" w:hAnsi="Menlo" w:cs="Menlo"/>
          <w:color w:val="000000"/>
          <w:sz w:val="16"/>
          <w:szCs w:val="16"/>
        </w:rPr>
        <w:t>=</w:t>
      </w:r>
      <w:r w:rsidRPr="00996006">
        <w:rPr>
          <w:rFonts w:ascii="Menlo" w:hAnsi="Menlo" w:cs="Menlo"/>
          <w:color w:val="6E149A"/>
          <w:sz w:val="16"/>
          <w:szCs w:val="16"/>
        </w:rPr>
        <w:t>"instance('soap-request')"</w:t>
      </w:r>
      <w:r w:rsidRPr="00996006">
        <w:rPr>
          <w:rFonts w:ascii="Menlo" w:hAnsi="Menlo" w:cs="Menlo"/>
          <w:color w:val="000000"/>
          <w:sz w:val="16"/>
          <w:szCs w:val="16"/>
        </w:rPr>
        <w:t xml:space="preserve"> </w:t>
      </w:r>
      <w:r w:rsidRPr="00996006">
        <w:rPr>
          <w:rFonts w:ascii="Menlo" w:hAnsi="Menlo" w:cs="Menlo"/>
          <w:color w:val="236718"/>
          <w:sz w:val="16"/>
          <w:szCs w:val="16"/>
        </w:rPr>
        <w:t>resource</w:t>
      </w:r>
      <w:proofErr w:type="gramStart"/>
      <w:r w:rsidRPr="00996006">
        <w:rPr>
          <w:rFonts w:ascii="Menlo" w:hAnsi="Menlo" w:cs="Menlo"/>
          <w:color w:val="000000"/>
          <w:sz w:val="16"/>
          <w:szCs w:val="16"/>
        </w:rPr>
        <w:t>=</w:t>
      </w:r>
      <w:r w:rsidRPr="00996006">
        <w:rPr>
          <w:rFonts w:ascii="Menlo" w:hAnsi="Menlo" w:cs="Menlo"/>
          <w:color w:val="6E149A"/>
          <w:sz w:val="16"/>
          <w:szCs w:val="16"/>
        </w:rPr>
        <w:t>"{</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LOCATION}"</w:t>
      </w:r>
      <w:proofErr w:type="gramEnd"/>
      <w:r w:rsidRPr="00996006">
        <w:rPr>
          <w:rFonts w:ascii="Menlo" w:hAnsi="Menlo" w:cs="Menlo"/>
          <w:color w:val="000000"/>
          <w:sz w:val="16"/>
          <w:szCs w:val="16"/>
        </w:rPr>
        <w:t>/&gt;</w:t>
      </w:r>
    </w:p>
    <w:p w14:paraId="57F0CA0E"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4B8453B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submission</w:t>
      </w:r>
      <w:proofErr w:type="spellEnd"/>
      <w:proofErr w:type="gramEnd"/>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"http-get-submission"</w:t>
      </w:r>
      <w:r w:rsidRPr="00996006">
        <w:rPr>
          <w:rFonts w:ascii="Menlo" w:hAnsi="Menlo" w:cs="Menlo"/>
          <w:color w:val="000000"/>
          <w:sz w:val="16"/>
          <w:szCs w:val="16"/>
        </w:rPr>
        <w:t xml:space="preserve"> </w:t>
      </w:r>
    </w:p>
    <w:p w14:paraId="2E8CDBD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method</w:t>
      </w:r>
      <w:r w:rsidRPr="00996006">
        <w:rPr>
          <w:rFonts w:ascii="Menlo" w:hAnsi="Menlo" w:cs="Menlo"/>
          <w:color w:val="000000"/>
          <w:sz w:val="16"/>
          <w:szCs w:val="16"/>
        </w:rPr>
        <w:t>=</w:t>
      </w:r>
      <w:r w:rsidRPr="00996006">
        <w:rPr>
          <w:rFonts w:ascii="Menlo" w:hAnsi="Menlo" w:cs="Menlo"/>
          <w:color w:val="6E149A"/>
          <w:sz w:val="16"/>
          <w:szCs w:val="16"/>
        </w:rPr>
        <w:t>"get"</w:t>
      </w:r>
      <w:r w:rsidRPr="00996006">
        <w:rPr>
          <w:rFonts w:ascii="Menlo" w:hAnsi="Menlo" w:cs="Menlo"/>
          <w:color w:val="000000"/>
          <w:sz w:val="16"/>
          <w:szCs w:val="16"/>
        </w:rPr>
        <w:t xml:space="preserve"> </w:t>
      </w:r>
      <w:proofErr w:type="spellStart"/>
      <w:r w:rsidRPr="00996006">
        <w:rPr>
          <w:rFonts w:ascii="Menlo" w:hAnsi="Menlo" w:cs="Menlo"/>
          <w:color w:val="236718"/>
          <w:sz w:val="16"/>
          <w:szCs w:val="16"/>
        </w:rPr>
        <w:t>mediatype</w:t>
      </w:r>
      <w:proofErr w:type="spellEnd"/>
      <w:r w:rsidRPr="00996006">
        <w:rPr>
          <w:rFonts w:ascii="Menlo" w:hAnsi="Menlo" w:cs="Menlo"/>
          <w:color w:val="000000"/>
          <w:sz w:val="16"/>
          <w:szCs w:val="16"/>
        </w:rPr>
        <w:t>=</w:t>
      </w:r>
      <w:r w:rsidRPr="00996006">
        <w:rPr>
          <w:rFonts w:ascii="Menlo" w:hAnsi="Menlo" w:cs="Menlo"/>
          <w:color w:val="6E149A"/>
          <w:sz w:val="16"/>
          <w:szCs w:val="16"/>
        </w:rPr>
        <w:t>"text/xml"</w:t>
      </w:r>
    </w:p>
    <w:p w14:paraId="6CDA95B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ref</w:t>
      </w:r>
      <w:r w:rsidRPr="00996006">
        <w:rPr>
          <w:rFonts w:ascii="Menlo" w:hAnsi="Menlo" w:cs="Menlo"/>
          <w:color w:val="000000"/>
          <w:sz w:val="16"/>
          <w:szCs w:val="16"/>
        </w:rPr>
        <w:t>=</w:t>
      </w:r>
      <w:r w:rsidRPr="00996006">
        <w:rPr>
          <w:rFonts w:ascii="Menlo" w:hAnsi="Menlo" w:cs="Menlo"/>
          <w:color w:val="6E149A"/>
          <w:sz w:val="16"/>
          <w:szCs w:val="16"/>
        </w:rPr>
        <w:t>"instance('http-get-request')"</w:t>
      </w:r>
    </w:p>
    <w:p w14:paraId="18AE08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resource</w:t>
      </w:r>
      <w:proofErr w:type="gramStart"/>
      <w:r w:rsidRPr="00996006">
        <w:rPr>
          <w:rFonts w:ascii="Menlo" w:hAnsi="Menlo" w:cs="Menlo"/>
          <w:color w:val="000000"/>
          <w:sz w:val="16"/>
          <w:szCs w:val="16"/>
        </w:rPr>
        <w:t>=</w:t>
      </w:r>
      <w:r w:rsidRPr="00996006">
        <w:rPr>
          <w:rFonts w:ascii="Menlo" w:hAnsi="Menlo" w:cs="Menlo"/>
          <w:color w:val="6E149A"/>
          <w:sz w:val="16"/>
          <w:szCs w:val="16"/>
        </w:rPr>
        <w:t>"{</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LOCATION}/urn:ihe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iti:csd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2016:stored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function:query</w:t>
      </w:r>
      <w:proofErr w:type="gramEnd"/>
      <w:r w:rsidRPr="00996006">
        <w:rPr>
          <w:rFonts w:ascii="Menlo" w:hAnsi="Menlo" w:cs="Menlo"/>
          <w:color w:val="6E149A"/>
          <w:sz w:val="16"/>
          <w:szCs w:val="16"/>
        </w:rPr>
        <w:t>-for-updated-services"</w:t>
      </w:r>
      <w:r w:rsidRPr="00996006">
        <w:rPr>
          <w:rFonts w:ascii="Menlo" w:hAnsi="Menlo" w:cs="Menlo"/>
          <w:color w:val="000000"/>
          <w:sz w:val="16"/>
          <w:szCs w:val="16"/>
        </w:rPr>
        <w:t>/&gt;</w:t>
      </w:r>
    </w:p>
    <w:p w14:paraId="679B89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54EE71E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"http-get-prepare"</w:t>
      </w:r>
      <w:r w:rsidRPr="00996006">
        <w:rPr>
          <w:rFonts w:ascii="Menlo" w:hAnsi="Menlo" w:cs="Menlo"/>
          <w:color w:val="000000"/>
          <w:sz w:val="16"/>
          <w:szCs w:val="16"/>
        </w:rPr>
        <w:t>&gt;</w:t>
      </w:r>
    </w:p>
    <w:p w14:paraId="5A94E0EB"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1C85791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"instance('http-get-response')/</w:t>
      </w:r>
      <w:proofErr w:type="spellStart"/>
      <w:proofErr w:type="gramStart"/>
      <w:r w:rsidRPr="00996006">
        <w:rPr>
          <w:rFonts w:ascii="Menlo" w:hAnsi="Menlo" w:cs="Menlo"/>
          <w:color w:val="6E149A"/>
          <w:sz w:val="16"/>
          <w:szCs w:val="16"/>
        </w:rPr>
        <w:t>http:result</w:t>
      </w:r>
      <w:proofErr w:type="spellEnd"/>
      <w:proofErr w:type="gramEnd"/>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http:body</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p>
    <w:p w14:paraId="4782C8B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csd:result</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7F5ABCCA"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p>
    <w:p w14:paraId="570986F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w:t>
      </w:r>
      <w:proofErr w:type="gramStart"/>
      <w:r w:rsidRPr="00996006">
        <w:rPr>
          <w:rFonts w:ascii="Menlo" w:hAnsi="Menlo" w:cs="Menlo"/>
          <w:color w:val="6E149A"/>
          <w:sz w:val="16"/>
          <w:szCs w:val="16"/>
        </w:rPr>
        <w:t>')http</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result/@</w:t>
      </w:r>
      <w:proofErr w:type="gramEnd"/>
      <w:r w:rsidRPr="00996006">
        <w:rPr>
          <w:rFonts w:ascii="Menlo" w:hAnsi="Menlo" w:cs="Menlo"/>
          <w:color w:val="6E149A"/>
          <w:sz w:val="16"/>
          <w:szCs w:val="16"/>
        </w:rPr>
        <w:t>status"</w:t>
      </w:r>
      <w:r w:rsidRPr="00996006">
        <w:rPr>
          <w:rFonts w:ascii="Menlo" w:hAnsi="Menlo" w:cs="Menlo"/>
          <w:color w:val="000000"/>
          <w:sz w:val="16"/>
          <w:szCs w:val="16"/>
        </w:rPr>
        <w:t xml:space="preserve"> </w:t>
      </w:r>
    </w:p>
    <w:p w14:paraId="238ACB9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1EB1BD0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p>
    <w:p w14:paraId="23AE30A1"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w:t>
      </w:r>
      <w:r>
        <w:rPr>
          <w:rFonts w:ascii="Menlo" w:hAnsi="Menlo" w:cs="Menlo"/>
          <w:color w:val="6E149A"/>
          <w:sz w:val="16"/>
          <w:szCs w:val="16"/>
        </w:rPr>
        <w:t>/</w:t>
      </w:r>
      <w:proofErr w:type="spellStart"/>
      <w:proofErr w:type="gramStart"/>
      <w:r w:rsidRPr="00996006">
        <w:rPr>
          <w:rFonts w:ascii="Menlo" w:hAnsi="Menlo" w:cs="Menlo"/>
          <w:color w:val="6E149A"/>
          <w:sz w:val="16"/>
          <w:szCs w:val="16"/>
        </w:rPr>
        <w:t>http:body</w:t>
      </w:r>
      <w:proofErr w:type="spellEnd"/>
      <w:proofErr w:type="gramEnd"/>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6C8C5DF6"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5FFD9F86"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p>
    <w:p w14:paraId="1FDDCCF2"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"instance('http-get-response')</w:t>
      </w:r>
      <w:r>
        <w:rPr>
          <w:rFonts w:ascii="Menlo" w:hAnsi="Menlo" w:cs="Menlo"/>
          <w:color w:val="6E149A"/>
          <w:sz w:val="16"/>
          <w:szCs w:val="16"/>
        </w:rPr>
        <w:t>/</w:t>
      </w:r>
      <w:proofErr w:type="gramStart"/>
      <w:r w:rsidRPr="00996006">
        <w:rPr>
          <w:rFonts w:ascii="Menlo" w:hAnsi="Menlo" w:cs="Menlo"/>
          <w:color w:val="6E149A"/>
          <w:sz w:val="16"/>
          <w:szCs w:val="16"/>
        </w:rPr>
        <w:t>http:result</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http:header</w:t>
      </w:r>
      <w:proofErr w:type="gramEnd"/>
      <w:r w:rsidRPr="00996006">
        <w:rPr>
          <w:rFonts w:ascii="Menlo" w:hAnsi="Menlo" w:cs="Menlo"/>
          <w:color w:val="6E149A"/>
          <w:sz w:val="16"/>
          <w:szCs w:val="16"/>
        </w:rPr>
        <w:t>[@name=</w:t>
      </w:r>
      <w:r>
        <w:rPr>
          <w:rFonts w:ascii="Menlo" w:hAnsi="Menlo" w:cs="Menlo"/>
          <w:color w:val="6E149A"/>
          <w:sz w:val="16"/>
          <w:szCs w:val="16"/>
        </w:rPr>
        <w:br/>
      </w:r>
      <w:r w:rsidRPr="00996006">
        <w:rPr>
          <w:rFonts w:ascii="Menlo" w:hAnsi="Menlo" w:cs="Menlo"/>
          <w:color w:val="6E149A"/>
          <w:sz w:val="16"/>
          <w:szCs w:val="16"/>
        </w:rPr>
        <w:t>'X-CSD-Transaction-ID'</w:t>
      </w:r>
      <w:proofErr w:type="gramStart"/>
      <w:r w:rsidRPr="00996006">
        <w:rPr>
          <w:rFonts w:ascii="Menlo" w:hAnsi="Menlo" w:cs="Menlo"/>
          <w:color w:val="6E149A"/>
          <w:sz w:val="16"/>
          <w:szCs w:val="16"/>
        </w:rPr>
        <w:t>]/@</w:t>
      </w:r>
      <w:proofErr w:type="gramEnd"/>
      <w:r w:rsidRPr="00996006">
        <w:rPr>
          <w:rFonts w:ascii="Menlo" w:hAnsi="Menlo" w:cs="Menlo"/>
          <w:color w:val="6E149A"/>
          <w:sz w:val="16"/>
          <w:szCs w:val="16"/>
        </w:rPr>
        <w:t>value"</w:t>
      </w:r>
      <w:r w:rsidRPr="00996006">
        <w:rPr>
          <w:rFonts w:ascii="Menlo" w:hAnsi="Menlo" w:cs="Menlo"/>
          <w:color w:val="000000"/>
          <w:sz w:val="16"/>
          <w:szCs w:val="16"/>
        </w:rPr>
        <w:t xml:space="preserve"> </w:t>
      </w:r>
    </w:p>
    <w:p w14:paraId="1B0C1DA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3ADA834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6BEB456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BD2A85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 xml:space="preserve"> </w:t>
      </w:r>
      <w:proofErr w:type="spellStart"/>
      <w:proofErr w:type="gramStart"/>
      <w:r w:rsidRPr="00996006">
        <w:rPr>
          <w:rFonts w:ascii="Menlo" w:hAnsi="Menlo" w:cs="Menlo"/>
          <w:color w:val="000000"/>
          <w:sz w:val="16"/>
          <w:szCs w:val="16"/>
        </w:rPr>
        <w:t>ev:</w:t>
      </w:r>
      <w:r w:rsidRPr="00996006">
        <w:rPr>
          <w:rFonts w:ascii="Menlo" w:hAnsi="Menlo" w:cs="Menlo"/>
          <w:color w:val="236718"/>
          <w:sz w:val="16"/>
          <w:szCs w:val="16"/>
        </w:rPr>
        <w:t>event</w:t>
      </w:r>
      <w:proofErr w:type="spellEnd"/>
      <w:proofErr w:type="gramEnd"/>
      <w:r w:rsidRPr="00996006">
        <w:rPr>
          <w:rFonts w:ascii="Menlo" w:hAnsi="Menlo" w:cs="Menlo"/>
          <w:color w:val="000000"/>
          <w:sz w:val="16"/>
          <w:szCs w:val="16"/>
        </w:rPr>
        <w:t>=</w:t>
      </w:r>
      <w:r w:rsidRPr="00996006">
        <w:rPr>
          <w:rFonts w:ascii="Menlo" w:hAnsi="Menlo" w:cs="Menlo"/>
          <w:color w:val="6E149A"/>
          <w:sz w:val="16"/>
          <w:szCs w:val="16"/>
        </w:rPr>
        <w:t>"</w:t>
      </w:r>
      <w:proofErr w:type="spellStart"/>
      <w:r w:rsidRPr="00996006">
        <w:rPr>
          <w:rFonts w:ascii="Menlo" w:hAnsi="Menlo" w:cs="Menlo"/>
          <w:color w:val="6E149A"/>
          <w:sz w:val="16"/>
          <w:szCs w:val="16"/>
        </w:rPr>
        <w:t>xforms</w:t>
      </w:r>
      <w:proofErr w:type="spellEnd"/>
      <w:r w:rsidRPr="00996006">
        <w:rPr>
          <w:rFonts w:ascii="Menlo" w:hAnsi="Menlo" w:cs="Menlo"/>
          <w:color w:val="6E149A"/>
          <w:sz w:val="16"/>
          <w:szCs w:val="16"/>
        </w:rPr>
        <w:t>-submit-done"</w:t>
      </w:r>
      <w:r w:rsidRPr="00996006">
        <w:rPr>
          <w:rFonts w:ascii="Menlo" w:hAnsi="Menlo" w:cs="Menlo"/>
          <w:color w:val="000000"/>
          <w:sz w:val="16"/>
          <w:szCs w:val="16"/>
        </w:rPr>
        <w:t xml:space="preserve"> </w:t>
      </w:r>
      <w:r w:rsidRPr="00996006">
        <w:rPr>
          <w:rFonts w:ascii="Menlo" w:hAnsi="Menlo" w:cs="Menlo"/>
          <w:color w:val="236718"/>
          <w:sz w:val="16"/>
          <w:szCs w:val="16"/>
        </w:rPr>
        <w:t>id</w:t>
      </w:r>
      <w:r w:rsidRPr="00996006">
        <w:rPr>
          <w:rFonts w:ascii="Menlo" w:hAnsi="Menlo" w:cs="Menlo"/>
          <w:color w:val="000000"/>
          <w:sz w:val="16"/>
          <w:szCs w:val="16"/>
        </w:rPr>
        <w:t>=</w:t>
      </w:r>
      <w:r w:rsidRPr="00996006">
        <w:rPr>
          <w:rFonts w:ascii="Menlo" w:hAnsi="Menlo" w:cs="Menlo"/>
          <w:color w:val="6E149A"/>
          <w:sz w:val="16"/>
          <w:szCs w:val="16"/>
        </w:rPr>
        <w:t>"soap-prepare"</w:t>
      </w:r>
      <w:r w:rsidRPr="00996006">
        <w:rPr>
          <w:rFonts w:ascii="Menlo" w:hAnsi="Menlo" w:cs="Menlo"/>
          <w:color w:val="000000"/>
          <w:sz w:val="16"/>
          <w:szCs w:val="16"/>
        </w:rPr>
        <w:t>&gt;</w:t>
      </w:r>
    </w:p>
    <w:p w14:paraId="1B90A0F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167C06A4"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@content-type"</w:t>
      </w:r>
      <w:r w:rsidRPr="00996006">
        <w:rPr>
          <w:rFonts w:ascii="Menlo" w:hAnsi="Menlo" w:cs="Menlo"/>
          <w:color w:val="000000"/>
          <w:sz w:val="16"/>
          <w:szCs w:val="16"/>
        </w:rPr>
        <w:t xml:space="preserve"> </w:t>
      </w:r>
    </w:p>
    <w:p w14:paraId="2F176C1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/@content-type"</w:t>
      </w:r>
      <w:r w:rsidRPr="00996006">
        <w:rPr>
          <w:rFonts w:ascii="Menlo" w:hAnsi="Menlo" w:cs="Menlo"/>
          <w:color w:val="000000"/>
          <w:sz w:val="16"/>
          <w:szCs w:val="16"/>
        </w:rPr>
        <w:t>/&gt;</w:t>
      </w:r>
    </w:p>
    <w:p w14:paraId="30997B47"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insert</w:t>
      </w:r>
      <w:proofErr w:type="spellEnd"/>
      <w:proofErr w:type="gramEnd"/>
      <w:r w:rsidRPr="00996006">
        <w:rPr>
          <w:rFonts w:ascii="Menlo" w:hAnsi="Menlo" w:cs="Menlo"/>
          <w:color w:val="000000"/>
          <w:sz w:val="16"/>
          <w:szCs w:val="16"/>
        </w:rPr>
        <w:t xml:space="preserve"> </w:t>
      </w:r>
    </w:p>
    <w:p w14:paraId="0B1B27F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context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r w:rsidRPr="00996006">
        <w:rPr>
          <w:rFonts w:ascii="Menlo" w:hAnsi="Menlo" w:cs="Menlo"/>
          <w:color w:val="6E149A"/>
          <w:sz w:val="16"/>
          <w:szCs w:val="16"/>
        </w:rPr>
        <w:t>@code"</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origin</w:t>
      </w:r>
      <w:r w:rsidRPr="00996006">
        <w:rPr>
          <w:rFonts w:ascii="Menlo" w:hAnsi="Menlo" w:cs="Menlo"/>
          <w:color w:val="000000"/>
          <w:sz w:val="16"/>
          <w:szCs w:val="16"/>
        </w:rPr>
        <w:t>=</w:t>
      </w:r>
      <w:r w:rsidRPr="00996006">
        <w:rPr>
          <w:rFonts w:ascii="Menlo" w:hAnsi="Menlo" w:cs="Menlo"/>
          <w:color w:val="6E149A"/>
          <w:sz w:val="16"/>
          <w:szCs w:val="16"/>
        </w:rPr>
        <w:t>"instance('care-services-result')/</w:t>
      </w:r>
      <w:proofErr w:type="gramStart"/>
      <w:r w:rsidRPr="00996006">
        <w:rPr>
          <w:rFonts w:ascii="Menlo" w:hAnsi="Menlo" w:cs="Menlo"/>
          <w:color w:val="6E149A"/>
          <w:sz w:val="16"/>
          <w:szCs w:val="16"/>
        </w:rPr>
        <w:t>csd:careServicesRepsonse</w:t>
      </w:r>
      <w:proofErr w:type="gramEnd"/>
      <w:r w:rsidRPr="00996006">
        <w:rPr>
          <w:rFonts w:ascii="Menlo" w:hAnsi="Menlo" w:cs="Menlo"/>
          <w:color w:val="6E149A"/>
          <w:sz w:val="16"/>
          <w:szCs w:val="16"/>
        </w:rPr>
        <w:t>/@code"</w:t>
      </w:r>
      <w:r w:rsidRPr="00996006">
        <w:rPr>
          <w:rFonts w:ascii="Menlo" w:hAnsi="Menlo" w:cs="Menlo"/>
          <w:color w:val="000000"/>
          <w:sz w:val="16"/>
          <w:szCs w:val="16"/>
        </w:rPr>
        <w:t>/&gt;</w:t>
      </w:r>
    </w:p>
    <w:p w14:paraId="2BD9DC8B"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w:t>
      </w:r>
      <w:proofErr w:type="spellStart"/>
      <w:r w:rsidRPr="00996006">
        <w:rPr>
          <w:rFonts w:ascii="Menlo" w:hAnsi="Menlo" w:cs="Menlo"/>
          <w:color w:val="6E149A"/>
          <w:sz w:val="16"/>
          <w:szCs w:val="16"/>
        </w:rPr>
        <w:t>csd</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careServicesRequest</w:t>
      </w:r>
      <w:proofErr w:type="spellEnd"/>
      <w:r w:rsidRPr="00996006">
        <w:rPr>
          <w:rFonts w:ascii="Menlo" w:hAnsi="Menlo" w:cs="Menlo"/>
          <w:color w:val="6E149A"/>
          <w:sz w:val="16"/>
          <w:szCs w:val="16"/>
        </w:rPr>
        <w:t>/@</w:t>
      </w:r>
      <w:proofErr w:type="gramEnd"/>
      <w:r w:rsidRPr="00996006">
        <w:rPr>
          <w:rFonts w:ascii="Menlo" w:hAnsi="Menlo" w:cs="Menlo"/>
          <w:color w:val="6E149A"/>
          <w:sz w:val="16"/>
          <w:szCs w:val="16"/>
        </w:rPr>
        <w:t>id"</w:t>
      </w:r>
      <w:r w:rsidRPr="00996006">
        <w:rPr>
          <w:rFonts w:ascii="Menlo" w:hAnsi="Menlo" w:cs="Menlo"/>
          <w:color w:val="000000"/>
          <w:sz w:val="16"/>
          <w:szCs w:val="16"/>
        </w:rPr>
        <w:t>/&gt;</w:t>
      </w:r>
    </w:p>
    <w:p w14:paraId="5FEE8CD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setValue</w:t>
      </w:r>
      <w:proofErr w:type="spellEnd"/>
      <w:proofErr w:type="gramEnd"/>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bind</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wsa:relatesTo</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value</w:t>
      </w:r>
      <w:r w:rsidRPr="00996006">
        <w:rPr>
          <w:rFonts w:ascii="Menlo" w:hAnsi="Menlo" w:cs="Menlo"/>
          <w:color w:val="000000"/>
          <w:sz w:val="16"/>
          <w:szCs w:val="16"/>
        </w:rPr>
        <w:t>=</w:t>
      </w:r>
      <w:r w:rsidRPr="00996006">
        <w:rPr>
          <w:rFonts w:ascii="Menlo" w:hAnsi="Menlo" w:cs="Menlo"/>
          <w:color w:val="6E149A"/>
          <w:sz w:val="16"/>
          <w:szCs w:val="16"/>
        </w:rPr>
        <w:t>"instance('soap-request</w:t>
      </w:r>
      <w:proofErr w:type="gramStart"/>
      <w:r w:rsidRPr="00996006">
        <w:rPr>
          <w:rFonts w:ascii="Menlo" w:hAnsi="Menlo" w:cs="Menlo"/>
          <w:color w:val="6E149A"/>
          <w:sz w:val="16"/>
          <w:szCs w:val="16"/>
        </w:rPr>
        <w:t>')soap</w:t>
      </w:r>
      <w:proofErr w:type="gramEnd"/>
      <w:r w:rsidRPr="00996006">
        <w:rPr>
          <w:rFonts w:ascii="Menlo" w:hAnsi="Menlo" w:cs="Menlo"/>
          <w:color w:val="6E149A"/>
          <w:sz w:val="16"/>
          <w:szCs w:val="16"/>
        </w:rPr>
        <w:t>:Envelope/</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wsa:messageID</w:t>
      </w:r>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5D9E3E3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lastRenderedPageBreak/>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action</w:t>
      </w:r>
      <w:proofErr w:type="spellEnd"/>
      <w:proofErr w:type="gramEnd"/>
      <w:r w:rsidRPr="00996006">
        <w:rPr>
          <w:rFonts w:ascii="Menlo" w:hAnsi="Menlo" w:cs="Menlo"/>
          <w:color w:val="000000"/>
          <w:sz w:val="16"/>
          <w:szCs w:val="16"/>
        </w:rPr>
        <w:t>&gt;</w:t>
      </w:r>
    </w:p>
    <w:p w14:paraId="1AC4C415"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09A30AC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bind</w:t>
      </w:r>
      <w:proofErr w:type="spellEnd"/>
      <w:proofErr w:type="gramEnd"/>
    </w:p>
    <w:p w14:paraId="4EE17A7D"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Pr>
          <w:rFonts w:ascii="Menlo" w:hAnsi="Menlo" w:cs="Menlo"/>
          <w:color w:val="6E149A"/>
          <w:sz w:val="16"/>
          <w:szCs w:val="16"/>
        </w:rPr>
        <w:t>"instance('soap-</w:t>
      </w:r>
      <w:r w:rsidRPr="00996006">
        <w:rPr>
          <w:rFonts w:ascii="Menlo" w:hAnsi="Menlo" w:cs="Menlo"/>
          <w:color w:val="6E149A"/>
          <w:sz w:val="16"/>
          <w:szCs w:val="16"/>
        </w:rPr>
        <w:t>request')/</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soap:Header</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r>
        <w:rPr>
          <w:rFonts w:ascii="Menlo" w:hAnsi="Menlo" w:cs="Menlo"/>
          <w:color w:val="6E149A"/>
          <w:sz w:val="16"/>
          <w:szCs w:val="16"/>
        </w:rPr>
        <w:br/>
      </w:r>
      <w:proofErr w:type="spellStart"/>
      <w:proofErr w:type="gramStart"/>
      <w:r w:rsidRPr="00996006">
        <w:rPr>
          <w:rFonts w:ascii="Menlo" w:hAnsi="Menlo" w:cs="Menlo"/>
          <w:color w:val="6E149A"/>
          <w:sz w:val="16"/>
          <w:szCs w:val="16"/>
        </w:rPr>
        <w:t>csd:careServicesRequest</w:t>
      </w:r>
      <w:proofErr w:type="spellEnd"/>
      <w:proofErr w:type="gramEnd"/>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csd:requestParams</w:t>
      </w:r>
      <w:proofErr w:type="spellEnd"/>
      <w:proofErr w:type="gramEnd"/>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csd:lastModified</w:t>
      </w:r>
      <w:proofErr w:type="spellEnd"/>
      <w:proofErr w:type="gramEnd"/>
      <w:r w:rsidRPr="00996006">
        <w:rPr>
          <w:rFonts w:ascii="Menlo" w:hAnsi="Menlo" w:cs="Menlo"/>
          <w:color w:val="6E149A"/>
          <w:sz w:val="16"/>
          <w:szCs w:val="16"/>
        </w:rPr>
        <w:t>"</w:t>
      </w:r>
    </w:p>
    <w:p w14:paraId="3B24F377"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xs:dateTime</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/&gt;</w:t>
      </w:r>
    </w:p>
    <w:p w14:paraId="139CDED8"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bind</w:t>
      </w:r>
      <w:proofErr w:type="spellEnd"/>
      <w:proofErr w:type="gramEnd"/>
      <w:r w:rsidRPr="00996006">
        <w:rPr>
          <w:rFonts w:ascii="Menlo" w:hAnsi="Menlo" w:cs="Menlo"/>
          <w:color w:val="000000"/>
          <w:sz w:val="16"/>
          <w:szCs w:val="16"/>
        </w:rPr>
        <w:t xml:space="preserve"> </w:t>
      </w:r>
    </w:p>
    <w:p w14:paraId="041DCA4E"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sidRPr="00996006">
        <w:rPr>
          <w:rFonts w:ascii="Menlo" w:hAnsi="Menlo" w:cs="Menlo"/>
          <w:color w:val="6E149A"/>
          <w:sz w:val="16"/>
          <w:szCs w:val="16"/>
        </w:rPr>
        <w:t>"instance('http-get-request')/</w:t>
      </w:r>
      <w:proofErr w:type="gramStart"/>
      <w:r w:rsidRPr="00996006">
        <w:rPr>
          <w:rFonts w:ascii="Menlo" w:hAnsi="Menlo" w:cs="Menlo"/>
          <w:color w:val="6E149A"/>
          <w:sz w:val="16"/>
          <w:szCs w:val="16"/>
        </w:rPr>
        <w:t>csd:requestParams</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csd:lastModified</w:t>
      </w:r>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p>
    <w:p w14:paraId="05E6D0E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xs:dateTime</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/&gt;</w:t>
      </w:r>
    </w:p>
    <w:p w14:paraId="02E8FB19"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3EF5A501"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bind</w:t>
      </w:r>
      <w:proofErr w:type="spellEnd"/>
      <w:proofErr w:type="gramEnd"/>
      <w:r w:rsidRPr="00996006">
        <w:rPr>
          <w:rFonts w:ascii="Menlo" w:hAnsi="Menlo" w:cs="Menlo"/>
          <w:color w:val="000000"/>
          <w:sz w:val="16"/>
          <w:szCs w:val="16"/>
        </w:rPr>
        <w:t xml:space="preserve"> </w:t>
      </w:r>
      <w:proofErr w:type="spellStart"/>
      <w:r w:rsidRPr="00996006">
        <w:rPr>
          <w:rFonts w:ascii="Menlo" w:hAnsi="Menlo" w:cs="Menlo"/>
          <w:color w:val="236718"/>
          <w:sz w:val="16"/>
          <w:szCs w:val="16"/>
        </w:rPr>
        <w:t>nodeset</w:t>
      </w:r>
      <w:proofErr w:type="spellEnd"/>
      <w:r w:rsidRPr="00996006">
        <w:rPr>
          <w:rFonts w:ascii="Menlo" w:hAnsi="Menlo" w:cs="Menlo"/>
          <w:color w:val="000000"/>
          <w:sz w:val="16"/>
          <w:szCs w:val="16"/>
        </w:rPr>
        <w:t>=</w:t>
      </w:r>
      <w:r w:rsidRPr="00996006">
        <w:rPr>
          <w:rFonts w:ascii="Menlo" w:hAnsi="Menlo" w:cs="Menlo"/>
          <w:color w:val="6E149A"/>
          <w:sz w:val="16"/>
          <w:szCs w:val="16"/>
        </w:rPr>
        <w:t>"instance('http-get-response')/</w:t>
      </w:r>
      <w:proofErr w:type="spellStart"/>
      <w:proofErr w:type="gramStart"/>
      <w:r w:rsidRPr="00996006">
        <w:rPr>
          <w:rFonts w:ascii="Menlo" w:hAnsi="Menlo" w:cs="Menlo"/>
          <w:color w:val="6E149A"/>
          <w:sz w:val="16"/>
          <w:szCs w:val="16"/>
        </w:rPr>
        <w:t>csd:CSD</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csd:CSD</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70C7F6AC" w14:textId="77777777" w:rsidR="004A60D5"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bind</w:t>
      </w:r>
      <w:proofErr w:type="spellEnd"/>
      <w:proofErr w:type="gramEnd"/>
      <w:r w:rsidRPr="00996006">
        <w:rPr>
          <w:rFonts w:ascii="Menlo" w:hAnsi="Menlo" w:cs="Menlo"/>
          <w:color w:val="000000"/>
          <w:sz w:val="16"/>
          <w:szCs w:val="16"/>
        </w:rPr>
        <w:t xml:space="preserve"> </w:t>
      </w:r>
    </w:p>
    <w:p w14:paraId="424F1720"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Pr>
          <w:rFonts w:ascii="Menlo" w:hAnsi="Menlo" w:cs="Menlo"/>
          <w:color w:val="000000"/>
          <w:sz w:val="16"/>
          <w:szCs w:val="16"/>
        </w:rPr>
        <w:t xml:space="preserve">       </w:t>
      </w:r>
      <w:r w:rsidRPr="00996006">
        <w:rPr>
          <w:rFonts w:ascii="Menlo" w:hAnsi="Menlo" w:cs="Menlo"/>
          <w:color w:val="236718"/>
          <w:sz w:val="16"/>
          <w:szCs w:val="16"/>
        </w:rPr>
        <w:t>nodeset</w:t>
      </w:r>
      <w:r w:rsidRPr="00996006">
        <w:rPr>
          <w:rFonts w:ascii="Menlo" w:hAnsi="Menlo" w:cs="Menlo"/>
          <w:color w:val="000000"/>
          <w:sz w:val="16"/>
          <w:szCs w:val="16"/>
        </w:rPr>
        <w:t>=</w:t>
      </w:r>
      <w:r w:rsidRPr="00996006">
        <w:rPr>
          <w:rFonts w:ascii="Menlo" w:hAnsi="Menlo" w:cs="Menlo"/>
          <w:color w:val="6E149A"/>
          <w:sz w:val="16"/>
          <w:szCs w:val="16"/>
        </w:rPr>
        <w:t>"instance('soap-response')/</w:t>
      </w:r>
      <w:proofErr w:type="gramStart"/>
      <w:r w:rsidRPr="00996006">
        <w:rPr>
          <w:rFonts w:ascii="Menlo" w:hAnsi="Menlo" w:cs="Menlo"/>
          <w:color w:val="6E149A"/>
          <w:sz w:val="16"/>
          <w:szCs w:val="16"/>
        </w:rPr>
        <w:t>soap:Envelope</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soap:Body</w:t>
      </w:r>
      <w:proofErr w:type="gramEnd"/>
      <w:r w:rsidRPr="00996006">
        <w:rPr>
          <w:rFonts w:ascii="Menlo" w:hAnsi="Menlo" w:cs="Menlo"/>
          <w:color w:val="6E149A"/>
          <w:sz w:val="16"/>
          <w:szCs w:val="16"/>
        </w:rPr>
        <w:t>/</w:t>
      </w:r>
      <w:proofErr w:type="gramStart"/>
      <w:r w:rsidRPr="00996006">
        <w:rPr>
          <w:rFonts w:ascii="Menlo" w:hAnsi="Menlo" w:cs="Menlo"/>
          <w:color w:val="6E149A"/>
          <w:sz w:val="16"/>
          <w:szCs w:val="16"/>
        </w:rPr>
        <w:t>csd:careServicesResponse</w:t>
      </w:r>
      <w:proofErr w:type="gramEnd"/>
      <w:r w:rsidRPr="00996006">
        <w:rPr>
          <w:rFonts w:ascii="Menlo" w:hAnsi="Menlo" w:cs="Menlo"/>
          <w:color w:val="6E149A"/>
          <w:sz w:val="16"/>
          <w:szCs w:val="16"/>
        </w:rPr>
        <w:t>/</w:t>
      </w:r>
      <w:r>
        <w:rPr>
          <w:rFonts w:ascii="Menlo" w:hAnsi="Menlo" w:cs="Menlo"/>
          <w:color w:val="6E149A"/>
          <w:sz w:val="16"/>
          <w:szCs w:val="16"/>
        </w:rPr>
        <w:br/>
      </w:r>
      <w:proofErr w:type="spellStart"/>
      <w:proofErr w:type="gramStart"/>
      <w:r w:rsidRPr="00996006">
        <w:rPr>
          <w:rFonts w:ascii="Menlo" w:hAnsi="Menlo" w:cs="Menlo"/>
          <w:color w:val="6E149A"/>
          <w:sz w:val="16"/>
          <w:szCs w:val="16"/>
        </w:rPr>
        <w:t>csd:result</w:t>
      </w:r>
      <w:proofErr w:type="spellEnd"/>
      <w:proofErr w:type="gramEnd"/>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csd:CSD</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 xml:space="preserve"> </w:t>
      </w:r>
      <w:r>
        <w:rPr>
          <w:rFonts w:ascii="Menlo" w:hAnsi="Menlo" w:cs="Menlo"/>
          <w:color w:val="000000"/>
          <w:sz w:val="16"/>
          <w:szCs w:val="16"/>
        </w:rPr>
        <w:br/>
        <w:t xml:space="preserve">       </w:t>
      </w:r>
      <w:r w:rsidRPr="00996006">
        <w:rPr>
          <w:rFonts w:ascii="Menlo" w:hAnsi="Menlo" w:cs="Menlo"/>
          <w:color w:val="236718"/>
          <w:sz w:val="16"/>
          <w:szCs w:val="16"/>
        </w:rPr>
        <w:t>type</w:t>
      </w:r>
      <w:r w:rsidRPr="00996006">
        <w:rPr>
          <w:rFonts w:ascii="Menlo" w:hAnsi="Menlo" w:cs="Menlo"/>
          <w:color w:val="000000"/>
          <w:sz w:val="16"/>
          <w:szCs w:val="16"/>
        </w:rPr>
        <w:t>=</w:t>
      </w:r>
      <w:r w:rsidRPr="00996006">
        <w:rPr>
          <w:rFonts w:ascii="Menlo" w:hAnsi="Menlo" w:cs="Menlo"/>
          <w:color w:val="6E149A"/>
          <w:sz w:val="16"/>
          <w:szCs w:val="16"/>
        </w:rPr>
        <w:t>"</w:t>
      </w:r>
      <w:proofErr w:type="spellStart"/>
      <w:proofErr w:type="gramStart"/>
      <w:r w:rsidRPr="00996006">
        <w:rPr>
          <w:rFonts w:ascii="Menlo" w:hAnsi="Menlo" w:cs="Menlo"/>
          <w:color w:val="6E149A"/>
          <w:sz w:val="16"/>
          <w:szCs w:val="16"/>
        </w:rPr>
        <w:t>csd:CSD</w:t>
      </w:r>
      <w:proofErr w:type="spellEnd"/>
      <w:proofErr w:type="gramEnd"/>
      <w:r w:rsidRPr="00996006">
        <w:rPr>
          <w:rFonts w:ascii="Menlo" w:hAnsi="Menlo" w:cs="Menlo"/>
          <w:color w:val="6E149A"/>
          <w:sz w:val="16"/>
          <w:szCs w:val="16"/>
        </w:rPr>
        <w:t>"</w:t>
      </w:r>
      <w:r w:rsidRPr="00996006">
        <w:rPr>
          <w:rFonts w:ascii="Menlo" w:hAnsi="Menlo" w:cs="Menlo"/>
          <w:color w:val="000000"/>
          <w:sz w:val="16"/>
          <w:szCs w:val="16"/>
        </w:rPr>
        <w:t>/&gt;</w:t>
      </w:r>
    </w:p>
    <w:p w14:paraId="6F36FD2A"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p>
    <w:p w14:paraId="2B9B2C98"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 xml:space="preserve">  &lt;/</w:t>
      </w:r>
      <w:proofErr w:type="spellStart"/>
      <w:proofErr w:type="gramStart"/>
      <w:r w:rsidRPr="00996006">
        <w:rPr>
          <w:rFonts w:ascii="Menlo" w:hAnsi="Menlo" w:cs="Menlo"/>
          <w:color w:val="000000"/>
          <w:sz w:val="16"/>
          <w:szCs w:val="16"/>
        </w:rPr>
        <w:t>xforms:</w:t>
      </w:r>
      <w:r w:rsidRPr="00996006">
        <w:rPr>
          <w:rFonts w:ascii="Menlo" w:hAnsi="Menlo" w:cs="Menlo"/>
          <w:color w:val="4F4F8A"/>
          <w:sz w:val="16"/>
          <w:szCs w:val="16"/>
        </w:rPr>
        <w:t>model</w:t>
      </w:r>
      <w:proofErr w:type="spellEnd"/>
      <w:proofErr w:type="gramEnd"/>
      <w:r w:rsidRPr="00996006">
        <w:rPr>
          <w:rFonts w:ascii="Menlo" w:hAnsi="Menlo" w:cs="Menlo"/>
          <w:color w:val="000000"/>
          <w:sz w:val="16"/>
          <w:szCs w:val="16"/>
        </w:rPr>
        <w:t>&gt;</w:t>
      </w:r>
    </w:p>
    <w:p w14:paraId="7B0A9244" w14:textId="77777777" w:rsidR="004A60D5" w:rsidRPr="00996006" w:rsidRDefault="004A60D5" w:rsidP="004A60D5">
      <w:pPr>
        <w:widowControl w:val="0"/>
        <w:pBdr>
          <w:top w:val="single" w:sz="4" w:space="1" w:color="auto"/>
          <w:left w:val="single" w:sz="4" w:space="1" w:color="auto"/>
          <w:bottom w:val="single" w:sz="4" w:space="1" w:color="auto"/>
          <w:righ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Menlo" w:hAnsi="Menlo" w:cs="Menlo"/>
          <w:color w:val="000000"/>
          <w:sz w:val="16"/>
          <w:szCs w:val="16"/>
        </w:rPr>
      </w:pPr>
      <w:r w:rsidRPr="00996006">
        <w:rPr>
          <w:rFonts w:ascii="Menlo" w:hAnsi="Menlo" w:cs="Menlo"/>
          <w:color w:val="000000"/>
          <w:sz w:val="16"/>
          <w:szCs w:val="16"/>
        </w:rPr>
        <w:t>&lt;/</w:t>
      </w:r>
      <w:proofErr w:type="spellStart"/>
      <w:proofErr w:type="gramStart"/>
      <w:r w:rsidRPr="00996006">
        <w:rPr>
          <w:rFonts w:ascii="Menlo" w:hAnsi="Menlo" w:cs="Menlo"/>
          <w:color w:val="000000"/>
          <w:sz w:val="16"/>
          <w:szCs w:val="16"/>
        </w:rPr>
        <w:t>csd:</w:t>
      </w:r>
      <w:r w:rsidRPr="00996006">
        <w:rPr>
          <w:rFonts w:ascii="Menlo" w:hAnsi="Menlo" w:cs="Menlo"/>
          <w:color w:val="4F4F8A"/>
          <w:sz w:val="16"/>
          <w:szCs w:val="16"/>
        </w:rPr>
        <w:t>careServicesFunction</w:t>
      </w:r>
      <w:proofErr w:type="spellEnd"/>
      <w:proofErr w:type="gramEnd"/>
      <w:r w:rsidRPr="00996006">
        <w:rPr>
          <w:rFonts w:ascii="Menlo" w:hAnsi="Menlo" w:cs="Menlo"/>
          <w:color w:val="000000"/>
          <w:sz w:val="16"/>
          <w:szCs w:val="16"/>
        </w:rPr>
        <w:t>&gt;</w:t>
      </w:r>
    </w:p>
    <w:p w14:paraId="5F9A2CBE" w14:textId="77777777" w:rsidR="004A60D5" w:rsidRPr="007B0978" w:rsidRDefault="004A60D5" w:rsidP="004A60D5">
      <w:pPr>
        <w:pStyle w:val="FigureTitle"/>
      </w:pPr>
      <w:r>
        <w:t>Figure Y.3-6</w:t>
      </w:r>
      <w:r w:rsidRPr="007B0978">
        <w:t xml:space="preserve">: </w:t>
      </w:r>
      <w:r>
        <w:t xml:space="preserve">Query for Updated Services </w:t>
      </w:r>
      <w:r w:rsidRPr="007B0978">
        <w:t>Care Services Function</w:t>
      </w:r>
    </w:p>
    <w:p w14:paraId="38B3608C" w14:textId="77777777" w:rsidR="004A60D5" w:rsidRPr="007B0978" w:rsidRDefault="004A60D5" w:rsidP="004A60D5">
      <w:pPr>
        <w:pStyle w:val="BodyText"/>
        <w:rPr>
          <w:noProof w:val="0"/>
        </w:rPr>
      </w:pPr>
    </w:p>
    <w:p w14:paraId="548BA76F" w14:textId="77777777" w:rsidR="004A60D5" w:rsidRPr="00DA4A9D" w:rsidRDefault="004A60D5" w:rsidP="004A60D5">
      <w:pPr>
        <w:pStyle w:val="BodyText"/>
        <w:rPr>
          <w:color w:val="FF0000"/>
        </w:rPr>
      </w:pPr>
    </w:p>
    <w:p w14:paraId="0CA33F98" w14:textId="77777777" w:rsidR="004A60D5" w:rsidRPr="00DA4A9D" w:rsidRDefault="004A60D5" w:rsidP="004A60D5">
      <w:pPr>
        <w:pStyle w:val="BodyText"/>
        <w:rPr>
          <w:color w:val="FF0000"/>
        </w:rPr>
      </w:pPr>
    </w:p>
    <w:p w14:paraId="7C0E50C6" w14:textId="77777777" w:rsidR="00FD6280" w:rsidRPr="007B0978" w:rsidRDefault="00FD6280" w:rsidP="00B96395">
      <w:pPr>
        <w:pStyle w:val="PartTitle"/>
      </w:pPr>
      <w:bookmarkStart w:id="370" w:name="_Toc345074694"/>
      <w:bookmarkStart w:id="371" w:name="_Toc461203773"/>
      <w:r w:rsidRPr="007B0978">
        <w:lastRenderedPageBreak/>
        <w:t>Volume 3 – Content Modules</w:t>
      </w:r>
      <w:bookmarkEnd w:id="370"/>
      <w:bookmarkEnd w:id="371"/>
    </w:p>
    <w:p w14:paraId="4C3DBEC1" w14:textId="77777777" w:rsidR="00FD6280" w:rsidRPr="007B0978" w:rsidRDefault="00FD6280" w:rsidP="0036685B">
      <w:pPr>
        <w:pStyle w:val="BodyText"/>
        <w:rPr>
          <w:noProof w:val="0"/>
        </w:rPr>
      </w:pPr>
      <w:r w:rsidRPr="007B0978">
        <w:rPr>
          <w:noProof w:val="0"/>
        </w:rPr>
        <w:t>Not applicable</w:t>
      </w:r>
    </w:p>
    <w:p w14:paraId="77CBD1A5" w14:textId="77777777" w:rsidR="00E816FD" w:rsidRPr="007B0978" w:rsidRDefault="00FD6280" w:rsidP="006E5C45">
      <w:pPr>
        <w:pStyle w:val="BodyText"/>
        <w:rPr>
          <w:noProof w:val="0"/>
        </w:rPr>
      </w:pPr>
      <w:r w:rsidRPr="007B0978">
        <w:rPr>
          <w:noProof w:val="0"/>
        </w:rPr>
        <w:br w:type="page"/>
      </w:r>
    </w:p>
    <w:p w14:paraId="6136977B" w14:textId="77777777" w:rsidR="00E816FD" w:rsidRPr="007B0978" w:rsidRDefault="00FD6280" w:rsidP="006E5C45">
      <w:pPr>
        <w:pStyle w:val="PartTitle"/>
        <w:pageBreakBefore w:val="0"/>
      </w:pPr>
      <w:bookmarkStart w:id="372" w:name="_Toc345074737"/>
      <w:bookmarkStart w:id="373" w:name="_Toc461203774"/>
      <w:r w:rsidRPr="007B0978">
        <w:lastRenderedPageBreak/>
        <w:t>Volume 4 – National Extensions</w:t>
      </w:r>
      <w:bookmarkEnd w:id="372"/>
      <w:bookmarkEnd w:id="373"/>
    </w:p>
    <w:p w14:paraId="065E434C" w14:textId="77777777" w:rsidR="00FD6280" w:rsidRPr="007B0978" w:rsidRDefault="00FD6280" w:rsidP="0036685B">
      <w:pPr>
        <w:pStyle w:val="BodyText"/>
        <w:rPr>
          <w:noProof w:val="0"/>
        </w:rPr>
      </w:pPr>
    </w:p>
    <w:p w14:paraId="69486684" w14:textId="77777777" w:rsidR="00FD6280" w:rsidRPr="007B0978" w:rsidRDefault="00FD6280" w:rsidP="0036685B">
      <w:pPr>
        <w:pStyle w:val="BodyText"/>
        <w:rPr>
          <w:noProof w:val="0"/>
        </w:rPr>
      </w:pPr>
      <w:r w:rsidRPr="007B0978">
        <w:rPr>
          <w:noProof w:val="0"/>
        </w:rPr>
        <w:t>Not applicable</w:t>
      </w:r>
    </w:p>
    <w:sectPr w:rsidR="00FD6280" w:rsidRPr="007B0978" w:rsidSect="007B7407">
      <w:headerReference w:type="default" r:id="rId55"/>
      <w:footerReference w:type="default" r:id="rId56"/>
      <w:footerReference w:type="first" r:id="rId57"/>
      <w:pgSz w:w="12240" w:h="15840" w:code="1"/>
      <w:pgMar w:top="1440" w:right="1080" w:bottom="1440" w:left="1800" w:header="720" w:footer="720" w:gutter="0"/>
      <w:lnNumType w:countBy="5" w:restart="continuous"/>
      <w:cols w:space="720"/>
      <w:titlePg/>
      <w:rtlGutter/>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13" w:author="Luke Duncan" w:date="2025-09-02T10:35:00Z" w:initials="LD">
    <w:p w14:paraId="7C32CF67" w14:textId="77777777" w:rsidR="00C02DE2" w:rsidRDefault="00C02DE2" w:rsidP="00C02DE2">
      <w:pPr>
        <w:pStyle w:val="CommentText"/>
      </w:pPr>
      <w:r>
        <w:rPr>
          <w:rStyle w:val="CommentReference"/>
        </w:rPr>
        <w:annotationRef/>
      </w:r>
      <w:r>
        <w:t>From CP-ITI-1317-00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32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A93B3D" w16cex:dateUtc="2025-09-02T1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32CF67" w16cid:durableId="52A93B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9C26D" w14:textId="77777777" w:rsidR="00244790" w:rsidRDefault="00244790">
      <w:r>
        <w:separator/>
      </w:r>
    </w:p>
  </w:endnote>
  <w:endnote w:type="continuationSeparator" w:id="0">
    <w:p w14:paraId="1B0B4C56" w14:textId="77777777" w:rsidR="00244790" w:rsidRDefault="00244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nlo">
    <w:altName w:val="DokChampa"/>
    <w:charset w:val="00"/>
    <w:family w:val="auto"/>
    <w:pitch w:val="variable"/>
    <w:sig w:usb0="E60022FF" w:usb1="D200F9FB" w:usb2="02000028" w:usb3="00000000" w:csb0="00000001"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95943" w14:textId="77777777" w:rsidR="001F5FB6" w:rsidRDefault="001F5FB6" w:rsidP="00337C29">
    <w:pPr>
      <w:pStyle w:val="Footer"/>
      <w:ind w:right="360"/>
    </w:pPr>
    <w:r>
      <w:t>___________________________________________________________________________</w:t>
    </w:r>
  </w:p>
  <w:p w14:paraId="56D22193" w14:textId="074BD9F1" w:rsidR="001F5FB6" w:rsidRDefault="001F5FB6" w:rsidP="003D0174">
    <w:pPr>
      <w:pStyle w:val="Footer"/>
      <w:ind w:right="360"/>
      <w:rPr>
        <w:sz w:val="20"/>
      </w:rPr>
    </w:pPr>
    <w:bookmarkStart w:id="374" w:name="_Toc473170355"/>
    <w:r>
      <w:rPr>
        <w:sz w:val="20"/>
      </w:rPr>
      <w:t xml:space="preserve">Rev. 1.4 – 2016-09-09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9E3C7C">
      <w:rPr>
        <w:rStyle w:val="PageNumber"/>
        <w:noProof/>
        <w:sz w:val="20"/>
      </w:rPr>
      <w:t>2</w:t>
    </w:r>
    <w:r w:rsidRPr="00597DB2">
      <w:rPr>
        <w:rStyle w:val="PageNumber"/>
        <w:sz w:val="20"/>
      </w:rPr>
      <w:fldChar w:fldCharType="end"/>
    </w:r>
    <w:r>
      <w:rPr>
        <w:sz w:val="20"/>
      </w:rPr>
      <w:tab/>
      <w:t xml:space="preserve">                       Copyright © 2016: IHE International, Inc.</w:t>
    </w:r>
    <w:bookmarkEnd w:id="374"/>
  </w:p>
  <w:p w14:paraId="565EF41F" w14:textId="77777777" w:rsidR="001F5FB6" w:rsidRDefault="001F5FB6" w:rsidP="00B96395">
    <w:pPr>
      <w:pStyle w:val="Footer"/>
      <w:rPr>
        <w:lang w:val="es-ES"/>
      </w:rPr>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799A0" w14:textId="77777777" w:rsidR="001F5FB6" w:rsidRDefault="001F5FB6" w:rsidP="003D0174">
    <w:pPr>
      <w:pStyle w:val="Footer"/>
      <w:jc w:val="center"/>
      <w:rPr>
        <w:sz w:val="20"/>
      </w:rPr>
    </w:pPr>
  </w:p>
  <w:p w14:paraId="7BCD7E04" w14:textId="03F4A3DC" w:rsidR="001F5FB6" w:rsidRDefault="001F5FB6" w:rsidP="005C7A16">
    <w:pPr>
      <w:pStyle w:val="Footer"/>
      <w:jc w:val="center"/>
    </w:pPr>
    <w:r>
      <w:rPr>
        <w:sz w:val="20"/>
      </w:rPr>
      <w:t>Copyright © 2016: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94E7A" w14:textId="77777777" w:rsidR="00244790" w:rsidRDefault="00244790">
      <w:r>
        <w:separator/>
      </w:r>
    </w:p>
  </w:footnote>
  <w:footnote w:type="continuationSeparator" w:id="0">
    <w:p w14:paraId="214F8957" w14:textId="77777777" w:rsidR="00244790" w:rsidRDefault="00244790">
      <w:r>
        <w:continuationSeparator/>
      </w:r>
    </w:p>
  </w:footnote>
  <w:footnote w:id="1">
    <w:p w14:paraId="297DEA02" w14:textId="77777777" w:rsidR="001F5FB6" w:rsidRDefault="001F5FB6" w:rsidP="004E3201">
      <w:pPr>
        <w:pStyle w:val="FootnoteText"/>
      </w:pPr>
      <w:r>
        <w:rPr>
          <w:rStyle w:val="FootnoteReference"/>
        </w:rPr>
        <w:footnoteRef/>
      </w:r>
      <w:r>
        <w:t xml:space="preserve"> HL7 </w:t>
      </w:r>
      <w:r w:rsidRPr="004A57F0">
        <w:t>is the registered trademark of Health Level Seven International.</w:t>
      </w:r>
    </w:p>
  </w:footnote>
  <w:footnote w:id="2">
    <w:p w14:paraId="66F8E735" w14:textId="1592A271" w:rsidR="001F5FB6" w:rsidRDefault="001F5FB6" w:rsidP="00452056">
      <w:pPr>
        <w:pStyle w:val="FootnoteText"/>
      </w:pPr>
      <w:r>
        <w:rPr>
          <w:rStyle w:val="FootnoteReference"/>
        </w:rPr>
        <w:footnoteRef/>
      </w:r>
      <w:r>
        <w:t xml:space="preserve"> FHIR </w:t>
      </w:r>
      <w:r w:rsidRPr="004A57F0">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2F3A" w14:textId="77777777" w:rsidR="001F5FB6" w:rsidRDefault="001F5FB6" w:rsidP="002036FD">
    <w:pPr>
      <w:pStyle w:val="Header"/>
    </w:pPr>
    <w:r>
      <w:t xml:space="preserve">IHE IT Infrastructure Technical Framework Supplement – Care Services Discovery (CSD) </w:t>
    </w:r>
    <w:r>
      <w:br/>
      <w:t>______________________________________________________________________________</w:t>
    </w:r>
  </w:p>
  <w:p w14:paraId="1789864F" w14:textId="77777777" w:rsidR="001F5FB6" w:rsidRDefault="001F5FB6" w:rsidP="00203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1E121E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20939FE"/>
    <w:multiLevelType w:val="hybridMultilevel"/>
    <w:tmpl w:val="880A6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4655B0"/>
    <w:multiLevelType w:val="hybridMultilevel"/>
    <w:tmpl w:val="FF54E00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15:restartNumberingAfterBreak="0">
    <w:nsid w:val="03AD3E4D"/>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4" w15:restartNumberingAfterBreak="0">
    <w:nsid w:val="03E359CC"/>
    <w:multiLevelType w:val="hybridMultilevel"/>
    <w:tmpl w:val="6B38BB4A"/>
    <w:lvl w:ilvl="0" w:tplc="1009000F">
      <w:start w:val="1"/>
      <w:numFmt w:val="decimal"/>
      <w:lvlText w:val="%1."/>
      <w:lvlJc w:val="left"/>
      <w:pPr>
        <w:ind w:left="720" w:hanging="360"/>
      </w:pPr>
      <w:rPr>
        <w:rFonts w:cs="Times New Roman"/>
      </w:rPr>
    </w:lvl>
    <w:lvl w:ilvl="1" w:tplc="10090019">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5" w15:restartNumberingAfterBreak="0">
    <w:nsid w:val="0F0444B7"/>
    <w:multiLevelType w:val="hybridMultilevel"/>
    <w:tmpl w:val="D0C0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AE2861"/>
    <w:multiLevelType w:val="hybridMultilevel"/>
    <w:tmpl w:val="D7660C5C"/>
    <w:lvl w:ilvl="0" w:tplc="0D84C54E">
      <w:start w:val="1"/>
      <w:numFmt w:val="lowerRoman"/>
      <w:lvlText w:val="%1)"/>
      <w:lvlJc w:val="left"/>
      <w:pPr>
        <w:ind w:left="1080" w:hanging="720"/>
      </w:pPr>
      <w:rPr>
        <w:rFonts w:cs="Times New Roman" w:hint="default"/>
      </w:rPr>
    </w:lvl>
    <w:lvl w:ilvl="1" w:tplc="10090019" w:tentative="1">
      <w:start w:val="1"/>
      <w:numFmt w:val="lowerLetter"/>
      <w:lvlText w:val="%2."/>
      <w:lvlJc w:val="left"/>
      <w:pPr>
        <w:ind w:left="1440" w:hanging="360"/>
      </w:pPr>
      <w:rPr>
        <w:rFonts w:cs="Times New Roman"/>
      </w:rPr>
    </w:lvl>
    <w:lvl w:ilvl="2" w:tplc="1009001B">
      <w:start w:val="1"/>
      <w:numFmt w:val="lowerRoman"/>
      <w:pStyle w:val="AppendixHeading3"/>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7" w15:restartNumberingAfterBreak="0">
    <w:nsid w:val="102D51D1"/>
    <w:multiLevelType w:val="hybridMultilevel"/>
    <w:tmpl w:val="2856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29761E"/>
    <w:multiLevelType w:val="hybridMultilevel"/>
    <w:tmpl w:val="67D6EE8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11B32598"/>
    <w:multiLevelType w:val="hybridMultilevel"/>
    <w:tmpl w:val="E6BE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D30C70"/>
    <w:multiLevelType w:val="hybridMultilevel"/>
    <w:tmpl w:val="AC861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13571E08"/>
    <w:multiLevelType w:val="singleLevel"/>
    <w:tmpl w:val="0409000F"/>
    <w:lvl w:ilvl="0">
      <w:start w:val="1"/>
      <w:numFmt w:val="decimal"/>
      <w:lvlText w:val="%1."/>
      <w:lvlJc w:val="left"/>
      <w:pPr>
        <w:ind w:left="720" w:hanging="360"/>
      </w:pPr>
    </w:lvl>
  </w:abstractNum>
  <w:abstractNum w:abstractNumId="22" w15:restartNumberingAfterBreak="0">
    <w:nsid w:val="13926BED"/>
    <w:multiLevelType w:val="hybridMultilevel"/>
    <w:tmpl w:val="7D08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FD479C"/>
    <w:multiLevelType w:val="hybridMultilevel"/>
    <w:tmpl w:val="0D748D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1A9A4485"/>
    <w:multiLevelType w:val="hybridMultilevel"/>
    <w:tmpl w:val="CC78B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B5B3910"/>
    <w:multiLevelType w:val="hybridMultilevel"/>
    <w:tmpl w:val="947E18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start w:val="1"/>
      <w:numFmt w:val="bullet"/>
      <w:lvlText w:val=""/>
      <w:lvlJc w:val="left"/>
      <w:pPr>
        <w:ind w:left="6480" w:hanging="360"/>
      </w:pPr>
      <w:rPr>
        <w:rFonts w:ascii="Wingdings" w:hAnsi="Wingdings" w:hint="default"/>
      </w:rPr>
    </w:lvl>
  </w:abstractNum>
  <w:abstractNum w:abstractNumId="26" w15:restartNumberingAfterBreak="0">
    <w:nsid w:val="1C2F7BB9"/>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7" w15:restartNumberingAfterBreak="0">
    <w:nsid w:val="1CB328EC"/>
    <w:multiLevelType w:val="hybridMultilevel"/>
    <w:tmpl w:val="56243D26"/>
    <w:lvl w:ilvl="0" w:tplc="0409000F">
      <w:start w:val="1"/>
      <w:numFmt w:val="bullet"/>
      <w:pStyle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22682DA9"/>
    <w:multiLevelType w:val="hybridMultilevel"/>
    <w:tmpl w:val="1E540320"/>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9" w15:restartNumberingAfterBreak="0">
    <w:nsid w:val="227F22EC"/>
    <w:multiLevelType w:val="multilevel"/>
    <w:tmpl w:val="C9A2E6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27E11FD1"/>
    <w:multiLevelType w:val="hybridMultilevel"/>
    <w:tmpl w:val="98C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AB12ED"/>
    <w:multiLevelType w:val="multilevel"/>
    <w:tmpl w:val="43127506"/>
    <w:lvl w:ilvl="0">
      <w:start w:val="1"/>
      <w:numFmt w:val="upperLetter"/>
      <w:suff w:val="space"/>
      <w:lvlText w:val="Appendix %1:"/>
      <w:lvlJc w:val="left"/>
      <w:rPr>
        <w:rFonts w:cs="Times New Roman" w:hint="default"/>
      </w:rPr>
    </w:lvl>
    <w:lvl w:ilvl="1">
      <w:start w:val="1"/>
      <w:numFmt w:val="decimal"/>
      <w:pStyle w:val="Appendix"/>
      <w:suff w:val="nothing"/>
      <w:lvlText w:val="B:%2 "/>
      <w:lvlJc w:val="left"/>
      <w:pPr>
        <w:ind w:left="576" w:hanging="576"/>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32" w15:restartNumberingAfterBreak="0">
    <w:nsid w:val="30A90708"/>
    <w:multiLevelType w:val="hybridMultilevel"/>
    <w:tmpl w:val="DCFA0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084361"/>
    <w:multiLevelType w:val="singleLevel"/>
    <w:tmpl w:val="0409000F"/>
    <w:lvl w:ilvl="0">
      <w:start w:val="1"/>
      <w:numFmt w:val="decimal"/>
      <w:lvlText w:val="%1."/>
      <w:lvlJc w:val="left"/>
      <w:pPr>
        <w:ind w:left="720" w:hanging="360"/>
      </w:pPr>
    </w:lvl>
  </w:abstractNum>
  <w:abstractNum w:abstractNumId="34" w15:restartNumberingAfterBreak="0">
    <w:nsid w:val="321F7C63"/>
    <w:multiLevelType w:val="hybridMultilevel"/>
    <w:tmpl w:val="7194D9D2"/>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5" w15:restartNumberingAfterBreak="0">
    <w:nsid w:val="32D72700"/>
    <w:multiLevelType w:val="hybridMultilevel"/>
    <w:tmpl w:val="EF4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A91A86"/>
    <w:multiLevelType w:val="hybridMultilevel"/>
    <w:tmpl w:val="7550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3BA90BEC"/>
    <w:multiLevelType w:val="hybridMultilevel"/>
    <w:tmpl w:val="844A9C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0373BFC"/>
    <w:multiLevelType w:val="hybridMultilevel"/>
    <w:tmpl w:val="D57473B0"/>
    <w:lvl w:ilvl="0" w:tplc="0409000F">
      <w:start w:val="1"/>
      <w:numFmt w:val="decimal"/>
      <w:lvlText w:val="%1."/>
      <w:lvlJc w:val="left"/>
      <w:pPr>
        <w:ind w:left="720" w:hanging="360"/>
      </w:pPr>
      <w:rPr>
        <w:rFonts w:cs="Times New Roman"/>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41E119FB"/>
    <w:multiLevelType w:val="hybridMultilevel"/>
    <w:tmpl w:val="B4D4D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0C0DCA"/>
    <w:multiLevelType w:val="hybridMultilevel"/>
    <w:tmpl w:val="3C6E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CE11A6"/>
    <w:multiLevelType w:val="hybridMultilevel"/>
    <w:tmpl w:val="7292C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4C6A38AA"/>
    <w:multiLevelType w:val="hybridMultilevel"/>
    <w:tmpl w:val="2180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E2BF7"/>
    <w:multiLevelType w:val="hybridMultilevel"/>
    <w:tmpl w:val="B800718A"/>
    <w:lvl w:ilvl="0" w:tplc="04090001">
      <w:start w:val="1"/>
      <w:numFmt w:val="bullet"/>
      <w:lvlText w:val=""/>
      <w:lvlJc w:val="left"/>
      <w:pPr>
        <w:ind w:left="899" w:hanging="360"/>
      </w:pPr>
      <w:rPr>
        <w:rFonts w:ascii="Symbol" w:hAnsi="Symbol" w:hint="default"/>
      </w:rPr>
    </w:lvl>
    <w:lvl w:ilvl="1" w:tplc="04090003" w:tentative="1">
      <w:start w:val="1"/>
      <w:numFmt w:val="bullet"/>
      <w:lvlText w:val="o"/>
      <w:lvlJc w:val="left"/>
      <w:pPr>
        <w:ind w:left="1619" w:hanging="360"/>
      </w:pPr>
      <w:rPr>
        <w:rFonts w:ascii="Courier New" w:hAnsi="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4F856C2E"/>
    <w:multiLevelType w:val="hybridMultilevel"/>
    <w:tmpl w:val="C1F8D3EA"/>
    <w:lvl w:ilvl="0" w:tplc="1009000F">
      <w:start w:val="1"/>
      <w:numFmt w:val="decimal"/>
      <w:lvlText w:val="%1."/>
      <w:lvlJc w:val="left"/>
      <w:pPr>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50A20E8A"/>
    <w:multiLevelType w:val="singleLevel"/>
    <w:tmpl w:val="0409000F"/>
    <w:lvl w:ilvl="0">
      <w:start w:val="1"/>
      <w:numFmt w:val="decimal"/>
      <w:lvlText w:val="%1."/>
      <w:lvlJc w:val="left"/>
      <w:pPr>
        <w:ind w:left="720" w:hanging="360"/>
      </w:pPr>
    </w:lvl>
  </w:abstractNum>
  <w:abstractNum w:abstractNumId="46" w15:restartNumberingAfterBreak="0">
    <w:nsid w:val="50BF7DA7"/>
    <w:multiLevelType w:val="hybridMultilevel"/>
    <w:tmpl w:val="85C8E21C"/>
    <w:lvl w:ilvl="0" w:tplc="1009000F">
      <w:start w:val="1"/>
      <w:numFmt w:val="decimal"/>
      <w:lvlText w:val="%1."/>
      <w:lvlJc w:val="left"/>
      <w:pPr>
        <w:ind w:left="720" w:hanging="360"/>
      </w:pPr>
      <w:rPr>
        <w:rFonts w:cs="Times New Roman"/>
      </w:rPr>
    </w:lvl>
    <w:lvl w:ilvl="1" w:tplc="10090019">
      <w:start w:val="1"/>
      <w:numFmt w:val="lowerLetter"/>
      <w:lvlText w:val="%2."/>
      <w:lvlJc w:val="left"/>
      <w:pPr>
        <w:ind w:left="1440" w:hanging="360"/>
      </w:pPr>
      <w:rPr>
        <w:rFonts w:cs="Times New Roman"/>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start w:val="1"/>
      <w:numFmt w:val="lowerRoman"/>
      <w:lvlText w:val="%9."/>
      <w:lvlJc w:val="right"/>
      <w:pPr>
        <w:ind w:left="6480" w:hanging="180"/>
      </w:pPr>
      <w:rPr>
        <w:rFonts w:cs="Times New Roman"/>
      </w:rPr>
    </w:lvl>
  </w:abstractNum>
  <w:abstractNum w:abstractNumId="47" w15:restartNumberingAfterBreak="0">
    <w:nsid w:val="51380FAD"/>
    <w:multiLevelType w:val="multilevel"/>
    <w:tmpl w:val="4888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49379C"/>
    <w:multiLevelType w:val="hybridMultilevel"/>
    <w:tmpl w:val="57827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65828D3"/>
    <w:multiLevelType w:val="multilevel"/>
    <w:tmpl w:val="F1446090"/>
    <w:lvl w:ilvl="0">
      <w:start w:val="1"/>
      <w:numFmt w:val="upperLetter"/>
      <w:lvlText w:val="Appendix %1:"/>
      <w:lvlJc w:val="left"/>
      <w:pPr>
        <w:tabs>
          <w:tab w:val="num" w:pos="1980"/>
        </w:tabs>
        <w:ind w:left="1980" w:hanging="1980"/>
      </w:pPr>
    </w:lvl>
    <w:lvl w:ilvl="1">
      <w:start w:val="1"/>
      <w:numFmt w:val="decimal"/>
      <w:lvlText w:val="%1.%2:"/>
      <w:lvlJc w:val="left"/>
      <w:pPr>
        <w:tabs>
          <w:tab w:val="num" w:pos="900"/>
        </w:tabs>
        <w:ind w:left="900" w:hanging="900"/>
      </w:p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0" w15:restartNumberingAfterBreak="0">
    <w:nsid w:val="570227BB"/>
    <w:multiLevelType w:val="hybridMultilevel"/>
    <w:tmpl w:val="F482EB52"/>
    <w:lvl w:ilvl="0" w:tplc="1009000F">
      <w:start w:val="1"/>
      <w:numFmt w:val="decimal"/>
      <w:lvlText w:val="%1."/>
      <w:lvlJc w:val="left"/>
      <w:pPr>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15:restartNumberingAfterBreak="0">
    <w:nsid w:val="595B4ADF"/>
    <w:multiLevelType w:val="multilevel"/>
    <w:tmpl w:val="3FA2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A808D7"/>
    <w:multiLevelType w:val="hybridMultilevel"/>
    <w:tmpl w:val="C2AA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AF1896"/>
    <w:multiLevelType w:val="singleLevel"/>
    <w:tmpl w:val="6D502382"/>
    <w:lvl w:ilvl="0">
      <w:start w:val="1"/>
      <w:numFmt w:val="decimal"/>
      <w:lvlText w:val="%1."/>
      <w:lvlJc w:val="left"/>
      <w:pPr>
        <w:tabs>
          <w:tab w:val="num" w:pos="900"/>
        </w:tabs>
        <w:ind w:left="900" w:hanging="540"/>
      </w:pPr>
      <w:rPr>
        <w:rFonts w:cs="Times New Roman"/>
      </w:rPr>
    </w:lvl>
  </w:abstractNum>
  <w:abstractNum w:abstractNumId="54" w15:restartNumberingAfterBreak="0">
    <w:nsid w:val="61357AF6"/>
    <w:multiLevelType w:val="hybridMultilevel"/>
    <w:tmpl w:val="1AE66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6" w15:restartNumberingAfterBreak="0">
    <w:nsid w:val="62150EC1"/>
    <w:multiLevelType w:val="multilevel"/>
    <w:tmpl w:val="BDB68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7" w15:restartNumberingAfterBreak="0">
    <w:nsid w:val="658D1B76"/>
    <w:multiLevelType w:val="multilevel"/>
    <w:tmpl w:val="4C2C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740865"/>
    <w:multiLevelType w:val="hybridMultilevel"/>
    <w:tmpl w:val="57A27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82053A6"/>
    <w:multiLevelType w:val="hybridMultilevel"/>
    <w:tmpl w:val="9E965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F33F54"/>
    <w:multiLevelType w:val="multilevel"/>
    <w:tmpl w:val="7BF84BE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1" w15:restartNumberingAfterBreak="0">
    <w:nsid w:val="6DF353D1"/>
    <w:multiLevelType w:val="hybridMultilevel"/>
    <w:tmpl w:val="8F0091EC"/>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62" w15:restartNumberingAfterBreak="0">
    <w:nsid w:val="75F3322E"/>
    <w:multiLevelType w:val="hybridMultilevel"/>
    <w:tmpl w:val="BD22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8C2FD6"/>
    <w:multiLevelType w:val="hybridMultilevel"/>
    <w:tmpl w:val="A120B76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4" w15:restartNumberingAfterBreak="0">
    <w:nsid w:val="76B95D8A"/>
    <w:multiLevelType w:val="hybridMultilevel"/>
    <w:tmpl w:val="A780836C"/>
    <w:lvl w:ilvl="0" w:tplc="1009000F">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65" w15:restartNumberingAfterBreak="0">
    <w:nsid w:val="79FA4400"/>
    <w:multiLevelType w:val="hybridMultilevel"/>
    <w:tmpl w:val="E6BC63C2"/>
    <w:lvl w:ilvl="0" w:tplc="04090001">
      <w:start w:val="1"/>
      <w:numFmt w:val="bullet"/>
      <w:lvlText w:val=""/>
      <w:lvlJc w:val="left"/>
      <w:pPr>
        <w:ind w:left="1193" w:hanging="360"/>
      </w:pPr>
      <w:rPr>
        <w:rFonts w:ascii="Symbol" w:hAnsi="Symbol" w:hint="default"/>
      </w:rPr>
    </w:lvl>
    <w:lvl w:ilvl="1" w:tplc="04090003" w:tentative="1">
      <w:start w:val="1"/>
      <w:numFmt w:val="bullet"/>
      <w:lvlText w:val="o"/>
      <w:lvlJc w:val="left"/>
      <w:pPr>
        <w:ind w:left="1913" w:hanging="360"/>
      </w:pPr>
      <w:rPr>
        <w:rFonts w:ascii="Courier New" w:hAnsi="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66" w15:restartNumberingAfterBreak="0">
    <w:nsid w:val="7BE43DB9"/>
    <w:multiLevelType w:val="hybridMultilevel"/>
    <w:tmpl w:val="3C2485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lowerRoman"/>
      <w:lvlText w:val="%3."/>
      <w:lvlJc w:val="left"/>
      <w:pPr>
        <w:tabs>
          <w:tab w:val="num" w:pos="2520"/>
        </w:tabs>
        <w:ind w:left="2520" w:hanging="360"/>
      </w:pPr>
      <w:rPr>
        <w:rFonts w:cs="Times New Roman" w:hint="default"/>
      </w:rPr>
    </w:lvl>
    <w:lvl w:ilvl="3">
      <w:start w:val="1"/>
      <w:numFmt w:val="decimal"/>
      <w:lvlText w:val="%4."/>
      <w:lvlJc w:val="left"/>
      <w:pPr>
        <w:tabs>
          <w:tab w:val="num" w:pos="3284"/>
        </w:tabs>
        <w:ind w:left="3284" w:hanging="360"/>
      </w:pPr>
      <w:rPr>
        <w:rFonts w:cs="Times New Roman" w:hint="default"/>
      </w:rPr>
    </w:lvl>
    <w:lvl w:ilvl="4">
      <w:start w:val="1"/>
      <w:numFmt w:val="lowerLetter"/>
      <w:lvlText w:val="%5."/>
      <w:lvlJc w:val="left"/>
      <w:pPr>
        <w:tabs>
          <w:tab w:val="num" w:pos="3960"/>
        </w:tabs>
        <w:ind w:left="3960" w:hanging="360"/>
      </w:pPr>
      <w:rPr>
        <w:rFonts w:cs="Times New Roman" w:hint="default"/>
      </w:rPr>
    </w:lvl>
    <w:lvl w:ilvl="5">
      <w:start w:val="1"/>
      <w:numFmt w:val="lowerRoman"/>
      <w:lvlText w:val="%6."/>
      <w:lvlJc w:val="left"/>
      <w:pPr>
        <w:tabs>
          <w:tab w:val="num" w:pos="4680"/>
        </w:tabs>
        <w:ind w:left="468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decimal"/>
      <w:lvlText w:val="%8."/>
      <w:lvlJc w:val="left"/>
      <w:pPr>
        <w:tabs>
          <w:tab w:val="num" w:pos="5400"/>
        </w:tabs>
        <w:ind w:left="5400" w:hanging="360"/>
      </w:pPr>
      <w:rPr>
        <w:rFonts w:cs="Times New Roman" w:hint="default"/>
      </w:rPr>
    </w:lvl>
    <w:lvl w:ilvl="8">
      <w:start w:val="1"/>
      <w:numFmt w:val="decimal"/>
      <w:lvlText w:val="%9."/>
      <w:lvlJc w:val="left"/>
      <w:pPr>
        <w:tabs>
          <w:tab w:val="num" w:pos="6120"/>
        </w:tabs>
        <w:ind w:left="6120" w:hanging="360"/>
      </w:pPr>
      <w:rPr>
        <w:rFonts w:cs="Times New Roman" w:hint="default"/>
      </w:rPr>
    </w:lvl>
  </w:abstractNum>
  <w:num w:numId="1" w16cid:durableId="1758862637">
    <w:abstractNumId w:val="9"/>
  </w:num>
  <w:num w:numId="2" w16cid:durableId="1192105206">
    <w:abstractNumId w:val="10"/>
  </w:num>
  <w:num w:numId="3" w16cid:durableId="1145468252">
    <w:abstractNumId w:val="8"/>
  </w:num>
  <w:num w:numId="4" w16cid:durableId="583225638">
    <w:abstractNumId w:val="7"/>
  </w:num>
  <w:num w:numId="5" w16cid:durableId="33236594">
    <w:abstractNumId w:val="4"/>
  </w:num>
  <w:num w:numId="6" w16cid:durableId="897128763">
    <w:abstractNumId w:val="3"/>
  </w:num>
  <w:num w:numId="7" w16cid:durableId="321932913">
    <w:abstractNumId w:val="2"/>
  </w:num>
  <w:num w:numId="8" w16cid:durableId="1240098752">
    <w:abstractNumId w:val="1"/>
  </w:num>
  <w:num w:numId="9" w16cid:durableId="1687516388">
    <w:abstractNumId w:val="6"/>
  </w:num>
  <w:num w:numId="10" w16cid:durableId="460226235">
    <w:abstractNumId w:val="5"/>
  </w:num>
  <w:num w:numId="11" w16cid:durableId="635137817">
    <w:abstractNumId w:val="9"/>
  </w:num>
  <w:num w:numId="12" w16cid:durableId="168566993">
    <w:abstractNumId w:val="10"/>
  </w:num>
  <w:num w:numId="13" w16cid:durableId="376635503">
    <w:abstractNumId w:val="8"/>
  </w:num>
  <w:num w:numId="14" w16cid:durableId="1320040153">
    <w:abstractNumId w:val="4"/>
  </w:num>
  <w:num w:numId="15" w16cid:durableId="1265184350">
    <w:abstractNumId w:val="31"/>
  </w:num>
  <w:num w:numId="16" w16cid:durableId="1833138609">
    <w:abstractNumId w:val="27"/>
  </w:num>
  <w:num w:numId="17" w16cid:durableId="1032149923">
    <w:abstractNumId w:val="9"/>
  </w:num>
  <w:num w:numId="18" w16cid:durableId="515656206">
    <w:abstractNumId w:val="9"/>
    <w:lvlOverride w:ilvl="0">
      <w:startOverride w:val="1"/>
    </w:lvlOverride>
  </w:num>
  <w:num w:numId="19" w16cid:durableId="1078286069">
    <w:abstractNumId w:val="60"/>
  </w:num>
  <w:num w:numId="20" w16cid:durableId="237525123">
    <w:abstractNumId w:val="29"/>
  </w:num>
  <w:num w:numId="21" w16cid:durableId="758603744">
    <w:abstractNumId w:val="36"/>
  </w:num>
  <w:num w:numId="22" w16cid:durableId="961768913">
    <w:abstractNumId w:val="16"/>
  </w:num>
  <w:num w:numId="23" w16cid:durableId="826440018">
    <w:abstractNumId w:val="25"/>
  </w:num>
  <w:num w:numId="24" w16cid:durableId="362484856">
    <w:abstractNumId w:val="23"/>
  </w:num>
  <w:num w:numId="25" w16cid:durableId="243224098">
    <w:abstractNumId w:val="13"/>
  </w:num>
  <w:num w:numId="26" w16cid:durableId="651756794">
    <w:abstractNumId w:val="46"/>
  </w:num>
  <w:num w:numId="27" w16cid:durableId="2028406448">
    <w:abstractNumId w:val="14"/>
  </w:num>
  <w:num w:numId="28" w16cid:durableId="1262907328">
    <w:abstractNumId w:val="41"/>
  </w:num>
  <w:num w:numId="29" w16cid:durableId="1096749745">
    <w:abstractNumId w:val="67"/>
  </w:num>
  <w:num w:numId="30" w16cid:durableId="1119567339">
    <w:abstractNumId w:val="4"/>
    <w:lvlOverride w:ilvl="0">
      <w:startOverride w:val="1"/>
    </w:lvlOverride>
  </w:num>
  <w:num w:numId="31" w16cid:durableId="1475489680">
    <w:abstractNumId w:val="53"/>
  </w:num>
  <w:num w:numId="32" w16cid:durableId="1918516361">
    <w:abstractNumId w:val="10"/>
  </w:num>
  <w:num w:numId="33" w16cid:durableId="324284810">
    <w:abstractNumId w:val="8"/>
  </w:num>
  <w:num w:numId="34" w16cid:durableId="1636452485">
    <w:abstractNumId w:val="7"/>
  </w:num>
  <w:num w:numId="35" w16cid:durableId="150872716">
    <w:abstractNumId w:val="26"/>
  </w:num>
  <w:num w:numId="36" w16cid:durableId="1179007148">
    <w:abstractNumId w:val="28"/>
  </w:num>
  <w:num w:numId="37" w16cid:durableId="1631324298">
    <w:abstractNumId w:val="34"/>
  </w:num>
  <w:num w:numId="38" w16cid:durableId="1406800284">
    <w:abstractNumId w:val="64"/>
  </w:num>
  <w:num w:numId="39" w16cid:durableId="598178872">
    <w:abstractNumId w:val="18"/>
  </w:num>
  <w:num w:numId="40" w16cid:durableId="558173522">
    <w:abstractNumId w:val="38"/>
  </w:num>
  <w:num w:numId="41" w16cid:durableId="2128042383">
    <w:abstractNumId w:val="20"/>
  </w:num>
  <w:num w:numId="42" w16cid:durableId="1877615619">
    <w:abstractNumId w:val="42"/>
  </w:num>
  <w:num w:numId="43" w16cid:durableId="1511216097">
    <w:abstractNumId w:val="48"/>
  </w:num>
  <w:num w:numId="44" w16cid:durableId="1967617749">
    <w:abstractNumId w:val="58"/>
  </w:num>
  <w:num w:numId="45" w16cid:durableId="1306475486">
    <w:abstractNumId w:val="37"/>
  </w:num>
  <w:num w:numId="46" w16cid:durableId="1349335213">
    <w:abstractNumId w:val="39"/>
  </w:num>
  <w:num w:numId="47" w16cid:durableId="845435407">
    <w:abstractNumId w:val="47"/>
  </w:num>
  <w:num w:numId="48" w16cid:durableId="594634431">
    <w:abstractNumId w:val="51"/>
  </w:num>
  <w:num w:numId="49" w16cid:durableId="95756211">
    <w:abstractNumId w:val="57"/>
  </w:num>
  <w:num w:numId="50" w16cid:durableId="2041540356">
    <w:abstractNumId w:val="40"/>
  </w:num>
  <w:num w:numId="51" w16cid:durableId="883952235">
    <w:abstractNumId w:val="44"/>
  </w:num>
  <w:num w:numId="52" w16cid:durableId="443158476">
    <w:abstractNumId w:val="50"/>
  </w:num>
  <w:num w:numId="53" w16cid:durableId="1408188396">
    <w:abstractNumId w:val="10"/>
  </w:num>
  <w:num w:numId="54" w16cid:durableId="2145154022">
    <w:abstractNumId w:val="10"/>
  </w:num>
  <w:num w:numId="55" w16cid:durableId="147791553">
    <w:abstractNumId w:val="8"/>
  </w:num>
  <w:num w:numId="56" w16cid:durableId="1588466561">
    <w:abstractNumId w:val="7"/>
  </w:num>
  <w:num w:numId="57" w16cid:durableId="1835679336">
    <w:abstractNumId w:val="6"/>
  </w:num>
  <w:num w:numId="58" w16cid:durableId="353700354">
    <w:abstractNumId w:val="5"/>
  </w:num>
  <w:num w:numId="59" w16cid:durableId="1397625268">
    <w:abstractNumId w:val="9"/>
  </w:num>
  <w:num w:numId="60" w16cid:durableId="180583497">
    <w:abstractNumId w:val="9"/>
  </w:num>
  <w:num w:numId="61" w16cid:durableId="1302231375">
    <w:abstractNumId w:val="4"/>
  </w:num>
  <w:num w:numId="62" w16cid:durableId="1051879360">
    <w:abstractNumId w:val="3"/>
  </w:num>
  <w:num w:numId="63" w16cid:durableId="1496846276">
    <w:abstractNumId w:val="2"/>
  </w:num>
  <w:num w:numId="64" w16cid:durableId="1671832469">
    <w:abstractNumId w:val="1"/>
  </w:num>
  <w:num w:numId="65" w16cid:durableId="225722754">
    <w:abstractNumId w:val="4"/>
    <w:lvlOverride w:ilvl="0">
      <w:startOverride w:val="1"/>
    </w:lvlOverride>
  </w:num>
  <w:num w:numId="66" w16cid:durableId="771165131">
    <w:abstractNumId w:val="4"/>
    <w:lvlOverride w:ilvl="0">
      <w:startOverride w:val="1"/>
    </w:lvlOverride>
  </w:num>
  <w:num w:numId="67" w16cid:durableId="2003700201">
    <w:abstractNumId w:val="4"/>
    <w:lvlOverride w:ilvl="0">
      <w:startOverride w:val="1"/>
    </w:lvlOverride>
  </w:num>
  <w:num w:numId="68" w16cid:durableId="26681201">
    <w:abstractNumId w:val="4"/>
    <w:lvlOverride w:ilvl="0">
      <w:startOverride w:val="1"/>
    </w:lvlOverride>
  </w:num>
  <w:num w:numId="69" w16cid:durableId="1375816089">
    <w:abstractNumId w:val="4"/>
    <w:lvlOverride w:ilvl="0">
      <w:startOverride w:val="1"/>
    </w:lvlOverride>
  </w:num>
  <w:num w:numId="70" w16cid:durableId="2051876866">
    <w:abstractNumId w:val="4"/>
    <w:lvlOverride w:ilvl="0">
      <w:startOverride w:val="1"/>
    </w:lvlOverride>
  </w:num>
  <w:num w:numId="71" w16cid:durableId="1158881310">
    <w:abstractNumId w:val="4"/>
    <w:lvlOverride w:ilvl="0">
      <w:startOverride w:val="1"/>
    </w:lvlOverride>
  </w:num>
  <w:num w:numId="72" w16cid:durableId="806748422">
    <w:abstractNumId w:val="4"/>
    <w:lvlOverride w:ilvl="0">
      <w:startOverride w:val="1"/>
    </w:lvlOverride>
  </w:num>
  <w:num w:numId="73" w16cid:durableId="1846018910">
    <w:abstractNumId w:val="4"/>
    <w:lvlOverride w:ilvl="0">
      <w:startOverride w:val="1"/>
    </w:lvlOverride>
  </w:num>
  <w:num w:numId="74" w16cid:durableId="31148896">
    <w:abstractNumId w:val="4"/>
    <w:lvlOverride w:ilvl="0">
      <w:startOverride w:val="1"/>
    </w:lvlOverride>
  </w:num>
  <w:num w:numId="75" w16cid:durableId="852260724">
    <w:abstractNumId w:val="4"/>
    <w:lvlOverride w:ilvl="0">
      <w:startOverride w:val="1"/>
    </w:lvlOverride>
  </w:num>
  <w:num w:numId="76" w16cid:durableId="1944334446">
    <w:abstractNumId w:val="4"/>
    <w:lvlOverride w:ilvl="0">
      <w:startOverride w:val="1"/>
    </w:lvlOverride>
  </w:num>
  <w:num w:numId="77" w16cid:durableId="1110197610">
    <w:abstractNumId w:val="46"/>
  </w:num>
  <w:num w:numId="78" w16cid:durableId="433789829">
    <w:abstractNumId w:val="66"/>
  </w:num>
  <w:num w:numId="79" w16cid:durableId="1914854956">
    <w:abstractNumId w:val="46"/>
  </w:num>
  <w:num w:numId="80" w16cid:durableId="1833525992">
    <w:abstractNumId w:val="46"/>
  </w:num>
  <w:num w:numId="81" w16cid:durableId="2045060455">
    <w:abstractNumId w:val="59"/>
  </w:num>
  <w:num w:numId="82" w16cid:durableId="1384866648">
    <w:abstractNumId w:val="62"/>
  </w:num>
  <w:num w:numId="83" w16cid:durableId="913323993">
    <w:abstractNumId w:val="54"/>
  </w:num>
  <w:num w:numId="84" w16cid:durableId="871259472">
    <w:abstractNumId w:val="46"/>
  </w:num>
  <w:num w:numId="85" w16cid:durableId="1857844335">
    <w:abstractNumId w:val="46"/>
  </w:num>
  <w:num w:numId="86" w16cid:durableId="962268418">
    <w:abstractNumId w:val="55"/>
  </w:num>
  <w:num w:numId="87" w16cid:durableId="642350497">
    <w:abstractNumId w:val="55"/>
  </w:num>
  <w:num w:numId="88" w16cid:durableId="270554629">
    <w:abstractNumId w:val="55"/>
  </w:num>
  <w:num w:numId="89" w16cid:durableId="681202612">
    <w:abstractNumId w:val="55"/>
  </w:num>
  <w:num w:numId="90" w16cid:durableId="1791781115">
    <w:abstractNumId w:val="4"/>
  </w:num>
  <w:num w:numId="91" w16cid:durableId="472724119">
    <w:abstractNumId w:val="8"/>
  </w:num>
  <w:num w:numId="92" w16cid:durableId="1865287703">
    <w:abstractNumId w:val="8"/>
  </w:num>
  <w:num w:numId="93" w16cid:durableId="292710102">
    <w:abstractNumId w:val="55"/>
  </w:num>
  <w:num w:numId="94" w16cid:durableId="1511142144">
    <w:abstractNumId w:val="55"/>
  </w:num>
  <w:num w:numId="95" w16cid:durableId="1860048697">
    <w:abstractNumId w:val="55"/>
  </w:num>
  <w:num w:numId="96" w16cid:durableId="218901135">
    <w:abstractNumId w:val="55"/>
  </w:num>
  <w:num w:numId="97" w16cid:durableId="1927567286">
    <w:abstractNumId w:val="55"/>
  </w:num>
  <w:num w:numId="98" w16cid:durableId="108623430">
    <w:abstractNumId w:val="55"/>
  </w:num>
  <w:num w:numId="99" w16cid:durableId="1301037055">
    <w:abstractNumId w:val="55"/>
  </w:num>
  <w:num w:numId="100" w16cid:durableId="1764572088">
    <w:abstractNumId w:val="24"/>
  </w:num>
  <w:num w:numId="101" w16cid:durableId="609556077">
    <w:abstractNumId w:val="52"/>
  </w:num>
  <w:num w:numId="102" w16cid:durableId="1317687550">
    <w:abstractNumId w:val="15"/>
  </w:num>
  <w:num w:numId="103" w16cid:durableId="349723289">
    <w:abstractNumId w:val="43"/>
  </w:num>
  <w:num w:numId="104" w16cid:durableId="490829605">
    <w:abstractNumId w:val="63"/>
  </w:num>
  <w:num w:numId="105" w16cid:durableId="813066497">
    <w:abstractNumId w:val="11"/>
  </w:num>
  <w:num w:numId="106" w16cid:durableId="1752846553">
    <w:abstractNumId w:val="12"/>
  </w:num>
  <w:num w:numId="107" w16cid:durableId="291980100">
    <w:abstractNumId w:val="56"/>
  </w:num>
  <w:num w:numId="108" w16cid:durableId="350884566">
    <w:abstractNumId w:val="49"/>
  </w:num>
  <w:num w:numId="109" w16cid:durableId="457841160">
    <w:abstractNumId w:val="65"/>
  </w:num>
  <w:num w:numId="110" w16cid:durableId="1493831024">
    <w:abstractNumId w:val="30"/>
  </w:num>
  <w:num w:numId="111" w16cid:durableId="1368024688">
    <w:abstractNumId w:val="61"/>
  </w:num>
  <w:num w:numId="112" w16cid:durableId="1226261228">
    <w:abstractNumId w:val="22"/>
  </w:num>
  <w:num w:numId="113" w16cid:durableId="1056315468">
    <w:abstractNumId w:val="19"/>
  </w:num>
  <w:num w:numId="114" w16cid:durableId="1562784377">
    <w:abstractNumId w:val="0"/>
  </w:num>
  <w:num w:numId="115" w16cid:durableId="1219898344">
    <w:abstractNumId w:val="17"/>
  </w:num>
  <w:num w:numId="116" w16cid:durableId="1151361685">
    <w:abstractNumId w:val="35"/>
  </w:num>
  <w:num w:numId="117" w16cid:durableId="1301613831">
    <w:abstractNumId w:val="32"/>
  </w:num>
  <w:num w:numId="118" w16cid:durableId="15888465">
    <w:abstractNumId w:val="21"/>
  </w:num>
  <w:num w:numId="119" w16cid:durableId="1866094734">
    <w:abstractNumId w:val="33"/>
  </w:num>
  <w:num w:numId="120" w16cid:durableId="1863778780">
    <w:abstractNumId w:val="45"/>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Duncan">
    <w15:presenceInfo w15:providerId="AD" w15:userId="S::lduncan@path.org::eff5055e-f64b-4d9f-b526-819751e5f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proofState w:spelling="clean" w:grammar="clean"/>
  <w:attachedTemplate r:id="rId1"/>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77C8"/>
    <w:rsid w:val="0000128B"/>
    <w:rsid w:val="00001CAA"/>
    <w:rsid w:val="00002280"/>
    <w:rsid w:val="000030DD"/>
    <w:rsid w:val="0000331A"/>
    <w:rsid w:val="00004FDF"/>
    <w:rsid w:val="00005644"/>
    <w:rsid w:val="00005BBC"/>
    <w:rsid w:val="00005E56"/>
    <w:rsid w:val="00006470"/>
    <w:rsid w:val="00006935"/>
    <w:rsid w:val="000071E4"/>
    <w:rsid w:val="00007EDC"/>
    <w:rsid w:val="00011DF2"/>
    <w:rsid w:val="00012536"/>
    <w:rsid w:val="00012E1A"/>
    <w:rsid w:val="00013A3A"/>
    <w:rsid w:val="00015F7B"/>
    <w:rsid w:val="00016149"/>
    <w:rsid w:val="00017A25"/>
    <w:rsid w:val="00020733"/>
    <w:rsid w:val="00020EB1"/>
    <w:rsid w:val="00022ED0"/>
    <w:rsid w:val="000244F4"/>
    <w:rsid w:val="000301FA"/>
    <w:rsid w:val="000303EC"/>
    <w:rsid w:val="000304F0"/>
    <w:rsid w:val="000305DC"/>
    <w:rsid w:val="00032814"/>
    <w:rsid w:val="00032FD8"/>
    <w:rsid w:val="00033D28"/>
    <w:rsid w:val="00033D4D"/>
    <w:rsid w:val="00034989"/>
    <w:rsid w:val="00034B0A"/>
    <w:rsid w:val="000356DE"/>
    <w:rsid w:val="00035C8C"/>
    <w:rsid w:val="00040735"/>
    <w:rsid w:val="000407F7"/>
    <w:rsid w:val="0004307D"/>
    <w:rsid w:val="000470E2"/>
    <w:rsid w:val="00047112"/>
    <w:rsid w:val="00050230"/>
    <w:rsid w:val="000504EF"/>
    <w:rsid w:val="00050FE1"/>
    <w:rsid w:val="00051862"/>
    <w:rsid w:val="00052F70"/>
    <w:rsid w:val="0005372C"/>
    <w:rsid w:val="00053B20"/>
    <w:rsid w:val="00053DD2"/>
    <w:rsid w:val="00055559"/>
    <w:rsid w:val="00055883"/>
    <w:rsid w:val="00056E70"/>
    <w:rsid w:val="00057055"/>
    <w:rsid w:val="000622EE"/>
    <w:rsid w:val="00063609"/>
    <w:rsid w:val="00065BE5"/>
    <w:rsid w:val="000675C0"/>
    <w:rsid w:val="0006795F"/>
    <w:rsid w:val="00067DAF"/>
    <w:rsid w:val="000709D6"/>
    <w:rsid w:val="0007122F"/>
    <w:rsid w:val="00071971"/>
    <w:rsid w:val="00071C48"/>
    <w:rsid w:val="00072C89"/>
    <w:rsid w:val="000744CF"/>
    <w:rsid w:val="00075D02"/>
    <w:rsid w:val="0007611D"/>
    <w:rsid w:val="00076AD1"/>
    <w:rsid w:val="00080554"/>
    <w:rsid w:val="00083548"/>
    <w:rsid w:val="00084A95"/>
    <w:rsid w:val="0008671B"/>
    <w:rsid w:val="0008737F"/>
    <w:rsid w:val="00090B52"/>
    <w:rsid w:val="00090C0E"/>
    <w:rsid w:val="00091AF9"/>
    <w:rsid w:val="00093AA1"/>
    <w:rsid w:val="00093B1A"/>
    <w:rsid w:val="00093DDC"/>
    <w:rsid w:val="0009439E"/>
    <w:rsid w:val="00094714"/>
    <w:rsid w:val="000961B2"/>
    <w:rsid w:val="000961F0"/>
    <w:rsid w:val="000A05B9"/>
    <w:rsid w:val="000A0FEF"/>
    <w:rsid w:val="000A1135"/>
    <w:rsid w:val="000A12B6"/>
    <w:rsid w:val="000A1C60"/>
    <w:rsid w:val="000A2BCD"/>
    <w:rsid w:val="000A2DB4"/>
    <w:rsid w:val="000A3303"/>
    <w:rsid w:val="000A35DF"/>
    <w:rsid w:val="000A52BD"/>
    <w:rsid w:val="000A62B5"/>
    <w:rsid w:val="000A688F"/>
    <w:rsid w:val="000A75F7"/>
    <w:rsid w:val="000A7AD8"/>
    <w:rsid w:val="000B036B"/>
    <w:rsid w:val="000B1260"/>
    <w:rsid w:val="000B19E3"/>
    <w:rsid w:val="000B34EF"/>
    <w:rsid w:val="000B72CD"/>
    <w:rsid w:val="000C1303"/>
    <w:rsid w:val="000C2C12"/>
    <w:rsid w:val="000C4AC1"/>
    <w:rsid w:val="000C682B"/>
    <w:rsid w:val="000C78A6"/>
    <w:rsid w:val="000C7D08"/>
    <w:rsid w:val="000D1A57"/>
    <w:rsid w:val="000D2154"/>
    <w:rsid w:val="000D389C"/>
    <w:rsid w:val="000D55A6"/>
    <w:rsid w:val="000D6162"/>
    <w:rsid w:val="000D6483"/>
    <w:rsid w:val="000D72A3"/>
    <w:rsid w:val="000E03AD"/>
    <w:rsid w:val="000E1DBF"/>
    <w:rsid w:val="000E23EB"/>
    <w:rsid w:val="000E2AF9"/>
    <w:rsid w:val="000E304E"/>
    <w:rsid w:val="000E475C"/>
    <w:rsid w:val="000E4968"/>
    <w:rsid w:val="000E4C22"/>
    <w:rsid w:val="000E63D1"/>
    <w:rsid w:val="000E66F8"/>
    <w:rsid w:val="000F095B"/>
    <w:rsid w:val="000F12CC"/>
    <w:rsid w:val="000F2F0C"/>
    <w:rsid w:val="000F4ACE"/>
    <w:rsid w:val="000F5C68"/>
    <w:rsid w:val="000F639E"/>
    <w:rsid w:val="000F66BE"/>
    <w:rsid w:val="000F6D26"/>
    <w:rsid w:val="001001C5"/>
    <w:rsid w:val="0010061B"/>
    <w:rsid w:val="00102032"/>
    <w:rsid w:val="00102E8D"/>
    <w:rsid w:val="00104214"/>
    <w:rsid w:val="001045E4"/>
    <w:rsid w:val="00104FBB"/>
    <w:rsid w:val="00105660"/>
    <w:rsid w:val="00107791"/>
    <w:rsid w:val="00110EC8"/>
    <w:rsid w:val="001124FF"/>
    <w:rsid w:val="001133A4"/>
    <w:rsid w:val="00113B14"/>
    <w:rsid w:val="00113FC2"/>
    <w:rsid w:val="00115947"/>
    <w:rsid w:val="00115A4B"/>
    <w:rsid w:val="00115F63"/>
    <w:rsid w:val="00120394"/>
    <w:rsid w:val="001215C2"/>
    <w:rsid w:val="00121D42"/>
    <w:rsid w:val="00123400"/>
    <w:rsid w:val="00123CAD"/>
    <w:rsid w:val="001253AA"/>
    <w:rsid w:val="00125B38"/>
    <w:rsid w:val="0012662A"/>
    <w:rsid w:val="0012666D"/>
    <w:rsid w:val="00126DC2"/>
    <w:rsid w:val="001273A3"/>
    <w:rsid w:val="0012748B"/>
    <w:rsid w:val="00127548"/>
    <w:rsid w:val="00131854"/>
    <w:rsid w:val="001343E2"/>
    <w:rsid w:val="001354DD"/>
    <w:rsid w:val="00136261"/>
    <w:rsid w:val="00137234"/>
    <w:rsid w:val="001406B6"/>
    <w:rsid w:val="001407E3"/>
    <w:rsid w:val="00143A4D"/>
    <w:rsid w:val="00143C46"/>
    <w:rsid w:val="00143E29"/>
    <w:rsid w:val="00143EF6"/>
    <w:rsid w:val="00144222"/>
    <w:rsid w:val="00145C7C"/>
    <w:rsid w:val="00145F2E"/>
    <w:rsid w:val="00146D12"/>
    <w:rsid w:val="001473A7"/>
    <w:rsid w:val="00147AC0"/>
    <w:rsid w:val="001501CE"/>
    <w:rsid w:val="001509F6"/>
    <w:rsid w:val="00152077"/>
    <w:rsid w:val="00152214"/>
    <w:rsid w:val="00154CFA"/>
    <w:rsid w:val="0015517E"/>
    <w:rsid w:val="0015523E"/>
    <w:rsid w:val="00155820"/>
    <w:rsid w:val="00155A01"/>
    <w:rsid w:val="001568D6"/>
    <w:rsid w:val="001575E0"/>
    <w:rsid w:val="00157D34"/>
    <w:rsid w:val="001624B0"/>
    <w:rsid w:val="00162947"/>
    <w:rsid w:val="00163B55"/>
    <w:rsid w:val="001645BC"/>
    <w:rsid w:val="0016502E"/>
    <w:rsid w:val="00167267"/>
    <w:rsid w:val="0017019B"/>
    <w:rsid w:val="0017271E"/>
    <w:rsid w:val="0017288C"/>
    <w:rsid w:val="0017578D"/>
    <w:rsid w:val="00176BBA"/>
    <w:rsid w:val="00177738"/>
    <w:rsid w:val="00177E19"/>
    <w:rsid w:val="001821F8"/>
    <w:rsid w:val="00182442"/>
    <w:rsid w:val="00182E65"/>
    <w:rsid w:val="00185B86"/>
    <w:rsid w:val="00186DAB"/>
    <w:rsid w:val="001927AF"/>
    <w:rsid w:val="001930B7"/>
    <w:rsid w:val="001933C7"/>
    <w:rsid w:val="0019439A"/>
    <w:rsid w:val="00195058"/>
    <w:rsid w:val="0019538F"/>
    <w:rsid w:val="001953B8"/>
    <w:rsid w:val="001956B4"/>
    <w:rsid w:val="00195D6F"/>
    <w:rsid w:val="00196A13"/>
    <w:rsid w:val="00196A76"/>
    <w:rsid w:val="001972A0"/>
    <w:rsid w:val="001976C0"/>
    <w:rsid w:val="0019798B"/>
    <w:rsid w:val="00197B64"/>
    <w:rsid w:val="001A0524"/>
    <w:rsid w:val="001A15AC"/>
    <w:rsid w:val="001A300D"/>
    <w:rsid w:val="001A4821"/>
    <w:rsid w:val="001A5E08"/>
    <w:rsid w:val="001B0723"/>
    <w:rsid w:val="001B1710"/>
    <w:rsid w:val="001B17F0"/>
    <w:rsid w:val="001B1D16"/>
    <w:rsid w:val="001B2312"/>
    <w:rsid w:val="001B383C"/>
    <w:rsid w:val="001B4976"/>
    <w:rsid w:val="001B4AB3"/>
    <w:rsid w:val="001B4F7A"/>
    <w:rsid w:val="001B673A"/>
    <w:rsid w:val="001C013A"/>
    <w:rsid w:val="001C0276"/>
    <w:rsid w:val="001C108C"/>
    <w:rsid w:val="001C1B5B"/>
    <w:rsid w:val="001C1DA5"/>
    <w:rsid w:val="001C278D"/>
    <w:rsid w:val="001C498C"/>
    <w:rsid w:val="001C6CBF"/>
    <w:rsid w:val="001C7E30"/>
    <w:rsid w:val="001D08D3"/>
    <w:rsid w:val="001D0CC6"/>
    <w:rsid w:val="001D10D8"/>
    <w:rsid w:val="001D1619"/>
    <w:rsid w:val="001D1CB0"/>
    <w:rsid w:val="001D1E1A"/>
    <w:rsid w:val="001D1EB2"/>
    <w:rsid w:val="001D1F1D"/>
    <w:rsid w:val="001D4BF1"/>
    <w:rsid w:val="001D4C2F"/>
    <w:rsid w:val="001D5842"/>
    <w:rsid w:val="001D68D5"/>
    <w:rsid w:val="001D7D2D"/>
    <w:rsid w:val="001E0A20"/>
    <w:rsid w:val="001E0C48"/>
    <w:rsid w:val="001E2250"/>
    <w:rsid w:val="001E3664"/>
    <w:rsid w:val="001E4613"/>
    <w:rsid w:val="001E4CB8"/>
    <w:rsid w:val="001E64E7"/>
    <w:rsid w:val="001E7239"/>
    <w:rsid w:val="001F0929"/>
    <w:rsid w:val="001F5FB6"/>
    <w:rsid w:val="002005ED"/>
    <w:rsid w:val="00202327"/>
    <w:rsid w:val="00202573"/>
    <w:rsid w:val="002027FD"/>
    <w:rsid w:val="00203491"/>
    <w:rsid w:val="00203527"/>
    <w:rsid w:val="002036FD"/>
    <w:rsid w:val="002043FF"/>
    <w:rsid w:val="00204D47"/>
    <w:rsid w:val="00204E96"/>
    <w:rsid w:val="002055E3"/>
    <w:rsid w:val="00206200"/>
    <w:rsid w:val="00206DE6"/>
    <w:rsid w:val="00207868"/>
    <w:rsid w:val="0021005D"/>
    <w:rsid w:val="00212C86"/>
    <w:rsid w:val="002139DC"/>
    <w:rsid w:val="002148A9"/>
    <w:rsid w:val="00214BA1"/>
    <w:rsid w:val="00215980"/>
    <w:rsid w:val="00216FDF"/>
    <w:rsid w:val="002173E6"/>
    <w:rsid w:val="00217555"/>
    <w:rsid w:val="002206CF"/>
    <w:rsid w:val="0022149C"/>
    <w:rsid w:val="0022156C"/>
    <w:rsid w:val="002221FE"/>
    <w:rsid w:val="0022255F"/>
    <w:rsid w:val="0022352C"/>
    <w:rsid w:val="00224041"/>
    <w:rsid w:val="00225ED1"/>
    <w:rsid w:val="002275C9"/>
    <w:rsid w:val="00227B16"/>
    <w:rsid w:val="0023034F"/>
    <w:rsid w:val="0023070A"/>
    <w:rsid w:val="00232B37"/>
    <w:rsid w:val="0023380C"/>
    <w:rsid w:val="00233FBD"/>
    <w:rsid w:val="00236398"/>
    <w:rsid w:val="00236797"/>
    <w:rsid w:val="00237A0C"/>
    <w:rsid w:val="00240136"/>
    <w:rsid w:val="0024024F"/>
    <w:rsid w:val="002408FF"/>
    <w:rsid w:val="00241264"/>
    <w:rsid w:val="002428CA"/>
    <w:rsid w:val="00244790"/>
    <w:rsid w:val="002452A1"/>
    <w:rsid w:val="00247AD8"/>
    <w:rsid w:val="00247F74"/>
    <w:rsid w:val="00250134"/>
    <w:rsid w:val="00250E12"/>
    <w:rsid w:val="0025166D"/>
    <w:rsid w:val="00252F54"/>
    <w:rsid w:val="00255F3B"/>
    <w:rsid w:val="0025785B"/>
    <w:rsid w:val="002613CA"/>
    <w:rsid w:val="002616C9"/>
    <w:rsid w:val="00263A60"/>
    <w:rsid w:val="00263B2E"/>
    <w:rsid w:val="002648B4"/>
    <w:rsid w:val="002654BB"/>
    <w:rsid w:val="00265C06"/>
    <w:rsid w:val="00265E14"/>
    <w:rsid w:val="0026606F"/>
    <w:rsid w:val="002663C1"/>
    <w:rsid w:val="00267A3F"/>
    <w:rsid w:val="00270E80"/>
    <w:rsid w:val="00274DFA"/>
    <w:rsid w:val="0027517E"/>
    <w:rsid w:val="002756A6"/>
    <w:rsid w:val="00276046"/>
    <w:rsid w:val="002806FF"/>
    <w:rsid w:val="0028184B"/>
    <w:rsid w:val="00282CBE"/>
    <w:rsid w:val="00282F98"/>
    <w:rsid w:val="0028466F"/>
    <w:rsid w:val="00284E89"/>
    <w:rsid w:val="002851AE"/>
    <w:rsid w:val="002869DD"/>
    <w:rsid w:val="00286A58"/>
    <w:rsid w:val="00286F17"/>
    <w:rsid w:val="00287211"/>
    <w:rsid w:val="00291A86"/>
    <w:rsid w:val="00291DC5"/>
    <w:rsid w:val="002921B6"/>
    <w:rsid w:val="002921E9"/>
    <w:rsid w:val="002958F7"/>
    <w:rsid w:val="002968D0"/>
    <w:rsid w:val="002A0AE6"/>
    <w:rsid w:val="002A18BB"/>
    <w:rsid w:val="002A19CE"/>
    <w:rsid w:val="002A34D3"/>
    <w:rsid w:val="002A5E3E"/>
    <w:rsid w:val="002A63C8"/>
    <w:rsid w:val="002A77AC"/>
    <w:rsid w:val="002B07D4"/>
    <w:rsid w:val="002B15D1"/>
    <w:rsid w:val="002B4B8E"/>
    <w:rsid w:val="002B6737"/>
    <w:rsid w:val="002B6B3F"/>
    <w:rsid w:val="002B70DF"/>
    <w:rsid w:val="002C0CC8"/>
    <w:rsid w:val="002C0D1E"/>
    <w:rsid w:val="002C164C"/>
    <w:rsid w:val="002C169D"/>
    <w:rsid w:val="002C2A6B"/>
    <w:rsid w:val="002C2DB9"/>
    <w:rsid w:val="002C3C3A"/>
    <w:rsid w:val="002C5E63"/>
    <w:rsid w:val="002C7A09"/>
    <w:rsid w:val="002C7BDC"/>
    <w:rsid w:val="002D036F"/>
    <w:rsid w:val="002D0E3C"/>
    <w:rsid w:val="002D1FDE"/>
    <w:rsid w:val="002D3B6F"/>
    <w:rsid w:val="002D4427"/>
    <w:rsid w:val="002D6179"/>
    <w:rsid w:val="002D75F8"/>
    <w:rsid w:val="002D7B4D"/>
    <w:rsid w:val="002E0E32"/>
    <w:rsid w:val="002E0F25"/>
    <w:rsid w:val="002E16E8"/>
    <w:rsid w:val="002E1795"/>
    <w:rsid w:val="002E1973"/>
    <w:rsid w:val="002E1E33"/>
    <w:rsid w:val="002E3228"/>
    <w:rsid w:val="002E489A"/>
    <w:rsid w:val="002E6AD6"/>
    <w:rsid w:val="002E6B8F"/>
    <w:rsid w:val="002E7809"/>
    <w:rsid w:val="002F0283"/>
    <w:rsid w:val="002F076A"/>
    <w:rsid w:val="002F0CA1"/>
    <w:rsid w:val="002F205B"/>
    <w:rsid w:val="002F22C7"/>
    <w:rsid w:val="002F24B1"/>
    <w:rsid w:val="002F2F1C"/>
    <w:rsid w:val="002F3846"/>
    <w:rsid w:val="002F3C5E"/>
    <w:rsid w:val="002F595D"/>
    <w:rsid w:val="002F5A6B"/>
    <w:rsid w:val="002F5BE4"/>
    <w:rsid w:val="002F60B8"/>
    <w:rsid w:val="002F6B41"/>
    <w:rsid w:val="002F6E8A"/>
    <w:rsid w:val="002F7B7C"/>
    <w:rsid w:val="00302CEB"/>
    <w:rsid w:val="003030AD"/>
    <w:rsid w:val="00303E20"/>
    <w:rsid w:val="00303F5C"/>
    <w:rsid w:val="003049A8"/>
    <w:rsid w:val="00311F75"/>
    <w:rsid w:val="00311F7F"/>
    <w:rsid w:val="00312404"/>
    <w:rsid w:val="003128DA"/>
    <w:rsid w:val="0031528F"/>
    <w:rsid w:val="00316424"/>
    <w:rsid w:val="003164C3"/>
    <w:rsid w:val="003164FD"/>
    <w:rsid w:val="00316C3F"/>
    <w:rsid w:val="00316EF5"/>
    <w:rsid w:val="003170DA"/>
    <w:rsid w:val="003171A2"/>
    <w:rsid w:val="00317B94"/>
    <w:rsid w:val="0032034E"/>
    <w:rsid w:val="00320D22"/>
    <w:rsid w:val="00324330"/>
    <w:rsid w:val="0032435B"/>
    <w:rsid w:val="00324976"/>
    <w:rsid w:val="0032528C"/>
    <w:rsid w:val="0032569F"/>
    <w:rsid w:val="003257A1"/>
    <w:rsid w:val="00330BD6"/>
    <w:rsid w:val="0033199D"/>
    <w:rsid w:val="00331DEB"/>
    <w:rsid w:val="00333626"/>
    <w:rsid w:val="003339EF"/>
    <w:rsid w:val="0033438B"/>
    <w:rsid w:val="00336118"/>
    <w:rsid w:val="003363E6"/>
    <w:rsid w:val="003373EB"/>
    <w:rsid w:val="0033743A"/>
    <w:rsid w:val="003374DF"/>
    <w:rsid w:val="00337578"/>
    <w:rsid w:val="003375BB"/>
    <w:rsid w:val="00337C29"/>
    <w:rsid w:val="00340591"/>
    <w:rsid w:val="003406DA"/>
    <w:rsid w:val="003413DC"/>
    <w:rsid w:val="00341808"/>
    <w:rsid w:val="00342DC9"/>
    <w:rsid w:val="0034405A"/>
    <w:rsid w:val="00346867"/>
    <w:rsid w:val="00350475"/>
    <w:rsid w:val="00350F08"/>
    <w:rsid w:val="00352486"/>
    <w:rsid w:val="003532F7"/>
    <w:rsid w:val="00354A61"/>
    <w:rsid w:val="00355D01"/>
    <w:rsid w:val="00357634"/>
    <w:rsid w:val="003577C8"/>
    <w:rsid w:val="00357829"/>
    <w:rsid w:val="00360C48"/>
    <w:rsid w:val="003614D7"/>
    <w:rsid w:val="00364F78"/>
    <w:rsid w:val="003651D9"/>
    <w:rsid w:val="0036526E"/>
    <w:rsid w:val="0036575B"/>
    <w:rsid w:val="00365BA4"/>
    <w:rsid w:val="00365C66"/>
    <w:rsid w:val="0036685B"/>
    <w:rsid w:val="00366BC7"/>
    <w:rsid w:val="003700AB"/>
    <w:rsid w:val="0037060D"/>
    <w:rsid w:val="00371058"/>
    <w:rsid w:val="0037158B"/>
    <w:rsid w:val="00371E0C"/>
    <w:rsid w:val="00371E81"/>
    <w:rsid w:val="0037330A"/>
    <w:rsid w:val="00374F27"/>
    <w:rsid w:val="003760AC"/>
    <w:rsid w:val="003779AF"/>
    <w:rsid w:val="00377B49"/>
    <w:rsid w:val="00380FFB"/>
    <w:rsid w:val="003814B3"/>
    <w:rsid w:val="0038323D"/>
    <w:rsid w:val="00384585"/>
    <w:rsid w:val="0038461F"/>
    <w:rsid w:val="00384F25"/>
    <w:rsid w:val="003853A8"/>
    <w:rsid w:val="003860D7"/>
    <w:rsid w:val="00387CE6"/>
    <w:rsid w:val="00390266"/>
    <w:rsid w:val="003904A9"/>
    <w:rsid w:val="003917E1"/>
    <w:rsid w:val="00394614"/>
    <w:rsid w:val="00394BF4"/>
    <w:rsid w:val="00395211"/>
    <w:rsid w:val="00395218"/>
    <w:rsid w:val="0039543A"/>
    <w:rsid w:val="003A0B17"/>
    <w:rsid w:val="003A36CE"/>
    <w:rsid w:val="003A382E"/>
    <w:rsid w:val="003A3CDF"/>
    <w:rsid w:val="003A3DE5"/>
    <w:rsid w:val="003A6488"/>
    <w:rsid w:val="003A68C3"/>
    <w:rsid w:val="003A69D6"/>
    <w:rsid w:val="003B02F5"/>
    <w:rsid w:val="003B0BD7"/>
    <w:rsid w:val="003B15AA"/>
    <w:rsid w:val="003B2A2B"/>
    <w:rsid w:val="003B557D"/>
    <w:rsid w:val="003B6F04"/>
    <w:rsid w:val="003B7623"/>
    <w:rsid w:val="003C0C81"/>
    <w:rsid w:val="003C0F2D"/>
    <w:rsid w:val="003C11D9"/>
    <w:rsid w:val="003C1C92"/>
    <w:rsid w:val="003C44C2"/>
    <w:rsid w:val="003C4D94"/>
    <w:rsid w:val="003C5730"/>
    <w:rsid w:val="003C78F5"/>
    <w:rsid w:val="003D0174"/>
    <w:rsid w:val="003D0349"/>
    <w:rsid w:val="003D0CA1"/>
    <w:rsid w:val="003D0F09"/>
    <w:rsid w:val="003D2739"/>
    <w:rsid w:val="003D2923"/>
    <w:rsid w:val="003D37C7"/>
    <w:rsid w:val="003D5D2F"/>
    <w:rsid w:val="003D60C7"/>
    <w:rsid w:val="003D66FA"/>
    <w:rsid w:val="003E00A9"/>
    <w:rsid w:val="003E122E"/>
    <w:rsid w:val="003E26D4"/>
    <w:rsid w:val="003E3C8C"/>
    <w:rsid w:val="003E4C62"/>
    <w:rsid w:val="003E5727"/>
    <w:rsid w:val="003E5A81"/>
    <w:rsid w:val="003E5AB7"/>
    <w:rsid w:val="003E5EDD"/>
    <w:rsid w:val="003E7957"/>
    <w:rsid w:val="003F0391"/>
    <w:rsid w:val="003F08DC"/>
    <w:rsid w:val="003F26B5"/>
    <w:rsid w:val="003F2738"/>
    <w:rsid w:val="003F504A"/>
    <w:rsid w:val="003F596D"/>
    <w:rsid w:val="003F7435"/>
    <w:rsid w:val="003F7BC7"/>
    <w:rsid w:val="003F7D68"/>
    <w:rsid w:val="0040117C"/>
    <w:rsid w:val="0040264E"/>
    <w:rsid w:val="004034D0"/>
    <w:rsid w:val="00404D8A"/>
    <w:rsid w:val="00404F2B"/>
    <w:rsid w:val="0040615A"/>
    <w:rsid w:val="004062AA"/>
    <w:rsid w:val="004073D5"/>
    <w:rsid w:val="004076C6"/>
    <w:rsid w:val="004077DC"/>
    <w:rsid w:val="00407BDD"/>
    <w:rsid w:val="004103DE"/>
    <w:rsid w:val="00410617"/>
    <w:rsid w:val="00410D66"/>
    <w:rsid w:val="00413B07"/>
    <w:rsid w:val="00413C14"/>
    <w:rsid w:val="00413CBA"/>
    <w:rsid w:val="004166B7"/>
    <w:rsid w:val="004211B6"/>
    <w:rsid w:val="00421414"/>
    <w:rsid w:val="00422BD0"/>
    <w:rsid w:val="00422F60"/>
    <w:rsid w:val="00423CAF"/>
    <w:rsid w:val="00425715"/>
    <w:rsid w:val="00427A2D"/>
    <w:rsid w:val="0043085C"/>
    <w:rsid w:val="00431224"/>
    <w:rsid w:val="00432CDA"/>
    <w:rsid w:val="004333A1"/>
    <w:rsid w:val="00433C27"/>
    <w:rsid w:val="00434DCC"/>
    <w:rsid w:val="00435242"/>
    <w:rsid w:val="00435EED"/>
    <w:rsid w:val="00436711"/>
    <w:rsid w:val="00436A99"/>
    <w:rsid w:val="00437EDA"/>
    <w:rsid w:val="00440117"/>
    <w:rsid w:val="00440239"/>
    <w:rsid w:val="0044024E"/>
    <w:rsid w:val="00440E9B"/>
    <w:rsid w:val="00441117"/>
    <w:rsid w:val="00444951"/>
    <w:rsid w:val="0044782F"/>
    <w:rsid w:val="00450F42"/>
    <w:rsid w:val="00452056"/>
    <w:rsid w:val="0045314A"/>
    <w:rsid w:val="004533B2"/>
    <w:rsid w:val="0045389E"/>
    <w:rsid w:val="004540EA"/>
    <w:rsid w:val="00456D5F"/>
    <w:rsid w:val="00456EFE"/>
    <w:rsid w:val="00456FA6"/>
    <w:rsid w:val="00457424"/>
    <w:rsid w:val="00457DDC"/>
    <w:rsid w:val="004608AF"/>
    <w:rsid w:val="00460F23"/>
    <w:rsid w:val="00463429"/>
    <w:rsid w:val="004644FB"/>
    <w:rsid w:val="00464A9A"/>
    <w:rsid w:val="00464AAD"/>
    <w:rsid w:val="0046508E"/>
    <w:rsid w:val="004650C3"/>
    <w:rsid w:val="00465325"/>
    <w:rsid w:val="0046544B"/>
    <w:rsid w:val="00465C5D"/>
    <w:rsid w:val="00465C88"/>
    <w:rsid w:val="0046718A"/>
    <w:rsid w:val="004673CA"/>
    <w:rsid w:val="00467489"/>
    <w:rsid w:val="00473AD7"/>
    <w:rsid w:val="00473F11"/>
    <w:rsid w:val="00474D71"/>
    <w:rsid w:val="00474DFE"/>
    <w:rsid w:val="00475548"/>
    <w:rsid w:val="0047583E"/>
    <w:rsid w:val="00475932"/>
    <w:rsid w:val="00475C09"/>
    <w:rsid w:val="004760E0"/>
    <w:rsid w:val="004760EC"/>
    <w:rsid w:val="00477429"/>
    <w:rsid w:val="004808C5"/>
    <w:rsid w:val="0048274B"/>
    <w:rsid w:val="00482DC2"/>
    <w:rsid w:val="00483D79"/>
    <w:rsid w:val="0049061F"/>
    <w:rsid w:val="00490BB8"/>
    <w:rsid w:val="00490CC7"/>
    <w:rsid w:val="00491CF3"/>
    <w:rsid w:val="00492597"/>
    <w:rsid w:val="004931EF"/>
    <w:rsid w:val="00493D21"/>
    <w:rsid w:val="00495DB3"/>
    <w:rsid w:val="00497F1E"/>
    <w:rsid w:val="004A0F7C"/>
    <w:rsid w:val="004A1360"/>
    <w:rsid w:val="004A4B90"/>
    <w:rsid w:val="004A4E91"/>
    <w:rsid w:val="004A5002"/>
    <w:rsid w:val="004A60D5"/>
    <w:rsid w:val="004A6371"/>
    <w:rsid w:val="004A6B03"/>
    <w:rsid w:val="004A7815"/>
    <w:rsid w:val="004B108D"/>
    <w:rsid w:val="004B314A"/>
    <w:rsid w:val="004B38B4"/>
    <w:rsid w:val="004B48E9"/>
    <w:rsid w:val="004B6401"/>
    <w:rsid w:val="004B7292"/>
    <w:rsid w:val="004B7FA3"/>
    <w:rsid w:val="004C03A2"/>
    <w:rsid w:val="004C2728"/>
    <w:rsid w:val="004C2758"/>
    <w:rsid w:val="004C33D6"/>
    <w:rsid w:val="004C4048"/>
    <w:rsid w:val="004C466E"/>
    <w:rsid w:val="004C489A"/>
    <w:rsid w:val="004C4A97"/>
    <w:rsid w:val="004C535B"/>
    <w:rsid w:val="004C68B7"/>
    <w:rsid w:val="004C6BFE"/>
    <w:rsid w:val="004C6C2E"/>
    <w:rsid w:val="004C7BD7"/>
    <w:rsid w:val="004D31A0"/>
    <w:rsid w:val="004D3A2F"/>
    <w:rsid w:val="004D4571"/>
    <w:rsid w:val="004D4CFD"/>
    <w:rsid w:val="004D723A"/>
    <w:rsid w:val="004D76AC"/>
    <w:rsid w:val="004D7ACE"/>
    <w:rsid w:val="004E04AC"/>
    <w:rsid w:val="004E086B"/>
    <w:rsid w:val="004E3201"/>
    <w:rsid w:val="004E38F6"/>
    <w:rsid w:val="004E5119"/>
    <w:rsid w:val="004E6153"/>
    <w:rsid w:val="004E6EBE"/>
    <w:rsid w:val="004E70A7"/>
    <w:rsid w:val="004E7764"/>
    <w:rsid w:val="004F02F4"/>
    <w:rsid w:val="004F21F1"/>
    <w:rsid w:val="004F2E1E"/>
    <w:rsid w:val="004F3742"/>
    <w:rsid w:val="004F62DE"/>
    <w:rsid w:val="004F65D6"/>
    <w:rsid w:val="004F6F69"/>
    <w:rsid w:val="004F7D3C"/>
    <w:rsid w:val="004F7F51"/>
    <w:rsid w:val="00501A1E"/>
    <w:rsid w:val="00501D60"/>
    <w:rsid w:val="00501EEA"/>
    <w:rsid w:val="00503794"/>
    <w:rsid w:val="005038B1"/>
    <w:rsid w:val="00503E9C"/>
    <w:rsid w:val="005055FC"/>
    <w:rsid w:val="00505BFF"/>
    <w:rsid w:val="0050633E"/>
    <w:rsid w:val="005063AF"/>
    <w:rsid w:val="005069BE"/>
    <w:rsid w:val="00507C6A"/>
    <w:rsid w:val="00510425"/>
    <w:rsid w:val="005117C1"/>
    <w:rsid w:val="00511A92"/>
    <w:rsid w:val="005129FE"/>
    <w:rsid w:val="00513F08"/>
    <w:rsid w:val="00514867"/>
    <w:rsid w:val="005150C1"/>
    <w:rsid w:val="0051544A"/>
    <w:rsid w:val="00516549"/>
    <w:rsid w:val="0051661C"/>
    <w:rsid w:val="00517996"/>
    <w:rsid w:val="005207C3"/>
    <w:rsid w:val="00521095"/>
    <w:rsid w:val="005219E5"/>
    <w:rsid w:val="00523E50"/>
    <w:rsid w:val="00524362"/>
    <w:rsid w:val="0052786A"/>
    <w:rsid w:val="00527B39"/>
    <w:rsid w:val="005309F1"/>
    <w:rsid w:val="00530AE6"/>
    <w:rsid w:val="0053139B"/>
    <w:rsid w:val="00532D1F"/>
    <w:rsid w:val="005339E1"/>
    <w:rsid w:val="00533C09"/>
    <w:rsid w:val="00533ED0"/>
    <w:rsid w:val="00534437"/>
    <w:rsid w:val="00534458"/>
    <w:rsid w:val="0053593C"/>
    <w:rsid w:val="00535A1E"/>
    <w:rsid w:val="00535C49"/>
    <w:rsid w:val="00536E9E"/>
    <w:rsid w:val="00537B34"/>
    <w:rsid w:val="00537B47"/>
    <w:rsid w:val="0054053A"/>
    <w:rsid w:val="0054062C"/>
    <w:rsid w:val="00540CBA"/>
    <w:rsid w:val="00541737"/>
    <w:rsid w:val="00542822"/>
    <w:rsid w:val="00542BF0"/>
    <w:rsid w:val="005466BE"/>
    <w:rsid w:val="00546DD8"/>
    <w:rsid w:val="00547FC3"/>
    <w:rsid w:val="00551231"/>
    <w:rsid w:val="00552004"/>
    <w:rsid w:val="00552E9F"/>
    <w:rsid w:val="0055324E"/>
    <w:rsid w:val="00555615"/>
    <w:rsid w:val="00557069"/>
    <w:rsid w:val="0056051F"/>
    <w:rsid w:val="00560C77"/>
    <w:rsid w:val="00560CA0"/>
    <w:rsid w:val="00562C0A"/>
    <w:rsid w:val="00564266"/>
    <w:rsid w:val="00565EE6"/>
    <w:rsid w:val="005664D5"/>
    <w:rsid w:val="005668F5"/>
    <w:rsid w:val="00566F20"/>
    <w:rsid w:val="00567420"/>
    <w:rsid w:val="0056791B"/>
    <w:rsid w:val="00567980"/>
    <w:rsid w:val="00567C0D"/>
    <w:rsid w:val="005706FD"/>
    <w:rsid w:val="00570C83"/>
    <w:rsid w:val="0057176B"/>
    <w:rsid w:val="00572DB8"/>
    <w:rsid w:val="00573354"/>
    <w:rsid w:val="005733BF"/>
    <w:rsid w:val="005741FC"/>
    <w:rsid w:val="005744AF"/>
    <w:rsid w:val="00574942"/>
    <w:rsid w:val="00580B9B"/>
    <w:rsid w:val="005810A0"/>
    <w:rsid w:val="00581B0D"/>
    <w:rsid w:val="00582057"/>
    <w:rsid w:val="00582099"/>
    <w:rsid w:val="00582E16"/>
    <w:rsid w:val="00584267"/>
    <w:rsid w:val="005862F9"/>
    <w:rsid w:val="00586CC6"/>
    <w:rsid w:val="00590719"/>
    <w:rsid w:val="00590E88"/>
    <w:rsid w:val="00591D81"/>
    <w:rsid w:val="0059352F"/>
    <w:rsid w:val="00593EE5"/>
    <w:rsid w:val="00594015"/>
    <w:rsid w:val="005947BF"/>
    <w:rsid w:val="00597DB2"/>
    <w:rsid w:val="00597FCE"/>
    <w:rsid w:val="005A1AF7"/>
    <w:rsid w:val="005A1C0A"/>
    <w:rsid w:val="005A20E0"/>
    <w:rsid w:val="005A2884"/>
    <w:rsid w:val="005A393B"/>
    <w:rsid w:val="005A479B"/>
    <w:rsid w:val="005A7425"/>
    <w:rsid w:val="005B2858"/>
    <w:rsid w:val="005B4A82"/>
    <w:rsid w:val="005B5245"/>
    <w:rsid w:val="005B569C"/>
    <w:rsid w:val="005B5B7D"/>
    <w:rsid w:val="005B5FEB"/>
    <w:rsid w:val="005B7304"/>
    <w:rsid w:val="005B79E3"/>
    <w:rsid w:val="005B7E52"/>
    <w:rsid w:val="005B7F90"/>
    <w:rsid w:val="005C08F5"/>
    <w:rsid w:val="005C0AFE"/>
    <w:rsid w:val="005C0B5E"/>
    <w:rsid w:val="005C1001"/>
    <w:rsid w:val="005C214B"/>
    <w:rsid w:val="005C22CF"/>
    <w:rsid w:val="005C31D8"/>
    <w:rsid w:val="005C3514"/>
    <w:rsid w:val="005C3862"/>
    <w:rsid w:val="005C5300"/>
    <w:rsid w:val="005C54BD"/>
    <w:rsid w:val="005C5D31"/>
    <w:rsid w:val="005C7A16"/>
    <w:rsid w:val="005D004D"/>
    <w:rsid w:val="005D14E7"/>
    <w:rsid w:val="005D19C8"/>
    <w:rsid w:val="005D23D4"/>
    <w:rsid w:val="005D2735"/>
    <w:rsid w:val="005D297F"/>
    <w:rsid w:val="005D30EF"/>
    <w:rsid w:val="005D31ED"/>
    <w:rsid w:val="005D384E"/>
    <w:rsid w:val="005D4A2E"/>
    <w:rsid w:val="005D4FA3"/>
    <w:rsid w:val="005D5DCC"/>
    <w:rsid w:val="005D64C7"/>
    <w:rsid w:val="005E006B"/>
    <w:rsid w:val="005E0D7B"/>
    <w:rsid w:val="005E12D8"/>
    <w:rsid w:val="005E143D"/>
    <w:rsid w:val="005E1F1E"/>
    <w:rsid w:val="005E262F"/>
    <w:rsid w:val="005E30A9"/>
    <w:rsid w:val="005E4B96"/>
    <w:rsid w:val="005E5A97"/>
    <w:rsid w:val="005F015D"/>
    <w:rsid w:val="005F0718"/>
    <w:rsid w:val="005F13DF"/>
    <w:rsid w:val="005F17ED"/>
    <w:rsid w:val="005F30A8"/>
    <w:rsid w:val="005F30F5"/>
    <w:rsid w:val="005F340F"/>
    <w:rsid w:val="005F3563"/>
    <w:rsid w:val="005F411A"/>
    <w:rsid w:val="005F4276"/>
    <w:rsid w:val="005F4805"/>
    <w:rsid w:val="005F5844"/>
    <w:rsid w:val="005F62E5"/>
    <w:rsid w:val="005F7037"/>
    <w:rsid w:val="006007DB"/>
    <w:rsid w:val="00601F63"/>
    <w:rsid w:val="006027AE"/>
    <w:rsid w:val="0060370B"/>
    <w:rsid w:val="00603ED5"/>
    <w:rsid w:val="00605A3D"/>
    <w:rsid w:val="00605E1F"/>
    <w:rsid w:val="00605E29"/>
    <w:rsid w:val="00606443"/>
    <w:rsid w:val="0060644A"/>
    <w:rsid w:val="00606DEB"/>
    <w:rsid w:val="006079CF"/>
    <w:rsid w:val="00610BA6"/>
    <w:rsid w:val="00611006"/>
    <w:rsid w:val="0061292F"/>
    <w:rsid w:val="006132AD"/>
    <w:rsid w:val="006135C2"/>
    <w:rsid w:val="006148F3"/>
    <w:rsid w:val="006168C6"/>
    <w:rsid w:val="006218D7"/>
    <w:rsid w:val="00622272"/>
    <w:rsid w:val="006241B8"/>
    <w:rsid w:val="0063099A"/>
    <w:rsid w:val="006328FF"/>
    <w:rsid w:val="00632D32"/>
    <w:rsid w:val="006362E4"/>
    <w:rsid w:val="00636C34"/>
    <w:rsid w:val="00637B78"/>
    <w:rsid w:val="006406F4"/>
    <w:rsid w:val="006411BC"/>
    <w:rsid w:val="006422E6"/>
    <w:rsid w:val="006448E5"/>
    <w:rsid w:val="00644FC1"/>
    <w:rsid w:val="00647A09"/>
    <w:rsid w:val="00647B22"/>
    <w:rsid w:val="00647E15"/>
    <w:rsid w:val="00650935"/>
    <w:rsid w:val="00652CC0"/>
    <w:rsid w:val="006534C8"/>
    <w:rsid w:val="006542CD"/>
    <w:rsid w:val="00654AFE"/>
    <w:rsid w:val="00655786"/>
    <w:rsid w:val="006601D3"/>
    <w:rsid w:val="006604AB"/>
    <w:rsid w:val="00661E07"/>
    <w:rsid w:val="006623EF"/>
    <w:rsid w:val="00662893"/>
    <w:rsid w:val="00662BD7"/>
    <w:rsid w:val="00662E84"/>
    <w:rsid w:val="006631BF"/>
    <w:rsid w:val="00663AF4"/>
    <w:rsid w:val="00664B1F"/>
    <w:rsid w:val="00665287"/>
    <w:rsid w:val="00665A63"/>
    <w:rsid w:val="00666790"/>
    <w:rsid w:val="00670241"/>
    <w:rsid w:val="0067065C"/>
    <w:rsid w:val="00671D1E"/>
    <w:rsid w:val="00671EE2"/>
    <w:rsid w:val="00672B0D"/>
    <w:rsid w:val="00674DDC"/>
    <w:rsid w:val="00675E8D"/>
    <w:rsid w:val="00675F46"/>
    <w:rsid w:val="006762C0"/>
    <w:rsid w:val="006767FF"/>
    <w:rsid w:val="00677498"/>
    <w:rsid w:val="00677D9E"/>
    <w:rsid w:val="00677E47"/>
    <w:rsid w:val="006805A4"/>
    <w:rsid w:val="00680648"/>
    <w:rsid w:val="006809B2"/>
    <w:rsid w:val="00681176"/>
    <w:rsid w:val="00685D7A"/>
    <w:rsid w:val="00685E34"/>
    <w:rsid w:val="00687A37"/>
    <w:rsid w:val="00690320"/>
    <w:rsid w:val="00690A3A"/>
    <w:rsid w:val="00691CBE"/>
    <w:rsid w:val="006923D9"/>
    <w:rsid w:val="00692499"/>
    <w:rsid w:val="00693F4E"/>
    <w:rsid w:val="00694163"/>
    <w:rsid w:val="00694D03"/>
    <w:rsid w:val="00695843"/>
    <w:rsid w:val="006968EE"/>
    <w:rsid w:val="00696AC5"/>
    <w:rsid w:val="006A0FEB"/>
    <w:rsid w:val="006A234C"/>
    <w:rsid w:val="006A2506"/>
    <w:rsid w:val="006A2696"/>
    <w:rsid w:val="006A3805"/>
    <w:rsid w:val="006A3D24"/>
    <w:rsid w:val="006A5154"/>
    <w:rsid w:val="006A5575"/>
    <w:rsid w:val="006A5B16"/>
    <w:rsid w:val="006A6488"/>
    <w:rsid w:val="006A6578"/>
    <w:rsid w:val="006A733B"/>
    <w:rsid w:val="006B03A8"/>
    <w:rsid w:val="006B0E8F"/>
    <w:rsid w:val="006B13D6"/>
    <w:rsid w:val="006B1CDE"/>
    <w:rsid w:val="006B291D"/>
    <w:rsid w:val="006B327C"/>
    <w:rsid w:val="006B3487"/>
    <w:rsid w:val="006B36C9"/>
    <w:rsid w:val="006B4067"/>
    <w:rsid w:val="006B42BF"/>
    <w:rsid w:val="006B4942"/>
    <w:rsid w:val="006B54F8"/>
    <w:rsid w:val="006B6BF2"/>
    <w:rsid w:val="006C0626"/>
    <w:rsid w:val="006C26D7"/>
    <w:rsid w:val="006C7528"/>
    <w:rsid w:val="006C7EC2"/>
    <w:rsid w:val="006D10EA"/>
    <w:rsid w:val="006D3046"/>
    <w:rsid w:val="006D3FF6"/>
    <w:rsid w:val="006D4EE6"/>
    <w:rsid w:val="006D5786"/>
    <w:rsid w:val="006D60DD"/>
    <w:rsid w:val="006D6B76"/>
    <w:rsid w:val="006D7300"/>
    <w:rsid w:val="006D7309"/>
    <w:rsid w:val="006D768F"/>
    <w:rsid w:val="006E10A8"/>
    <w:rsid w:val="006E2E2E"/>
    <w:rsid w:val="006E3780"/>
    <w:rsid w:val="006E457D"/>
    <w:rsid w:val="006E4CFF"/>
    <w:rsid w:val="006E50C6"/>
    <w:rsid w:val="006E5442"/>
    <w:rsid w:val="006E58AF"/>
    <w:rsid w:val="006E5994"/>
    <w:rsid w:val="006E5C45"/>
    <w:rsid w:val="006E6FA4"/>
    <w:rsid w:val="006E7439"/>
    <w:rsid w:val="006F4755"/>
    <w:rsid w:val="006F6705"/>
    <w:rsid w:val="006F7BEE"/>
    <w:rsid w:val="00700A59"/>
    <w:rsid w:val="00701336"/>
    <w:rsid w:val="007039B7"/>
    <w:rsid w:val="00705420"/>
    <w:rsid w:val="00705918"/>
    <w:rsid w:val="00706346"/>
    <w:rsid w:val="00710452"/>
    <w:rsid w:val="0071071F"/>
    <w:rsid w:val="00710B59"/>
    <w:rsid w:val="0071125F"/>
    <w:rsid w:val="00712249"/>
    <w:rsid w:val="0071554F"/>
    <w:rsid w:val="007155BC"/>
    <w:rsid w:val="0071581A"/>
    <w:rsid w:val="007158B0"/>
    <w:rsid w:val="007207E0"/>
    <w:rsid w:val="007216A2"/>
    <w:rsid w:val="00721B99"/>
    <w:rsid w:val="00722B20"/>
    <w:rsid w:val="0072368B"/>
    <w:rsid w:val="00723827"/>
    <w:rsid w:val="007251A4"/>
    <w:rsid w:val="007252A3"/>
    <w:rsid w:val="007259A7"/>
    <w:rsid w:val="007259CB"/>
    <w:rsid w:val="007264CC"/>
    <w:rsid w:val="00727236"/>
    <w:rsid w:val="00727DC5"/>
    <w:rsid w:val="007308FE"/>
    <w:rsid w:val="00732609"/>
    <w:rsid w:val="007326C5"/>
    <w:rsid w:val="007327CD"/>
    <w:rsid w:val="00732811"/>
    <w:rsid w:val="007343C9"/>
    <w:rsid w:val="00735A8B"/>
    <w:rsid w:val="00735B59"/>
    <w:rsid w:val="00737865"/>
    <w:rsid w:val="00737B4C"/>
    <w:rsid w:val="00737F8F"/>
    <w:rsid w:val="007422D7"/>
    <w:rsid w:val="00742C65"/>
    <w:rsid w:val="00742F70"/>
    <w:rsid w:val="0074543B"/>
    <w:rsid w:val="00747065"/>
    <w:rsid w:val="007478CD"/>
    <w:rsid w:val="00751BAB"/>
    <w:rsid w:val="00753AAD"/>
    <w:rsid w:val="007543F2"/>
    <w:rsid w:val="00755CD5"/>
    <w:rsid w:val="0075604F"/>
    <w:rsid w:val="007574EE"/>
    <w:rsid w:val="00757D1C"/>
    <w:rsid w:val="00760285"/>
    <w:rsid w:val="007603C1"/>
    <w:rsid w:val="007632FA"/>
    <w:rsid w:val="0076459B"/>
    <w:rsid w:val="00764BE2"/>
    <w:rsid w:val="00764EDF"/>
    <w:rsid w:val="00766DD4"/>
    <w:rsid w:val="00767906"/>
    <w:rsid w:val="007709CB"/>
    <w:rsid w:val="007716EF"/>
    <w:rsid w:val="00771D3B"/>
    <w:rsid w:val="00772C6A"/>
    <w:rsid w:val="00772E42"/>
    <w:rsid w:val="0077427E"/>
    <w:rsid w:val="007743B8"/>
    <w:rsid w:val="00775A69"/>
    <w:rsid w:val="007777EC"/>
    <w:rsid w:val="00777D23"/>
    <w:rsid w:val="00781936"/>
    <w:rsid w:val="00782724"/>
    <w:rsid w:val="0078592B"/>
    <w:rsid w:val="00786F91"/>
    <w:rsid w:val="0078783A"/>
    <w:rsid w:val="00791C88"/>
    <w:rsid w:val="00791EFF"/>
    <w:rsid w:val="007925D9"/>
    <w:rsid w:val="00793073"/>
    <w:rsid w:val="0079366D"/>
    <w:rsid w:val="007947A8"/>
    <w:rsid w:val="0079528D"/>
    <w:rsid w:val="00795940"/>
    <w:rsid w:val="007A0AA8"/>
    <w:rsid w:val="007A32CA"/>
    <w:rsid w:val="007A3888"/>
    <w:rsid w:val="007A4051"/>
    <w:rsid w:val="007A702A"/>
    <w:rsid w:val="007A7BF7"/>
    <w:rsid w:val="007B0955"/>
    <w:rsid w:val="007B0978"/>
    <w:rsid w:val="007B0B73"/>
    <w:rsid w:val="007B1020"/>
    <w:rsid w:val="007B29A4"/>
    <w:rsid w:val="007B4310"/>
    <w:rsid w:val="007B5403"/>
    <w:rsid w:val="007B6152"/>
    <w:rsid w:val="007B722F"/>
    <w:rsid w:val="007B7383"/>
    <w:rsid w:val="007B7407"/>
    <w:rsid w:val="007B7C99"/>
    <w:rsid w:val="007C045B"/>
    <w:rsid w:val="007C1591"/>
    <w:rsid w:val="007C2333"/>
    <w:rsid w:val="007C2AE9"/>
    <w:rsid w:val="007C3EFE"/>
    <w:rsid w:val="007C3F56"/>
    <w:rsid w:val="007C4040"/>
    <w:rsid w:val="007C414C"/>
    <w:rsid w:val="007C7B47"/>
    <w:rsid w:val="007D0390"/>
    <w:rsid w:val="007D1736"/>
    <w:rsid w:val="007D2CB5"/>
    <w:rsid w:val="007D4BA5"/>
    <w:rsid w:val="007D5BFB"/>
    <w:rsid w:val="007D6517"/>
    <w:rsid w:val="007D6F86"/>
    <w:rsid w:val="007D77A5"/>
    <w:rsid w:val="007D7A89"/>
    <w:rsid w:val="007E0476"/>
    <w:rsid w:val="007E0A47"/>
    <w:rsid w:val="007E0ECA"/>
    <w:rsid w:val="007E1910"/>
    <w:rsid w:val="007E1F0D"/>
    <w:rsid w:val="007E2456"/>
    <w:rsid w:val="007E3C65"/>
    <w:rsid w:val="007E50F2"/>
    <w:rsid w:val="007E5B51"/>
    <w:rsid w:val="007E6C0D"/>
    <w:rsid w:val="007F07FD"/>
    <w:rsid w:val="007F0957"/>
    <w:rsid w:val="007F11FC"/>
    <w:rsid w:val="007F18FD"/>
    <w:rsid w:val="007F1A07"/>
    <w:rsid w:val="007F2CCF"/>
    <w:rsid w:val="007F303E"/>
    <w:rsid w:val="007F309D"/>
    <w:rsid w:val="007F648A"/>
    <w:rsid w:val="007F7A88"/>
    <w:rsid w:val="00800950"/>
    <w:rsid w:val="00800B56"/>
    <w:rsid w:val="00800BFD"/>
    <w:rsid w:val="00800E38"/>
    <w:rsid w:val="008011DC"/>
    <w:rsid w:val="0080130C"/>
    <w:rsid w:val="0080143D"/>
    <w:rsid w:val="00801BA8"/>
    <w:rsid w:val="00802F29"/>
    <w:rsid w:val="008032B4"/>
    <w:rsid w:val="00803775"/>
    <w:rsid w:val="008044FD"/>
    <w:rsid w:val="00804BE5"/>
    <w:rsid w:val="00804FCB"/>
    <w:rsid w:val="008054F5"/>
    <w:rsid w:val="00805DE5"/>
    <w:rsid w:val="00811C6A"/>
    <w:rsid w:val="00814161"/>
    <w:rsid w:val="008153B0"/>
    <w:rsid w:val="008153F7"/>
    <w:rsid w:val="00817C0D"/>
    <w:rsid w:val="00820C07"/>
    <w:rsid w:val="00821869"/>
    <w:rsid w:val="00822BCF"/>
    <w:rsid w:val="00823EA3"/>
    <w:rsid w:val="008244DC"/>
    <w:rsid w:val="008244E3"/>
    <w:rsid w:val="0082473B"/>
    <w:rsid w:val="00830E0E"/>
    <w:rsid w:val="0083118F"/>
    <w:rsid w:val="00831E0C"/>
    <w:rsid w:val="00832154"/>
    <w:rsid w:val="00832CD0"/>
    <w:rsid w:val="0083442C"/>
    <w:rsid w:val="00834A73"/>
    <w:rsid w:val="00834A7B"/>
    <w:rsid w:val="008359BD"/>
    <w:rsid w:val="00835FE2"/>
    <w:rsid w:val="00836696"/>
    <w:rsid w:val="00840EB5"/>
    <w:rsid w:val="008417CA"/>
    <w:rsid w:val="00843EA0"/>
    <w:rsid w:val="008444DD"/>
    <w:rsid w:val="00844717"/>
    <w:rsid w:val="00844C33"/>
    <w:rsid w:val="008453B2"/>
    <w:rsid w:val="00845754"/>
    <w:rsid w:val="008460AE"/>
    <w:rsid w:val="008471B1"/>
    <w:rsid w:val="008474B4"/>
    <w:rsid w:val="0085002D"/>
    <w:rsid w:val="0085011C"/>
    <w:rsid w:val="008507F6"/>
    <w:rsid w:val="00850E1E"/>
    <w:rsid w:val="00851720"/>
    <w:rsid w:val="00852618"/>
    <w:rsid w:val="008532FA"/>
    <w:rsid w:val="0085400A"/>
    <w:rsid w:val="008544C8"/>
    <w:rsid w:val="00854C16"/>
    <w:rsid w:val="00854EC3"/>
    <w:rsid w:val="00855241"/>
    <w:rsid w:val="00855BC8"/>
    <w:rsid w:val="008616CB"/>
    <w:rsid w:val="00862235"/>
    <w:rsid w:val="00863581"/>
    <w:rsid w:val="00864D3B"/>
    <w:rsid w:val="0086526B"/>
    <w:rsid w:val="00865478"/>
    <w:rsid w:val="008673CF"/>
    <w:rsid w:val="00867BAD"/>
    <w:rsid w:val="00871658"/>
    <w:rsid w:val="008719C4"/>
    <w:rsid w:val="00871CE0"/>
    <w:rsid w:val="00872934"/>
    <w:rsid w:val="00873135"/>
    <w:rsid w:val="00873793"/>
    <w:rsid w:val="00873C54"/>
    <w:rsid w:val="00874C01"/>
    <w:rsid w:val="00884A69"/>
    <w:rsid w:val="00885501"/>
    <w:rsid w:val="008855E2"/>
    <w:rsid w:val="008858E3"/>
    <w:rsid w:val="008861F5"/>
    <w:rsid w:val="0088715A"/>
    <w:rsid w:val="00890D72"/>
    <w:rsid w:val="00891481"/>
    <w:rsid w:val="0089163F"/>
    <w:rsid w:val="00891E50"/>
    <w:rsid w:val="0089229D"/>
    <w:rsid w:val="00892787"/>
    <w:rsid w:val="00893A0C"/>
    <w:rsid w:val="00893E84"/>
    <w:rsid w:val="00894316"/>
    <w:rsid w:val="00894BF1"/>
    <w:rsid w:val="00894CAB"/>
    <w:rsid w:val="00895098"/>
    <w:rsid w:val="008951FF"/>
    <w:rsid w:val="008962CF"/>
    <w:rsid w:val="0089691D"/>
    <w:rsid w:val="008A0A3E"/>
    <w:rsid w:val="008A0EA5"/>
    <w:rsid w:val="008A45B7"/>
    <w:rsid w:val="008A4D49"/>
    <w:rsid w:val="008A5CC1"/>
    <w:rsid w:val="008A645A"/>
    <w:rsid w:val="008A6E7C"/>
    <w:rsid w:val="008B11E3"/>
    <w:rsid w:val="008B1231"/>
    <w:rsid w:val="008B1A87"/>
    <w:rsid w:val="008B2053"/>
    <w:rsid w:val="008B268F"/>
    <w:rsid w:val="008B2922"/>
    <w:rsid w:val="008B319C"/>
    <w:rsid w:val="008B321C"/>
    <w:rsid w:val="008B350D"/>
    <w:rsid w:val="008B46F7"/>
    <w:rsid w:val="008B73EB"/>
    <w:rsid w:val="008C0EA7"/>
    <w:rsid w:val="008C0F99"/>
    <w:rsid w:val="008C1F68"/>
    <w:rsid w:val="008C2ADD"/>
    <w:rsid w:val="008C4325"/>
    <w:rsid w:val="008C4E47"/>
    <w:rsid w:val="008C5922"/>
    <w:rsid w:val="008C6A10"/>
    <w:rsid w:val="008C6A40"/>
    <w:rsid w:val="008C6D89"/>
    <w:rsid w:val="008C72C2"/>
    <w:rsid w:val="008C787C"/>
    <w:rsid w:val="008C7D21"/>
    <w:rsid w:val="008D023C"/>
    <w:rsid w:val="008D03C4"/>
    <w:rsid w:val="008D071A"/>
    <w:rsid w:val="008D251D"/>
    <w:rsid w:val="008D29FD"/>
    <w:rsid w:val="008D38CC"/>
    <w:rsid w:val="008D5088"/>
    <w:rsid w:val="008D7C89"/>
    <w:rsid w:val="008E19D4"/>
    <w:rsid w:val="008E2166"/>
    <w:rsid w:val="008E386D"/>
    <w:rsid w:val="008E426C"/>
    <w:rsid w:val="008E56E8"/>
    <w:rsid w:val="008E7715"/>
    <w:rsid w:val="008E7CB5"/>
    <w:rsid w:val="008F1A1E"/>
    <w:rsid w:val="008F4AF9"/>
    <w:rsid w:val="008F5186"/>
    <w:rsid w:val="00900EBE"/>
    <w:rsid w:val="00902EFA"/>
    <w:rsid w:val="00903227"/>
    <w:rsid w:val="00906E75"/>
    <w:rsid w:val="00907D43"/>
    <w:rsid w:val="009105F1"/>
    <w:rsid w:val="00910745"/>
    <w:rsid w:val="00910CDE"/>
    <w:rsid w:val="00911C79"/>
    <w:rsid w:val="009122DD"/>
    <w:rsid w:val="009129EC"/>
    <w:rsid w:val="00913080"/>
    <w:rsid w:val="0091329E"/>
    <w:rsid w:val="00916239"/>
    <w:rsid w:val="00917C11"/>
    <w:rsid w:val="00921943"/>
    <w:rsid w:val="0092393B"/>
    <w:rsid w:val="009306FE"/>
    <w:rsid w:val="009309FB"/>
    <w:rsid w:val="00930F59"/>
    <w:rsid w:val="00931591"/>
    <w:rsid w:val="00932AB2"/>
    <w:rsid w:val="009349FE"/>
    <w:rsid w:val="0093721D"/>
    <w:rsid w:val="00937743"/>
    <w:rsid w:val="00937D85"/>
    <w:rsid w:val="00940BAA"/>
    <w:rsid w:val="00941EE4"/>
    <w:rsid w:val="00942074"/>
    <w:rsid w:val="009429FB"/>
    <w:rsid w:val="00942E2B"/>
    <w:rsid w:val="00944237"/>
    <w:rsid w:val="0094503A"/>
    <w:rsid w:val="00945E2D"/>
    <w:rsid w:val="0094699D"/>
    <w:rsid w:val="00946A2E"/>
    <w:rsid w:val="00946C38"/>
    <w:rsid w:val="0094728A"/>
    <w:rsid w:val="009500DA"/>
    <w:rsid w:val="00950C94"/>
    <w:rsid w:val="009511D1"/>
    <w:rsid w:val="00951C70"/>
    <w:rsid w:val="00952F5F"/>
    <w:rsid w:val="00952FAA"/>
    <w:rsid w:val="00954D51"/>
    <w:rsid w:val="0095586C"/>
    <w:rsid w:val="00956125"/>
    <w:rsid w:val="00956A33"/>
    <w:rsid w:val="00962153"/>
    <w:rsid w:val="00962706"/>
    <w:rsid w:val="00962734"/>
    <w:rsid w:val="00962AD1"/>
    <w:rsid w:val="00962F0B"/>
    <w:rsid w:val="00964428"/>
    <w:rsid w:val="009664BE"/>
    <w:rsid w:val="009672F3"/>
    <w:rsid w:val="009715E0"/>
    <w:rsid w:val="009725BC"/>
    <w:rsid w:val="009737A5"/>
    <w:rsid w:val="00973FC8"/>
    <w:rsid w:val="0097497F"/>
    <w:rsid w:val="00975A49"/>
    <w:rsid w:val="00976327"/>
    <w:rsid w:val="00980258"/>
    <w:rsid w:val="00980E0B"/>
    <w:rsid w:val="00980F20"/>
    <w:rsid w:val="009813A1"/>
    <w:rsid w:val="00981EB3"/>
    <w:rsid w:val="00983230"/>
    <w:rsid w:val="0098323B"/>
    <w:rsid w:val="00983436"/>
    <w:rsid w:val="00983F46"/>
    <w:rsid w:val="0098459D"/>
    <w:rsid w:val="0098557D"/>
    <w:rsid w:val="009872C4"/>
    <w:rsid w:val="00987C25"/>
    <w:rsid w:val="00990FD0"/>
    <w:rsid w:val="00991457"/>
    <w:rsid w:val="009926C6"/>
    <w:rsid w:val="009927FC"/>
    <w:rsid w:val="00992FF8"/>
    <w:rsid w:val="00993C9E"/>
    <w:rsid w:val="00995698"/>
    <w:rsid w:val="009A0E8F"/>
    <w:rsid w:val="009A2794"/>
    <w:rsid w:val="009A4DAE"/>
    <w:rsid w:val="009A610A"/>
    <w:rsid w:val="009B00F6"/>
    <w:rsid w:val="009B0106"/>
    <w:rsid w:val="009B048D"/>
    <w:rsid w:val="009B1424"/>
    <w:rsid w:val="009B2B8D"/>
    <w:rsid w:val="009B2C24"/>
    <w:rsid w:val="009B2FCC"/>
    <w:rsid w:val="009B33B6"/>
    <w:rsid w:val="009B3463"/>
    <w:rsid w:val="009B34C5"/>
    <w:rsid w:val="009B5214"/>
    <w:rsid w:val="009B56A4"/>
    <w:rsid w:val="009B71D8"/>
    <w:rsid w:val="009B7894"/>
    <w:rsid w:val="009C00BF"/>
    <w:rsid w:val="009C2687"/>
    <w:rsid w:val="009C272A"/>
    <w:rsid w:val="009C581F"/>
    <w:rsid w:val="009C61AF"/>
    <w:rsid w:val="009C7426"/>
    <w:rsid w:val="009C7AEB"/>
    <w:rsid w:val="009D04E8"/>
    <w:rsid w:val="009D18C8"/>
    <w:rsid w:val="009D1C7B"/>
    <w:rsid w:val="009D33DE"/>
    <w:rsid w:val="009D35B2"/>
    <w:rsid w:val="009D3C55"/>
    <w:rsid w:val="009D56C8"/>
    <w:rsid w:val="009D5A0D"/>
    <w:rsid w:val="009D6EEB"/>
    <w:rsid w:val="009D7304"/>
    <w:rsid w:val="009E07CE"/>
    <w:rsid w:val="009E2106"/>
    <w:rsid w:val="009E36AB"/>
    <w:rsid w:val="009E3C7C"/>
    <w:rsid w:val="009E5197"/>
    <w:rsid w:val="009E55DF"/>
    <w:rsid w:val="009E5F0A"/>
    <w:rsid w:val="009F044F"/>
    <w:rsid w:val="009F058E"/>
    <w:rsid w:val="009F0625"/>
    <w:rsid w:val="009F06E9"/>
    <w:rsid w:val="009F1DF9"/>
    <w:rsid w:val="009F3563"/>
    <w:rsid w:val="009F4B7A"/>
    <w:rsid w:val="009F5215"/>
    <w:rsid w:val="009F59F8"/>
    <w:rsid w:val="009F632C"/>
    <w:rsid w:val="009F671F"/>
    <w:rsid w:val="00A00E93"/>
    <w:rsid w:val="00A019D5"/>
    <w:rsid w:val="00A01E74"/>
    <w:rsid w:val="00A02E20"/>
    <w:rsid w:val="00A05AC7"/>
    <w:rsid w:val="00A10122"/>
    <w:rsid w:val="00A10275"/>
    <w:rsid w:val="00A102AB"/>
    <w:rsid w:val="00A10BD8"/>
    <w:rsid w:val="00A11970"/>
    <w:rsid w:val="00A12A3F"/>
    <w:rsid w:val="00A132DD"/>
    <w:rsid w:val="00A1452E"/>
    <w:rsid w:val="00A14909"/>
    <w:rsid w:val="00A14BD0"/>
    <w:rsid w:val="00A14F73"/>
    <w:rsid w:val="00A158B4"/>
    <w:rsid w:val="00A16405"/>
    <w:rsid w:val="00A16CEE"/>
    <w:rsid w:val="00A17263"/>
    <w:rsid w:val="00A177D5"/>
    <w:rsid w:val="00A20F43"/>
    <w:rsid w:val="00A213F7"/>
    <w:rsid w:val="00A2151E"/>
    <w:rsid w:val="00A219E7"/>
    <w:rsid w:val="00A23423"/>
    <w:rsid w:val="00A23578"/>
    <w:rsid w:val="00A2397F"/>
    <w:rsid w:val="00A239D0"/>
    <w:rsid w:val="00A23A92"/>
    <w:rsid w:val="00A24CDF"/>
    <w:rsid w:val="00A25E2D"/>
    <w:rsid w:val="00A26CFA"/>
    <w:rsid w:val="00A3036E"/>
    <w:rsid w:val="00A32121"/>
    <w:rsid w:val="00A322F4"/>
    <w:rsid w:val="00A32E84"/>
    <w:rsid w:val="00A330A3"/>
    <w:rsid w:val="00A342A9"/>
    <w:rsid w:val="00A36A41"/>
    <w:rsid w:val="00A36B5A"/>
    <w:rsid w:val="00A37AAF"/>
    <w:rsid w:val="00A40CE7"/>
    <w:rsid w:val="00A41690"/>
    <w:rsid w:val="00A41C6F"/>
    <w:rsid w:val="00A41DAE"/>
    <w:rsid w:val="00A44B21"/>
    <w:rsid w:val="00A44EA3"/>
    <w:rsid w:val="00A45425"/>
    <w:rsid w:val="00A46D18"/>
    <w:rsid w:val="00A47DFA"/>
    <w:rsid w:val="00A50249"/>
    <w:rsid w:val="00A5179E"/>
    <w:rsid w:val="00A519A1"/>
    <w:rsid w:val="00A5380B"/>
    <w:rsid w:val="00A539ED"/>
    <w:rsid w:val="00A549B6"/>
    <w:rsid w:val="00A565DB"/>
    <w:rsid w:val="00A5689F"/>
    <w:rsid w:val="00A57ADA"/>
    <w:rsid w:val="00A61FE7"/>
    <w:rsid w:val="00A625A0"/>
    <w:rsid w:val="00A62E36"/>
    <w:rsid w:val="00A6493F"/>
    <w:rsid w:val="00A657A3"/>
    <w:rsid w:val="00A6651B"/>
    <w:rsid w:val="00A66A9A"/>
    <w:rsid w:val="00A676EB"/>
    <w:rsid w:val="00A70125"/>
    <w:rsid w:val="00A7022C"/>
    <w:rsid w:val="00A70455"/>
    <w:rsid w:val="00A70897"/>
    <w:rsid w:val="00A70A60"/>
    <w:rsid w:val="00A71039"/>
    <w:rsid w:val="00A725B4"/>
    <w:rsid w:val="00A734A3"/>
    <w:rsid w:val="00A74C41"/>
    <w:rsid w:val="00A75EA0"/>
    <w:rsid w:val="00A762FA"/>
    <w:rsid w:val="00A77DBE"/>
    <w:rsid w:val="00A80502"/>
    <w:rsid w:val="00A8114C"/>
    <w:rsid w:val="00A8581B"/>
    <w:rsid w:val="00A86D57"/>
    <w:rsid w:val="00A910E1"/>
    <w:rsid w:val="00A93389"/>
    <w:rsid w:val="00A93D16"/>
    <w:rsid w:val="00A9452C"/>
    <w:rsid w:val="00A97DE3"/>
    <w:rsid w:val="00AA0107"/>
    <w:rsid w:val="00AA1B9A"/>
    <w:rsid w:val="00AA1D9E"/>
    <w:rsid w:val="00AA2336"/>
    <w:rsid w:val="00AA33A0"/>
    <w:rsid w:val="00AA388A"/>
    <w:rsid w:val="00AA56CB"/>
    <w:rsid w:val="00AA633B"/>
    <w:rsid w:val="00AA676D"/>
    <w:rsid w:val="00AA684E"/>
    <w:rsid w:val="00AA6AEC"/>
    <w:rsid w:val="00AA7E32"/>
    <w:rsid w:val="00AB0736"/>
    <w:rsid w:val="00AB3780"/>
    <w:rsid w:val="00AB3BEA"/>
    <w:rsid w:val="00AB3DC0"/>
    <w:rsid w:val="00AB6543"/>
    <w:rsid w:val="00AB72BE"/>
    <w:rsid w:val="00AB7382"/>
    <w:rsid w:val="00AB77FB"/>
    <w:rsid w:val="00AC0643"/>
    <w:rsid w:val="00AC1668"/>
    <w:rsid w:val="00AC16A6"/>
    <w:rsid w:val="00AC302B"/>
    <w:rsid w:val="00AC3B01"/>
    <w:rsid w:val="00AC4574"/>
    <w:rsid w:val="00AC4865"/>
    <w:rsid w:val="00AC5412"/>
    <w:rsid w:val="00AC54E2"/>
    <w:rsid w:val="00AC5F00"/>
    <w:rsid w:val="00AC7A0F"/>
    <w:rsid w:val="00AD061F"/>
    <w:rsid w:val="00AD14C9"/>
    <w:rsid w:val="00AD249B"/>
    <w:rsid w:val="00AD2B25"/>
    <w:rsid w:val="00AD3EA6"/>
    <w:rsid w:val="00AD3F4C"/>
    <w:rsid w:val="00AD47BC"/>
    <w:rsid w:val="00AD4B5A"/>
    <w:rsid w:val="00AD5256"/>
    <w:rsid w:val="00AD5D2D"/>
    <w:rsid w:val="00AD631D"/>
    <w:rsid w:val="00AD7DED"/>
    <w:rsid w:val="00AE0C1A"/>
    <w:rsid w:val="00AE0F65"/>
    <w:rsid w:val="00AE18C1"/>
    <w:rsid w:val="00AE191E"/>
    <w:rsid w:val="00AE1A4B"/>
    <w:rsid w:val="00AE1BA1"/>
    <w:rsid w:val="00AE22B3"/>
    <w:rsid w:val="00AE2965"/>
    <w:rsid w:val="00AE2B9A"/>
    <w:rsid w:val="00AE3212"/>
    <w:rsid w:val="00AE37AF"/>
    <w:rsid w:val="00AE393F"/>
    <w:rsid w:val="00AE646D"/>
    <w:rsid w:val="00AE66CA"/>
    <w:rsid w:val="00AE68CD"/>
    <w:rsid w:val="00AE7FE0"/>
    <w:rsid w:val="00AF032C"/>
    <w:rsid w:val="00AF063F"/>
    <w:rsid w:val="00AF0B8D"/>
    <w:rsid w:val="00AF0FB5"/>
    <w:rsid w:val="00AF1228"/>
    <w:rsid w:val="00AF1488"/>
    <w:rsid w:val="00AF2B9F"/>
    <w:rsid w:val="00AF2BFC"/>
    <w:rsid w:val="00AF5C98"/>
    <w:rsid w:val="00AF6A5C"/>
    <w:rsid w:val="00B0041C"/>
    <w:rsid w:val="00B00B26"/>
    <w:rsid w:val="00B014BE"/>
    <w:rsid w:val="00B0251B"/>
    <w:rsid w:val="00B037A7"/>
    <w:rsid w:val="00B03EDD"/>
    <w:rsid w:val="00B04649"/>
    <w:rsid w:val="00B04F8D"/>
    <w:rsid w:val="00B05B1C"/>
    <w:rsid w:val="00B072B1"/>
    <w:rsid w:val="00B10672"/>
    <w:rsid w:val="00B10DCE"/>
    <w:rsid w:val="00B1148B"/>
    <w:rsid w:val="00B116B3"/>
    <w:rsid w:val="00B11944"/>
    <w:rsid w:val="00B12248"/>
    <w:rsid w:val="00B12344"/>
    <w:rsid w:val="00B1684E"/>
    <w:rsid w:val="00B17C3B"/>
    <w:rsid w:val="00B20754"/>
    <w:rsid w:val="00B20A11"/>
    <w:rsid w:val="00B21B9C"/>
    <w:rsid w:val="00B22005"/>
    <w:rsid w:val="00B2405F"/>
    <w:rsid w:val="00B2477E"/>
    <w:rsid w:val="00B25C41"/>
    <w:rsid w:val="00B25C82"/>
    <w:rsid w:val="00B27580"/>
    <w:rsid w:val="00B27CDF"/>
    <w:rsid w:val="00B27D32"/>
    <w:rsid w:val="00B30BC2"/>
    <w:rsid w:val="00B30E1F"/>
    <w:rsid w:val="00B3184D"/>
    <w:rsid w:val="00B31F11"/>
    <w:rsid w:val="00B325A4"/>
    <w:rsid w:val="00B33BCC"/>
    <w:rsid w:val="00B349B0"/>
    <w:rsid w:val="00B35749"/>
    <w:rsid w:val="00B362A4"/>
    <w:rsid w:val="00B3685A"/>
    <w:rsid w:val="00B36BDC"/>
    <w:rsid w:val="00B36CF6"/>
    <w:rsid w:val="00B37732"/>
    <w:rsid w:val="00B41B9C"/>
    <w:rsid w:val="00B42804"/>
    <w:rsid w:val="00B43198"/>
    <w:rsid w:val="00B43379"/>
    <w:rsid w:val="00B43884"/>
    <w:rsid w:val="00B444C9"/>
    <w:rsid w:val="00B47949"/>
    <w:rsid w:val="00B500F3"/>
    <w:rsid w:val="00B508D3"/>
    <w:rsid w:val="00B50AF5"/>
    <w:rsid w:val="00B50BFF"/>
    <w:rsid w:val="00B51DA6"/>
    <w:rsid w:val="00B521CF"/>
    <w:rsid w:val="00B52F78"/>
    <w:rsid w:val="00B531B4"/>
    <w:rsid w:val="00B538DE"/>
    <w:rsid w:val="00B53AC8"/>
    <w:rsid w:val="00B56E92"/>
    <w:rsid w:val="00B56F9E"/>
    <w:rsid w:val="00B60216"/>
    <w:rsid w:val="00B60902"/>
    <w:rsid w:val="00B6157E"/>
    <w:rsid w:val="00B63B39"/>
    <w:rsid w:val="00B64379"/>
    <w:rsid w:val="00B65554"/>
    <w:rsid w:val="00B663A6"/>
    <w:rsid w:val="00B677FA"/>
    <w:rsid w:val="00B67913"/>
    <w:rsid w:val="00B7114B"/>
    <w:rsid w:val="00B71CE9"/>
    <w:rsid w:val="00B72168"/>
    <w:rsid w:val="00B72340"/>
    <w:rsid w:val="00B74F2A"/>
    <w:rsid w:val="00B75519"/>
    <w:rsid w:val="00B76A38"/>
    <w:rsid w:val="00B76C5D"/>
    <w:rsid w:val="00B76CD6"/>
    <w:rsid w:val="00B773DC"/>
    <w:rsid w:val="00B77863"/>
    <w:rsid w:val="00B80663"/>
    <w:rsid w:val="00B808DD"/>
    <w:rsid w:val="00B812FC"/>
    <w:rsid w:val="00B830AD"/>
    <w:rsid w:val="00B835B6"/>
    <w:rsid w:val="00B845EE"/>
    <w:rsid w:val="00B84AB2"/>
    <w:rsid w:val="00B8562F"/>
    <w:rsid w:val="00B85CDC"/>
    <w:rsid w:val="00B860D2"/>
    <w:rsid w:val="00B876E4"/>
    <w:rsid w:val="00B96395"/>
    <w:rsid w:val="00B965FD"/>
    <w:rsid w:val="00B97500"/>
    <w:rsid w:val="00BA059A"/>
    <w:rsid w:val="00BA14C9"/>
    <w:rsid w:val="00BA1541"/>
    <w:rsid w:val="00BA1AB3"/>
    <w:rsid w:val="00BA2864"/>
    <w:rsid w:val="00BA65DF"/>
    <w:rsid w:val="00BA73DC"/>
    <w:rsid w:val="00BB067A"/>
    <w:rsid w:val="00BB1364"/>
    <w:rsid w:val="00BB1874"/>
    <w:rsid w:val="00BB3A55"/>
    <w:rsid w:val="00BB3E2F"/>
    <w:rsid w:val="00BB3F4E"/>
    <w:rsid w:val="00BB43FB"/>
    <w:rsid w:val="00BB4834"/>
    <w:rsid w:val="00BB563C"/>
    <w:rsid w:val="00BB56E1"/>
    <w:rsid w:val="00BB5B40"/>
    <w:rsid w:val="00BB7780"/>
    <w:rsid w:val="00BB78B2"/>
    <w:rsid w:val="00BB78B8"/>
    <w:rsid w:val="00BB7EFF"/>
    <w:rsid w:val="00BC1372"/>
    <w:rsid w:val="00BC1804"/>
    <w:rsid w:val="00BC1AD8"/>
    <w:rsid w:val="00BC2044"/>
    <w:rsid w:val="00BC4E26"/>
    <w:rsid w:val="00BC65CE"/>
    <w:rsid w:val="00BC6952"/>
    <w:rsid w:val="00BC701E"/>
    <w:rsid w:val="00BD07CC"/>
    <w:rsid w:val="00BD0980"/>
    <w:rsid w:val="00BD1E16"/>
    <w:rsid w:val="00BD280A"/>
    <w:rsid w:val="00BD28DD"/>
    <w:rsid w:val="00BD2CA4"/>
    <w:rsid w:val="00BD4A2E"/>
    <w:rsid w:val="00BD6087"/>
    <w:rsid w:val="00BD6D7C"/>
    <w:rsid w:val="00BD7077"/>
    <w:rsid w:val="00BE0093"/>
    <w:rsid w:val="00BE02E9"/>
    <w:rsid w:val="00BE086C"/>
    <w:rsid w:val="00BE1814"/>
    <w:rsid w:val="00BE1A3E"/>
    <w:rsid w:val="00BE2692"/>
    <w:rsid w:val="00BE35A0"/>
    <w:rsid w:val="00BE4285"/>
    <w:rsid w:val="00BE613F"/>
    <w:rsid w:val="00BE6CBD"/>
    <w:rsid w:val="00BE71F7"/>
    <w:rsid w:val="00BE7904"/>
    <w:rsid w:val="00BE7FDD"/>
    <w:rsid w:val="00BF1E0F"/>
    <w:rsid w:val="00BF23CE"/>
    <w:rsid w:val="00BF262B"/>
    <w:rsid w:val="00BF2E1A"/>
    <w:rsid w:val="00BF2F8C"/>
    <w:rsid w:val="00BF42F5"/>
    <w:rsid w:val="00BF4A49"/>
    <w:rsid w:val="00BF533A"/>
    <w:rsid w:val="00BF5DEF"/>
    <w:rsid w:val="00BF631B"/>
    <w:rsid w:val="00BF7E09"/>
    <w:rsid w:val="00C01AEF"/>
    <w:rsid w:val="00C02DE2"/>
    <w:rsid w:val="00C03756"/>
    <w:rsid w:val="00C03CFE"/>
    <w:rsid w:val="00C042EF"/>
    <w:rsid w:val="00C0445A"/>
    <w:rsid w:val="00C05BB2"/>
    <w:rsid w:val="00C066D9"/>
    <w:rsid w:val="00C0691E"/>
    <w:rsid w:val="00C072B4"/>
    <w:rsid w:val="00C078A0"/>
    <w:rsid w:val="00C07D10"/>
    <w:rsid w:val="00C10731"/>
    <w:rsid w:val="00C10B70"/>
    <w:rsid w:val="00C127B7"/>
    <w:rsid w:val="00C13F23"/>
    <w:rsid w:val="00C142C1"/>
    <w:rsid w:val="00C14AEC"/>
    <w:rsid w:val="00C164D5"/>
    <w:rsid w:val="00C1660A"/>
    <w:rsid w:val="00C2035F"/>
    <w:rsid w:val="00C22E8E"/>
    <w:rsid w:val="00C22ED4"/>
    <w:rsid w:val="00C236CD"/>
    <w:rsid w:val="00C25A48"/>
    <w:rsid w:val="00C25F17"/>
    <w:rsid w:val="00C26B69"/>
    <w:rsid w:val="00C27518"/>
    <w:rsid w:val="00C27DA4"/>
    <w:rsid w:val="00C30CD3"/>
    <w:rsid w:val="00C3235E"/>
    <w:rsid w:val="00C32A4D"/>
    <w:rsid w:val="00C33C0E"/>
    <w:rsid w:val="00C3455B"/>
    <w:rsid w:val="00C348D4"/>
    <w:rsid w:val="00C35257"/>
    <w:rsid w:val="00C414BA"/>
    <w:rsid w:val="00C43065"/>
    <w:rsid w:val="00C436A3"/>
    <w:rsid w:val="00C44BA1"/>
    <w:rsid w:val="00C44C12"/>
    <w:rsid w:val="00C44EFD"/>
    <w:rsid w:val="00C45379"/>
    <w:rsid w:val="00C46874"/>
    <w:rsid w:val="00C46C0D"/>
    <w:rsid w:val="00C46FF7"/>
    <w:rsid w:val="00C50818"/>
    <w:rsid w:val="00C50D2F"/>
    <w:rsid w:val="00C512AA"/>
    <w:rsid w:val="00C512E3"/>
    <w:rsid w:val="00C51D1C"/>
    <w:rsid w:val="00C522B0"/>
    <w:rsid w:val="00C52C3F"/>
    <w:rsid w:val="00C53019"/>
    <w:rsid w:val="00C53359"/>
    <w:rsid w:val="00C547B0"/>
    <w:rsid w:val="00C56562"/>
    <w:rsid w:val="00C60370"/>
    <w:rsid w:val="00C60DFE"/>
    <w:rsid w:val="00C612F5"/>
    <w:rsid w:val="00C61914"/>
    <w:rsid w:val="00C62E65"/>
    <w:rsid w:val="00C6462D"/>
    <w:rsid w:val="00C65E8A"/>
    <w:rsid w:val="00C66E18"/>
    <w:rsid w:val="00C67101"/>
    <w:rsid w:val="00C672C6"/>
    <w:rsid w:val="00C70D43"/>
    <w:rsid w:val="00C70F1B"/>
    <w:rsid w:val="00C71959"/>
    <w:rsid w:val="00C71DD9"/>
    <w:rsid w:val="00C71FDB"/>
    <w:rsid w:val="00C7345C"/>
    <w:rsid w:val="00C7392E"/>
    <w:rsid w:val="00C73F8C"/>
    <w:rsid w:val="00C74C9E"/>
    <w:rsid w:val="00C74F4B"/>
    <w:rsid w:val="00C75900"/>
    <w:rsid w:val="00C7648E"/>
    <w:rsid w:val="00C77540"/>
    <w:rsid w:val="00C77809"/>
    <w:rsid w:val="00C77BE0"/>
    <w:rsid w:val="00C808FC"/>
    <w:rsid w:val="00C8170D"/>
    <w:rsid w:val="00C827B5"/>
    <w:rsid w:val="00C830C7"/>
    <w:rsid w:val="00C84090"/>
    <w:rsid w:val="00C84D01"/>
    <w:rsid w:val="00C85408"/>
    <w:rsid w:val="00C858DE"/>
    <w:rsid w:val="00C85B0A"/>
    <w:rsid w:val="00C860CF"/>
    <w:rsid w:val="00C86706"/>
    <w:rsid w:val="00C86B6A"/>
    <w:rsid w:val="00C870F1"/>
    <w:rsid w:val="00C87C2A"/>
    <w:rsid w:val="00C90677"/>
    <w:rsid w:val="00C91E32"/>
    <w:rsid w:val="00C92575"/>
    <w:rsid w:val="00C93F7A"/>
    <w:rsid w:val="00C9481D"/>
    <w:rsid w:val="00C9565E"/>
    <w:rsid w:val="00C9608E"/>
    <w:rsid w:val="00C97BFD"/>
    <w:rsid w:val="00CA099D"/>
    <w:rsid w:val="00CA35DC"/>
    <w:rsid w:val="00CA5AED"/>
    <w:rsid w:val="00CA726E"/>
    <w:rsid w:val="00CA796C"/>
    <w:rsid w:val="00CB0425"/>
    <w:rsid w:val="00CB081C"/>
    <w:rsid w:val="00CB24E4"/>
    <w:rsid w:val="00CB2935"/>
    <w:rsid w:val="00CB2AD6"/>
    <w:rsid w:val="00CB48A7"/>
    <w:rsid w:val="00CB4B92"/>
    <w:rsid w:val="00CB4C6C"/>
    <w:rsid w:val="00CB6539"/>
    <w:rsid w:val="00CB6E7C"/>
    <w:rsid w:val="00CB748C"/>
    <w:rsid w:val="00CB7696"/>
    <w:rsid w:val="00CB7DEE"/>
    <w:rsid w:val="00CC182C"/>
    <w:rsid w:val="00CC1D7A"/>
    <w:rsid w:val="00CC267C"/>
    <w:rsid w:val="00CC360E"/>
    <w:rsid w:val="00CC3A48"/>
    <w:rsid w:val="00CC48B5"/>
    <w:rsid w:val="00CC59E8"/>
    <w:rsid w:val="00CC774D"/>
    <w:rsid w:val="00CC79C4"/>
    <w:rsid w:val="00CD0DD7"/>
    <w:rsid w:val="00CD11BD"/>
    <w:rsid w:val="00CD1906"/>
    <w:rsid w:val="00CD1BE7"/>
    <w:rsid w:val="00CD3467"/>
    <w:rsid w:val="00CD4536"/>
    <w:rsid w:val="00CD4D1B"/>
    <w:rsid w:val="00CD6C61"/>
    <w:rsid w:val="00CD6D70"/>
    <w:rsid w:val="00CE0374"/>
    <w:rsid w:val="00CE0CBC"/>
    <w:rsid w:val="00CE1B39"/>
    <w:rsid w:val="00CE1E31"/>
    <w:rsid w:val="00CE3AC6"/>
    <w:rsid w:val="00CE58E6"/>
    <w:rsid w:val="00CE5F7A"/>
    <w:rsid w:val="00CE62AD"/>
    <w:rsid w:val="00CE6D75"/>
    <w:rsid w:val="00CF0E7E"/>
    <w:rsid w:val="00CF1E57"/>
    <w:rsid w:val="00CF2179"/>
    <w:rsid w:val="00CF283F"/>
    <w:rsid w:val="00CF29D1"/>
    <w:rsid w:val="00CF4AE5"/>
    <w:rsid w:val="00CF51A4"/>
    <w:rsid w:val="00CF627B"/>
    <w:rsid w:val="00CF63AB"/>
    <w:rsid w:val="00CF70D8"/>
    <w:rsid w:val="00CF78AB"/>
    <w:rsid w:val="00CF7CD5"/>
    <w:rsid w:val="00D000FB"/>
    <w:rsid w:val="00D02588"/>
    <w:rsid w:val="00D02D8E"/>
    <w:rsid w:val="00D053E3"/>
    <w:rsid w:val="00D06E39"/>
    <w:rsid w:val="00D0778C"/>
    <w:rsid w:val="00D117FA"/>
    <w:rsid w:val="00D12A57"/>
    <w:rsid w:val="00D13906"/>
    <w:rsid w:val="00D13DCF"/>
    <w:rsid w:val="00D1615A"/>
    <w:rsid w:val="00D1629F"/>
    <w:rsid w:val="00D2087C"/>
    <w:rsid w:val="00D20CDE"/>
    <w:rsid w:val="00D21109"/>
    <w:rsid w:val="00D21B2C"/>
    <w:rsid w:val="00D24B29"/>
    <w:rsid w:val="00D24B42"/>
    <w:rsid w:val="00D25D2F"/>
    <w:rsid w:val="00D26952"/>
    <w:rsid w:val="00D3699A"/>
    <w:rsid w:val="00D36D08"/>
    <w:rsid w:val="00D400D2"/>
    <w:rsid w:val="00D4123A"/>
    <w:rsid w:val="00D419FB"/>
    <w:rsid w:val="00D43340"/>
    <w:rsid w:val="00D439C4"/>
    <w:rsid w:val="00D459C2"/>
    <w:rsid w:val="00D4742B"/>
    <w:rsid w:val="00D47A63"/>
    <w:rsid w:val="00D504FC"/>
    <w:rsid w:val="00D505D7"/>
    <w:rsid w:val="00D510E7"/>
    <w:rsid w:val="00D52100"/>
    <w:rsid w:val="00D52AE8"/>
    <w:rsid w:val="00D5371B"/>
    <w:rsid w:val="00D553D9"/>
    <w:rsid w:val="00D55585"/>
    <w:rsid w:val="00D55987"/>
    <w:rsid w:val="00D563EA"/>
    <w:rsid w:val="00D6045F"/>
    <w:rsid w:val="00D60550"/>
    <w:rsid w:val="00D6314F"/>
    <w:rsid w:val="00D63B1C"/>
    <w:rsid w:val="00D63CA8"/>
    <w:rsid w:val="00D64A7C"/>
    <w:rsid w:val="00D65726"/>
    <w:rsid w:val="00D65B71"/>
    <w:rsid w:val="00D70061"/>
    <w:rsid w:val="00D70670"/>
    <w:rsid w:val="00D74263"/>
    <w:rsid w:val="00D74508"/>
    <w:rsid w:val="00D74BAF"/>
    <w:rsid w:val="00D75351"/>
    <w:rsid w:val="00D76004"/>
    <w:rsid w:val="00D76A27"/>
    <w:rsid w:val="00D77EB4"/>
    <w:rsid w:val="00D8011F"/>
    <w:rsid w:val="00D811CD"/>
    <w:rsid w:val="00D81C46"/>
    <w:rsid w:val="00D825AA"/>
    <w:rsid w:val="00D82C80"/>
    <w:rsid w:val="00D83C98"/>
    <w:rsid w:val="00D85849"/>
    <w:rsid w:val="00D859B1"/>
    <w:rsid w:val="00D85A7B"/>
    <w:rsid w:val="00D86012"/>
    <w:rsid w:val="00D943D1"/>
    <w:rsid w:val="00D94C1C"/>
    <w:rsid w:val="00D95A04"/>
    <w:rsid w:val="00D95E7A"/>
    <w:rsid w:val="00D95F49"/>
    <w:rsid w:val="00D96244"/>
    <w:rsid w:val="00DA0F6E"/>
    <w:rsid w:val="00DA16BA"/>
    <w:rsid w:val="00DA18F2"/>
    <w:rsid w:val="00DA20B2"/>
    <w:rsid w:val="00DA21AC"/>
    <w:rsid w:val="00DA2312"/>
    <w:rsid w:val="00DA31E7"/>
    <w:rsid w:val="00DA4267"/>
    <w:rsid w:val="00DA519D"/>
    <w:rsid w:val="00DB06B4"/>
    <w:rsid w:val="00DB0899"/>
    <w:rsid w:val="00DB2074"/>
    <w:rsid w:val="00DB2F45"/>
    <w:rsid w:val="00DB4BD2"/>
    <w:rsid w:val="00DB66D4"/>
    <w:rsid w:val="00DB70B7"/>
    <w:rsid w:val="00DB7A6C"/>
    <w:rsid w:val="00DC12FD"/>
    <w:rsid w:val="00DC29E2"/>
    <w:rsid w:val="00DC3924"/>
    <w:rsid w:val="00DC3BC9"/>
    <w:rsid w:val="00DC3F30"/>
    <w:rsid w:val="00DC54EF"/>
    <w:rsid w:val="00DC7818"/>
    <w:rsid w:val="00DC7AD6"/>
    <w:rsid w:val="00DD00FC"/>
    <w:rsid w:val="00DD08DA"/>
    <w:rsid w:val="00DD2237"/>
    <w:rsid w:val="00DD4E44"/>
    <w:rsid w:val="00DD4EC1"/>
    <w:rsid w:val="00DD5292"/>
    <w:rsid w:val="00DD6508"/>
    <w:rsid w:val="00DD749C"/>
    <w:rsid w:val="00DE076F"/>
    <w:rsid w:val="00DE1649"/>
    <w:rsid w:val="00DE1B55"/>
    <w:rsid w:val="00DE5BFA"/>
    <w:rsid w:val="00DE70D5"/>
    <w:rsid w:val="00DE7E7D"/>
    <w:rsid w:val="00DF00AC"/>
    <w:rsid w:val="00DF228A"/>
    <w:rsid w:val="00DF25E5"/>
    <w:rsid w:val="00DF446A"/>
    <w:rsid w:val="00DF4D15"/>
    <w:rsid w:val="00DF4EF1"/>
    <w:rsid w:val="00DF5DF9"/>
    <w:rsid w:val="00DF7CCD"/>
    <w:rsid w:val="00E017E2"/>
    <w:rsid w:val="00E01EA7"/>
    <w:rsid w:val="00E01FB3"/>
    <w:rsid w:val="00E0334D"/>
    <w:rsid w:val="00E034CA"/>
    <w:rsid w:val="00E038D7"/>
    <w:rsid w:val="00E04642"/>
    <w:rsid w:val="00E049C6"/>
    <w:rsid w:val="00E049F8"/>
    <w:rsid w:val="00E04ED2"/>
    <w:rsid w:val="00E0574F"/>
    <w:rsid w:val="00E06FD3"/>
    <w:rsid w:val="00E07FD2"/>
    <w:rsid w:val="00E10214"/>
    <w:rsid w:val="00E10995"/>
    <w:rsid w:val="00E10E6E"/>
    <w:rsid w:val="00E12B3E"/>
    <w:rsid w:val="00E13CEC"/>
    <w:rsid w:val="00E147BD"/>
    <w:rsid w:val="00E15E1A"/>
    <w:rsid w:val="00E20893"/>
    <w:rsid w:val="00E21753"/>
    <w:rsid w:val="00E2371A"/>
    <w:rsid w:val="00E24646"/>
    <w:rsid w:val="00E26616"/>
    <w:rsid w:val="00E26F68"/>
    <w:rsid w:val="00E270B7"/>
    <w:rsid w:val="00E273CE"/>
    <w:rsid w:val="00E27DB6"/>
    <w:rsid w:val="00E30526"/>
    <w:rsid w:val="00E30D57"/>
    <w:rsid w:val="00E31371"/>
    <w:rsid w:val="00E31C7D"/>
    <w:rsid w:val="00E31E6D"/>
    <w:rsid w:val="00E32210"/>
    <w:rsid w:val="00E34975"/>
    <w:rsid w:val="00E34ED3"/>
    <w:rsid w:val="00E36552"/>
    <w:rsid w:val="00E37EED"/>
    <w:rsid w:val="00E404E0"/>
    <w:rsid w:val="00E422BA"/>
    <w:rsid w:val="00E427B5"/>
    <w:rsid w:val="00E43346"/>
    <w:rsid w:val="00E444D3"/>
    <w:rsid w:val="00E44CB8"/>
    <w:rsid w:val="00E46092"/>
    <w:rsid w:val="00E47AA1"/>
    <w:rsid w:val="00E50135"/>
    <w:rsid w:val="00E50FD9"/>
    <w:rsid w:val="00E51466"/>
    <w:rsid w:val="00E53DAA"/>
    <w:rsid w:val="00E53E6A"/>
    <w:rsid w:val="00E53EFA"/>
    <w:rsid w:val="00E53F23"/>
    <w:rsid w:val="00E543F6"/>
    <w:rsid w:val="00E549CE"/>
    <w:rsid w:val="00E54A20"/>
    <w:rsid w:val="00E54B42"/>
    <w:rsid w:val="00E55557"/>
    <w:rsid w:val="00E56601"/>
    <w:rsid w:val="00E572E2"/>
    <w:rsid w:val="00E5768F"/>
    <w:rsid w:val="00E61351"/>
    <w:rsid w:val="00E62955"/>
    <w:rsid w:val="00E64777"/>
    <w:rsid w:val="00E64CD1"/>
    <w:rsid w:val="00E64E19"/>
    <w:rsid w:val="00E653BB"/>
    <w:rsid w:val="00E657EE"/>
    <w:rsid w:val="00E65BAB"/>
    <w:rsid w:val="00E65CBA"/>
    <w:rsid w:val="00E6646B"/>
    <w:rsid w:val="00E6654F"/>
    <w:rsid w:val="00E67E73"/>
    <w:rsid w:val="00E727E6"/>
    <w:rsid w:val="00E7588B"/>
    <w:rsid w:val="00E801CC"/>
    <w:rsid w:val="00E803CB"/>
    <w:rsid w:val="00E816FD"/>
    <w:rsid w:val="00E820BB"/>
    <w:rsid w:val="00E820F3"/>
    <w:rsid w:val="00E84986"/>
    <w:rsid w:val="00E85400"/>
    <w:rsid w:val="00E8541A"/>
    <w:rsid w:val="00E861AF"/>
    <w:rsid w:val="00E863DB"/>
    <w:rsid w:val="00E87EC6"/>
    <w:rsid w:val="00E900E0"/>
    <w:rsid w:val="00E91D27"/>
    <w:rsid w:val="00E92BBC"/>
    <w:rsid w:val="00E9309C"/>
    <w:rsid w:val="00E932BF"/>
    <w:rsid w:val="00E939BF"/>
    <w:rsid w:val="00E93A04"/>
    <w:rsid w:val="00E93C84"/>
    <w:rsid w:val="00E9650D"/>
    <w:rsid w:val="00E96769"/>
    <w:rsid w:val="00E97EDB"/>
    <w:rsid w:val="00EA0513"/>
    <w:rsid w:val="00EA1633"/>
    <w:rsid w:val="00EA3418"/>
    <w:rsid w:val="00EA3EB9"/>
    <w:rsid w:val="00EA469F"/>
    <w:rsid w:val="00EA5793"/>
    <w:rsid w:val="00EA6026"/>
    <w:rsid w:val="00EA6165"/>
    <w:rsid w:val="00EA66C8"/>
    <w:rsid w:val="00EA7D47"/>
    <w:rsid w:val="00EB0959"/>
    <w:rsid w:val="00EB18F0"/>
    <w:rsid w:val="00EB2430"/>
    <w:rsid w:val="00EB36FD"/>
    <w:rsid w:val="00EB4AA7"/>
    <w:rsid w:val="00EB4DB8"/>
    <w:rsid w:val="00EB5C85"/>
    <w:rsid w:val="00EB6324"/>
    <w:rsid w:val="00EB774A"/>
    <w:rsid w:val="00EB7D71"/>
    <w:rsid w:val="00EC4259"/>
    <w:rsid w:val="00EC45C6"/>
    <w:rsid w:val="00EC4E96"/>
    <w:rsid w:val="00EC55FD"/>
    <w:rsid w:val="00EC61CA"/>
    <w:rsid w:val="00EC6D4E"/>
    <w:rsid w:val="00EC79DF"/>
    <w:rsid w:val="00ED0540"/>
    <w:rsid w:val="00ED07DC"/>
    <w:rsid w:val="00ED2419"/>
    <w:rsid w:val="00ED28B5"/>
    <w:rsid w:val="00ED2CB1"/>
    <w:rsid w:val="00ED3992"/>
    <w:rsid w:val="00ED4FA6"/>
    <w:rsid w:val="00ED53D2"/>
    <w:rsid w:val="00ED67D1"/>
    <w:rsid w:val="00EE04E6"/>
    <w:rsid w:val="00EE1EA3"/>
    <w:rsid w:val="00EE56F0"/>
    <w:rsid w:val="00EE6AB6"/>
    <w:rsid w:val="00EF02D7"/>
    <w:rsid w:val="00EF3D7D"/>
    <w:rsid w:val="00EF7756"/>
    <w:rsid w:val="00F00813"/>
    <w:rsid w:val="00F00D01"/>
    <w:rsid w:val="00F01E25"/>
    <w:rsid w:val="00F02EE6"/>
    <w:rsid w:val="00F0334F"/>
    <w:rsid w:val="00F036C6"/>
    <w:rsid w:val="00F046FC"/>
    <w:rsid w:val="00F06D6C"/>
    <w:rsid w:val="00F1063F"/>
    <w:rsid w:val="00F140E6"/>
    <w:rsid w:val="00F14177"/>
    <w:rsid w:val="00F14278"/>
    <w:rsid w:val="00F143E7"/>
    <w:rsid w:val="00F144B7"/>
    <w:rsid w:val="00F17497"/>
    <w:rsid w:val="00F175A3"/>
    <w:rsid w:val="00F202CC"/>
    <w:rsid w:val="00F20D4D"/>
    <w:rsid w:val="00F218D6"/>
    <w:rsid w:val="00F22265"/>
    <w:rsid w:val="00F22A1E"/>
    <w:rsid w:val="00F22B5D"/>
    <w:rsid w:val="00F22FA9"/>
    <w:rsid w:val="00F24481"/>
    <w:rsid w:val="00F24582"/>
    <w:rsid w:val="00F24C1F"/>
    <w:rsid w:val="00F25658"/>
    <w:rsid w:val="00F259C3"/>
    <w:rsid w:val="00F25BB1"/>
    <w:rsid w:val="00F25FC5"/>
    <w:rsid w:val="00F27397"/>
    <w:rsid w:val="00F274F4"/>
    <w:rsid w:val="00F30E47"/>
    <w:rsid w:val="00F315F2"/>
    <w:rsid w:val="00F33A67"/>
    <w:rsid w:val="00F33B86"/>
    <w:rsid w:val="00F358DC"/>
    <w:rsid w:val="00F35A27"/>
    <w:rsid w:val="00F3691A"/>
    <w:rsid w:val="00F377D2"/>
    <w:rsid w:val="00F400A2"/>
    <w:rsid w:val="00F401B1"/>
    <w:rsid w:val="00F422B6"/>
    <w:rsid w:val="00F438D5"/>
    <w:rsid w:val="00F43B11"/>
    <w:rsid w:val="00F44776"/>
    <w:rsid w:val="00F464B3"/>
    <w:rsid w:val="00F46A9D"/>
    <w:rsid w:val="00F4711E"/>
    <w:rsid w:val="00F4764B"/>
    <w:rsid w:val="00F50A6E"/>
    <w:rsid w:val="00F5187A"/>
    <w:rsid w:val="00F528B2"/>
    <w:rsid w:val="00F53066"/>
    <w:rsid w:val="00F53F5C"/>
    <w:rsid w:val="00F54072"/>
    <w:rsid w:val="00F54198"/>
    <w:rsid w:val="00F55EAB"/>
    <w:rsid w:val="00F57E80"/>
    <w:rsid w:val="00F6103C"/>
    <w:rsid w:val="00F61BA2"/>
    <w:rsid w:val="00F62826"/>
    <w:rsid w:val="00F64CC0"/>
    <w:rsid w:val="00F64D48"/>
    <w:rsid w:val="00F653D5"/>
    <w:rsid w:val="00F67F32"/>
    <w:rsid w:val="00F71BCB"/>
    <w:rsid w:val="00F72E53"/>
    <w:rsid w:val="00F73487"/>
    <w:rsid w:val="00F74542"/>
    <w:rsid w:val="00F7456E"/>
    <w:rsid w:val="00F74B1D"/>
    <w:rsid w:val="00F7693D"/>
    <w:rsid w:val="00F76B71"/>
    <w:rsid w:val="00F76D72"/>
    <w:rsid w:val="00F77298"/>
    <w:rsid w:val="00F77689"/>
    <w:rsid w:val="00F80303"/>
    <w:rsid w:val="00F8103C"/>
    <w:rsid w:val="00F82AA1"/>
    <w:rsid w:val="00F839DC"/>
    <w:rsid w:val="00F84E3F"/>
    <w:rsid w:val="00F85F85"/>
    <w:rsid w:val="00F91853"/>
    <w:rsid w:val="00F919DC"/>
    <w:rsid w:val="00F92970"/>
    <w:rsid w:val="00F9476B"/>
    <w:rsid w:val="00F94D46"/>
    <w:rsid w:val="00F956E7"/>
    <w:rsid w:val="00F95BD6"/>
    <w:rsid w:val="00F9636A"/>
    <w:rsid w:val="00F967B3"/>
    <w:rsid w:val="00F97321"/>
    <w:rsid w:val="00F97661"/>
    <w:rsid w:val="00FA091E"/>
    <w:rsid w:val="00FA0F00"/>
    <w:rsid w:val="00FA1A55"/>
    <w:rsid w:val="00FA2577"/>
    <w:rsid w:val="00FA2B6F"/>
    <w:rsid w:val="00FA42EE"/>
    <w:rsid w:val="00FA5958"/>
    <w:rsid w:val="00FA5AA6"/>
    <w:rsid w:val="00FA6C58"/>
    <w:rsid w:val="00FA6FFE"/>
    <w:rsid w:val="00FB0FD6"/>
    <w:rsid w:val="00FB122D"/>
    <w:rsid w:val="00FB2A02"/>
    <w:rsid w:val="00FB2BDD"/>
    <w:rsid w:val="00FB2C64"/>
    <w:rsid w:val="00FB39CC"/>
    <w:rsid w:val="00FB6141"/>
    <w:rsid w:val="00FB6C53"/>
    <w:rsid w:val="00FB7811"/>
    <w:rsid w:val="00FC01D0"/>
    <w:rsid w:val="00FC08F0"/>
    <w:rsid w:val="00FC0E34"/>
    <w:rsid w:val="00FC1107"/>
    <w:rsid w:val="00FC1ABC"/>
    <w:rsid w:val="00FC25FA"/>
    <w:rsid w:val="00FC375F"/>
    <w:rsid w:val="00FC445A"/>
    <w:rsid w:val="00FC544A"/>
    <w:rsid w:val="00FC75E2"/>
    <w:rsid w:val="00FC7A43"/>
    <w:rsid w:val="00FD154E"/>
    <w:rsid w:val="00FD23CF"/>
    <w:rsid w:val="00FD335F"/>
    <w:rsid w:val="00FD5034"/>
    <w:rsid w:val="00FD5619"/>
    <w:rsid w:val="00FD6280"/>
    <w:rsid w:val="00FD6DA1"/>
    <w:rsid w:val="00FE1763"/>
    <w:rsid w:val="00FE3216"/>
    <w:rsid w:val="00FE3550"/>
    <w:rsid w:val="00FE35C5"/>
    <w:rsid w:val="00FE46C0"/>
    <w:rsid w:val="00FE4B6B"/>
    <w:rsid w:val="00FF11C2"/>
    <w:rsid w:val="00FF2272"/>
    <w:rsid w:val="00FF3740"/>
    <w:rsid w:val="00FF4A38"/>
    <w:rsid w:val="00FF578E"/>
    <w:rsid w:val="00FF5E0E"/>
    <w:rsid w:val="00FF7FF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A8F7EDC"/>
  <w15:docId w15:val="{C7932137-977F-409A-94C0-741888365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0"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nhideWhenUsed="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qFormat="1"/>
    <w:lsdException w:name="Bibliography" w:semiHidden="1"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0FB"/>
    <w:pPr>
      <w:spacing w:before="120"/>
    </w:pPr>
    <w:rPr>
      <w:sz w:val="24"/>
    </w:rPr>
  </w:style>
  <w:style w:type="paragraph" w:styleId="Heading1">
    <w:name w:val="heading 1"/>
    <w:basedOn w:val="Normal"/>
    <w:next w:val="BodyText"/>
    <w:link w:val="Heading1Char"/>
    <w:uiPriority w:val="99"/>
    <w:qFormat/>
    <w:rsid w:val="00D419FB"/>
    <w:pPr>
      <w:keepNext/>
      <w:pageBreakBefore/>
      <w:numPr>
        <w:numId w:val="86"/>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9"/>
    <w:qFormat/>
    <w:rsid w:val="00D419FB"/>
    <w:pPr>
      <w:pageBreakBefore w:val="0"/>
      <w:numPr>
        <w:ilvl w:val="1"/>
      </w:numPr>
      <w:outlineLvl w:val="1"/>
    </w:pPr>
  </w:style>
  <w:style w:type="paragraph" w:styleId="Heading3">
    <w:name w:val="heading 3"/>
    <w:basedOn w:val="Heading2"/>
    <w:next w:val="BodyText"/>
    <w:link w:val="Heading3Char"/>
    <w:uiPriority w:val="99"/>
    <w:qFormat/>
    <w:rsid w:val="001B4AB3"/>
    <w:pPr>
      <w:numPr>
        <w:ilvl w:val="2"/>
      </w:numPr>
      <w:outlineLvl w:val="2"/>
    </w:pPr>
    <w:rPr>
      <w:sz w:val="24"/>
    </w:rPr>
  </w:style>
  <w:style w:type="paragraph" w:styleId="Heading4">
    <w:name w:val="heading 4"/>
    <w:basedOn w:val="Heading3"/>
    <w:next w:val="BodyText"/>
    <w:link w:val="Heading4Char"/>
    <w:uiPriority w:val="99"/>
    <w:qFormat/>
    <w:rsid w:val="00D419FB"/>
    <w:pPr>
      <w:numPr>
        <w:ilvl w:val="3"/>
      </w:numPr>
      <w:tabs>
        <w:tab w:val="num" w:pos="900"/>
        <w:tab w:val="num" w:pos="2520"/>
      </w:tabs>
      <w:outlineLvl w:val="3"/>
    </w:pPr>
  </w:style>
  <w:style w:type="paragraph" w:styleId="Heading5">
    <w:name w:val="heading 5"/>
    <w:basedOn w:val="Heading4"/>
    <w:next w:val="BodyText"/>
    <w:link w:val="Heading5Char"/>
    <w:uiPriority w:val="99"/>
    <w:qFormat/>
    <w:rsid w:val="00D419FB"/>
    <w:pPr>
      <w:numPr>
        <w:ilvl w:val="4"/>
      </w:numPr>
      <w:tabs>
        <w:tab w:val="clear" w:pos="2520"/>
        <w:tab w:val="num" w:pos="900"/>
      </w:tabs>
      <w:outlineLvl w:val="4"/>
    </w:pPr>
  </w:style>
  <w:style w:type="paragraph" w:styleId="Heading6">
    <w:name w:val="heading 6"/>
    <w:basedOn w:val="Heading5"/>
    <w:next w:val="BodyText"/>
    <w:link w:val="Heading6Char"/>
    <w:qFormat/>
    <w:rsid w:val="003C44C2"/>
    <w:pPr>
      <w:numPr>
        <w:ilvl w:val="5"/>
      </w:numPr>
      <w:tabs>
        <w:tab w:val="num" w:pos="1008"/>
      </w:tabs>
      <w:outlineLvl w:val="5"/>
    </w:pPr>
  </w:style>
  <w:style w:type="paragraph" w:styleId="Heading7">
    <w:name w:val="heading 7"/>
    <w:basedOn w:val="Heading6"/>
    <w:next w:val="BodyText"/>
    <w:link w:val="Heading7Char"/>
    <w:uiPriority w:val="99"/>
    <w:qFormat/>
    <w:rsid w:val="00D419FB"/>
    <w:pPr>
      <w:numPr>
        <w:ilvl w:val="6"/>
      </w:numPr>
      <w:tabs>
        <w:tab w:val="num" w:pos="1080"/>
        <w:tab w:val="num" w:pos="1152"/>
        <w:tab w:val="num" w:pos="4680"/>
      </w:tabs>
      <w:outlineLvl w:val="6"/>
    </w:pPr>
  </w:style>
  <w:style w:type="paragraph" w:styleId="Heading8">
    <w:name w:val="heading 8"/>
    <w:basedOn w:val="Heading7"/>
    <w:next w:val="BodyText"/>
    <w:link w:val="Heading8Char"/>
    <w:uiPriority w:val="99"/>
    <w:qFormat/>
    <w:rsid w:val="00D419FB"/>
    <w:pPr>
      <w:numPr>
        <w:ilvl w:val="7"/>
      </w:numPr>
      <w:tabs>
        <w:tab w:val="num" w:pos="1152"/>
        <w:tab w:val="num" w:pos="5400"/>
      </w:tabs>
      <w:outlineLvl w:val="7"/>
    </w:pPr>
  </w:style>
  <w:style w:type="paragraph" w:styleId="Heading9">
    <w:name w:val="heading 9"/>
    <w:basedOn w:val="Heading8"/>
    <w:next w:val="BodyText"/>
    <w:link w:val="Heading9Char"/>
    <w:uiPriority w:val="99"/>
    <w:qFormat/>
    <w:rsid w:val="00D419FB"/>
    <w:pPr>
      <w:numPr>
        <w:ilvl w:val="8"/>
      </w:numPr>
      <w:tabs>
        <w:tab w:val="num" w:pos="1296"/>
        <w:tab w:val="num" w:pos="61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301FA"/>
    <w:rPr>
      <w:rFonts w:ascii="Arial" w:hAnsi="Arial"/>
      <w:b/>
      <w:noProof/>
      <w:kern w:val="28"/>
      <w:sz w:val="28"/>
    </w:rPr>
  </w:style>
  <w:style w:type="character" w:customStyle="1" w:styleId="Heading2Char">
    <w:name w:val="Heading 2 Char"/>
    <w:link w:val="Heading2"/>
    <w:uiPriority w:val="99"/>
    <w:locked/>
    <w:rsid w:val="00D419FB"/>
    <w:rPr>
      <w:rFonts w:ascii="Arial" w:hAnsi="Arial"/>
      <w:b/>
      <w:noProof/>
      <w:kern w:val="28"/>
      <w:sz w:val="28"/>
    </w:rPr>
  </w:style>
  <w:style w:type="character" w:customStyle="1" w:styleId="Heading3Char">
    <w:name w:val="Heading 3 Char"/>
    <w:link w:val="Heading3"/>
    <w:uiPriority w:val="99"/>
    <w:locked/>
    <w:rsid w:val="001B4AB3"/>
    <w:rPr>
      <w:rFonts w:ascii="Arial" w:hAnsi="Arial"/>
      <w:b/>
      <w:noProof/>
      <w:kern w:val="28"/>
      <w:sz w:val="24"/>
    </w:rPr>
  </w:style>
  <w:style w:type="character" w:customStyle="1" w:styleId="Heading4Char">
    <w:name w:val="Heading 4 Char"/>
    <w:link w:val="Heading4"/>
    <w:uiPriority w:val="99"/>
    <w:locked/>
    <w:rsid w:val="003B15AA"/>
    <w:rPr>
      <w:rFonts w:ascii="Arial" w:hAnsi="Arial"/>
      <w:b/>
      <w:noProof/>
      <w:kern w:val="28"/>
      <w:sz w:val="28"/>
      <w:szCs w:val="20"/>
    </w:rPr>
  </w:style>
  <w:style w:type="character" w:customStyle="1" w:styleId="Heading5Char">
    <w:name w:val="Heading 5 Char"/>
    <w:link w:val="Heading5"/>
    <w:uiPriority w:val="99"/>
    <w:locked/>
    <w:rsid w:val="000301FA"/>
    <w:rPr>
      <w:rFonts w:ascii="Arial" w:hAnsi="Arial"/>
      <w:b/>
      <w:noProof/>
      <w:kern w:val="28"/>
      <w:sz w:val="24"/>
    </w:rPr>
  </w:style>
  <w:style w:type="character" w:customStyle="1" w:styleId="Heading6Char">
    <w:name w:val="Heading 6 Char"/>
    <w:link w:val="Heading6"/>
    <w:locked/>
    <w:rsid w:val="000301FA"/>
    <w:rPr>
      <w:rFonts w:ascii="Arial" w:hAnsi="Arial"/>
      <w:b/>
      <w:noProof/>
      <w:kern w:val="28"/>
      <w:sz w:val="24"/>
    </w:rPr>
  </w:style>
  <w:style w:type="character" w:customStyle="1" w:styleId="Heading7Char">
    <w:name w:val="Heading 7 Char"/>
    <w:link w:val="Heading7"/>
    <w:uiPriority w:val="99"/>
    <w:locked/>
    <w:rsid w:val="000301FA"/>
    <w:rPr>
      <w:rFonts w:ascii="Arial" w:hAnsi="Arial"/>
      <w:b/>
      <w:noProof/>
      <w:kern w:val="28"/>
      <w:sz w:val="28"/>
      <w:szCs w:val="20"/>
    </w:rPr>
  </w:style>
  <w:style w:type="character" w:customStyle="1" w:styleId="Heading8Char">
    <w:name w:val="Heading 8 Char"/>
    <w:link w:val="Heading8"/>
    <w:uiPriority w:val="99"/>
    <w:locked/>
    <w:rsid w:val="000301FA"/>
    <w:rPr>
      <w:rFonts w:ascii="Arial" w:hAnsi="Arial"/>
      <w:b/>
      <w:noProof/>
      <w:kern w:val="28"/>
      <w:sz w:val="28"/>
      <w:szCs w:val="20"/>
    </w:rPr>
  </w:style>
  <w:style w:type="character" w:customStyle="1" w:styleId="Heading9Char">
    <w:name w:val="Heading 9 Char"/>
    <w:link w:val="Heading9"/>
    <w:uiPriority w:val="99"/>
    <w:locked/>
    <w:rsid w:val="000301FA"/>
    <w:rPr>
      <w:rFonts w:ascii="Arial" w:hAnsi="Arial"/>
      <w:b/>
      <w:noProof/>
      <w:kern w:val="28"/>
      <w:sz w:val="28"/>
      <w:szCs w:val="20"/>
    </w:rPr>
  </w:style>
  <w:style w:type="paragraph" w:styleId="BodyText">
    <w:name w:val="Body Text"/>
    <w:basedOn w:val="Normal"/>
    <w:link w:val="BodyTextChar"/>
    <w:rsid w:val="00115A4B"/>
    <w:rPr>
      <w:noProof/>
    </w:rPr>
  </w:style>
  <w:style w:type="character" w:customStyle="1" w:styleId="BodyTextChar">
    <w:name w:val="Body Text Char"/>
    <w:link w:val="BodyText"/>
    <w:uiPriority w:val="99"/>
    <w:locked/>
    <w:rsid w:val="00BB3E2F"/>
    <w:rPr>
      <w:rFonts w:cs="Times New Roman"/>
      <w:noProof/>
      <w:sz w:val="24"/>
      <w:lang w:val="en-US" w:eastAsia="en-US" w:bidi="ar-SA"/>
    </w:rPr>
  </w:style>
  <w:style w:type="paragraph" w:styleId="BodyTextIndent">
    <w:name w:val="Body Text Indent"/>
    <w:basedOn w:val="BodyText"/>
    <w:link w:val="BodyTextIndentChar"/>
    <w:uiPriority w:val="99"/>
    <w:rsid w:val="00115A4B"/>
    <w:pPr>
      <w:ind w:left="360"/>
    </w:pPr>
  </w:style>
  <w:style w:type="character" w:customStyle="1" w:styleId="BodyTextIndentChar">
    <w:name w:val="Body Text Indent Char"/>
    <w:basedOn w:val="BodyTextChar"/>
    <w:link w:val="BodyTextIndent"/>
    <w:uiPriority w:val="99"/>
    <w:locked/>
    <w:rsid w:val="00D419FB"/>
    <w:rPr>
      <w:rFonts w:cs="Times New Roman"/>
      <w:noProof/>
      <w:sz w:val="24"/>
      <w:lang w:val="en-US" w:eastAsia="en-US" w:bidi="ar-SA"/>
    </w:rPr>
  </w:style>
  <w:style w:type="paragraph" w:styleId="ListNumber">
    <w:name w:val="List Number"/>
    <w:basedOn w:val="Normal"/>
    <w:uiPriority w:val="99"/>
    <w:unhideWhenUsed/>
    <w:rsid w:val="00D000FB"/>
    <w:pPr>
      <w:numPr>
        <w:numId w:val="60"/>
      </w:numPr>
      <w:contextualSpacing/>
    </w:pPr>
  </w:style>
  <w:style w:type="paragraph" w:styleId="List">
    <w:name w:val="List"/>
    <w:basedOn w:val="BodyText"/>
    <w:link w:val="ListChar"/>
    <w:uiPriority w:val="99"/>
    <w:rsid w:val="00182E65"/>
    <w:pPr>
      <w:ind w:left="1080" w:hanging="720"/>
    </w:pPr>
    <w:rPr>
      <w:noProof w:val="0"/>
      <w:sz w:val="20"/>
    </w:rPr>
  </w:style>
  <w:style w:type="paragraph" w:styleId="ListBullet">
    <w:name w:val="List Bullet"/>
    <w:basedOn w:val="Normal"/>
    <w:link w:val="ListBulletChar"/>
    <w:unhideWhenUsed/>
    <w:rsid w:val="00D000FB"/>
    <w:pPr>
      <w:numPr>
        <w:numId w:val="54"/>
      </w:numPr>
    </w:pPr>
  </w:style>
  <w:style w:type="paragraph" w:styleId="ListBullet2">
    <w:name w:val="List Bullet 2"/>
    <w:basedOn w:val="Normal"/>
    <w:link w:val="ListBullet2Char"/>
    <w:rsid w:val="00D000FB"/>
    <w:pPr>
      <w:numPr>
        <w:numId w:val="55"/>
      </w:numPr>
    </w:pPr>
  </w:style>
  <w:style w:type="paragraph" w:styleId="ListBullet3">
    <w:name w:val="List Bullet 3"/>
    <w:basedOn w:val="Normal"/>
    <w:link w:val="ListBullet3Char"/>
    <w:rsid w:val="00D000FB"/>
    <w:pPr>
      <w:numPr>
        <w:numId w:val="56"/>
      </w:numPr>
    </w:pPr>
  </w:style>
  <w:style w:type="paragraph" w:styleId="List2">
    <w:name w:val="List 2"/>
    <w:basedOn w:val="List"/>
    <w:link w:val="List2Char"/>
    <w:uiPriority w:val="99"/>
    <w:rsid w:val="00182E65"/>
    <w:pPr>
      <w:ind w:left="1440"/>
    </w:pPr>
  </w:style>
  <w:style w:type="paragraph" w:styleId="TOC1">
    <w:name w:val="toc 1"/>
    <w:basedOn w:val="Normal"/>
    <w:next w:val="Normal"/>
    <w:uiPriority w:val="39"/>
    <w:rsid w:val="00D419FB"/>
    <w:pPr>
      <w:tabs>
        <w:tab w:val="right" w:leader="dot" w:pos="9346"/>
      </w:tabs>
      <w:spacing w:before="0"/>
      <w:ind w:left="288" w:hanging="288"/>
    </w:pPr>
    <w:rPr>
      <w:szCs w:val="24"/>
    </w:rPr>
  </w:style>
  <w:style w:type="paragraph" w:styleId="TOC2">
    <w:name w:val="toc 2"/>
    <w:basedOn w:val="TOC1"/>
    <w:next w:val="Normal"/>
    <w:uiPriority w:val="39"/>
    <w:rsid w:val="00D419FB"/>
    <w:pPr>
      <w:tabs>
        <w:tab w:val="clear" w:pos="9346"/>
        <w:tab w:val="right" w:leader="dot" w:pos="9350"/>
      </w:tabs>
      <w:ind w:left="720" w:hanging="432"/>
    </w:pPr>
  </w:style>
  <w:style w:type="paragraph" w:styleId="TOC3">
    <w:name w:val="toc 3"/>
    <w:basedOn w:val="TOC2"/>
    <w:next w:val="Normal"/>
    <w:uiPriority w:val="39"/>
    <w:rsid w:val="00D419FB"/>
    <w:pPr>
      <w:ind w:left="1152" w:hanging="576"/>
    </w:pPr>
  </w:style>
  <w:style w:type="paragraph" w:styleId="TOC4">
    <w:name w:val="toc 4"/>
    <w:basedOn w:val="TOC3"/>
    <w:next w:val="Normal"/>
    <w:uiPriority w:val="39"/>
    <w:rsid w:val="00D419FB"/>
    <w:pPr>
      <w:ind w:left="1584" w:hanging="720"/>
    </w:pPr>
  </w:style>
  <w:style w:type="paragraph" w:styleId="TOC5">
    <w:name w:val="toc 5"/>
    <w:basedOn w:val="TOC4"/>
    <w:next w:val="Normal"/>
    <w:uiPriority w:val="39"/>
    <w:rsid w:val="00D419FB"/>
    <w:pPr>
      <w:ind w:left="2160" w:hanging="1008"/>
    </w:pPr>
  </w:style>
  <w:style w:type="paragraph" w:styleId="TOC6">
    <w:name w:val="toc 6"/>
    <w:basedOn w:val="TOC5"/>
    <w:next w:val="Normal"/>
    <w:uiPriority w:val="39"/>
    <w:rsid w:val="00D419FB"/>
    <w:pPr>
      <w:ind w:left="2592" w:hanging="1152"/>
    </w:pPr>
  </w:style>
  <w:style w:type="paragraph" w:styleId="TOC7">
    <w:name w:val="toc 7"/>
    <w:basedOn w:val="TOC6"/>
    <w:next w:val="Normal"/>
    <w:uiPriority w:val="39"/>
    <w:rsid w:val="00D419FB"/>
    <w:pPr>
      <w:ind w:left="3024" w:hanging="1296"/>
    </w:pPr>
  </w:style>
  <w:style w:type="paragraph" w:styleId="TOC8">
    <w:name w:val="toc 8"/>
    <w:basedOn w:val="TOC7"/>
    <w:next w:val="Normal"/>
    <w:uiPriority w:val="39"/>
    <w:rsid w:val="00D419FB"/>
    <w:pPr>
      <w:ind w:left="3456" w:hanging="1440"/>
    </w:pPr>
  </w:style>
  <w:style w:type="paragraph" w:styleId="TOC9">
    <w:name w:val="toc 9"/>
    <w:basedOn w:val="TOC8"/>
    <w:next w:val="Normal"/>
    <w:uiPriority w:val="39"/>
    <w:rsid w:val="00D419FB"/>
    <w:pPr>
      <w:ind w:left="4032" w:hanging="1728"/>
    </w:pPr>
  </w:style>
  <w:style w:type="paragraph" w:customStyle="1" w:styleId="TableEntry">
    <w:name w:val="Table Entry"/>
    <w:basedOn w:val="BodyText"/>
    <w:link w:val="TableEntryChar"/>
    <w:uiPriority w:val="99"/>
    <w:rsid w:val="00115A4B"/>
    <w:pPr>
      <w:spacing w:before="40" w:after="40"/>
      <w:ind w:left="72" w:right="72"/>
    </w:pPr>
    <w:rPr>
      <w:sz w:val="20"/>
    </w:rPr>
  </w:style>
  <w:style w:type="paragraph" w:customStyle="1" w:styleId="TableEntryHeader">
    <w:name w:val="Table Entry Header"/>
    <w:basedOn w:val="TableEntry"/>
    <w:link w:val="TableEntryHeaderChar"/>
    <w:uiPriority w:val="99"/>
    <w:rsid w:val="00115A4B"/>
    <w:pPr>
      <w:jc w:val="center"/>
    </w:pPr>
    <w:rPr>
      <w:rFonts w:ascii="Arial" w:hAnsi="Arial"/>
      <w:b/>
    </w:rPr>
  </w:style>
  <w:style w:type="paragraph" w:customStyle="1" w:styleId="TableTitle">
    <w:name w:val="Table Title"/>
    <w:basedOn w:val="BodyText"/>
    <w:link w:val="TableTitleChar1"/>
    <w:rsid w:val="00DB70B7"/>
    <w:pPr>
      <w:keepNext/>
      <w:spacing w:before="60" w:after="60"/>
      <w:jc w:val="center"/>
    </w:pPr>
    <w:rPr>
      <w:rFonts w:ascii="Arial" w:hAnsi="Arial"/>
      <w:b/>
      <w:noProof w:val="0"/>
      <w:sz w:val="22"/>
    </w:rPr>
  </w:style>
  <w:style w:type="paragraph" w:customStyle="1" w:styleId="FigureTitle">
    <w:name w:val="Figure Title"/>
    <w:basedOn w:val="TableTitle"/>
    <w:rsid w:val="00DB70B7"/>
    <w:pPr>
      <w:keepNext w:val="0"/>
      <w:keepLines/>
    </w:pPr>
  </w:style>
  <w:style w:type="paragraph" w:styleId="Caption">
    <w:name w:val="caption"/>
    <w:basedOn w:val="BodyText"/>
    <w:next w:val="BodyText"/>
    <w:uiPriority w:val="99"/>
    <w:qFormat/>
    <w:rsid w:val="00115A4B"/>
    <w:rPr>
      <w:rFonts w:ascii="Arial" w:hAnsi="Arial"/>
      <w:b/>
    </w:rPr>
  </w:style>
  <w:style w:type="paragraph" w:styleId="List3">
    <w:name w:val="List 3"/>
    <w:basedOn w:val="Normal"/>
    <w:link w:val="List3Char"/>
    <w:uiPriority w:val="99"/>
    <w:rsid w:val="00182E65"/>
    <w:pPr>
      <w:ind w:left="1800" w:hanging="720"/>
    </w:pPr>
    <w:rPr>
      <w:sz w:val="20"/>
    </w:rPr>
  </w:style>
  <w:style w:type="paragraph" w:styleId="ListContinue">
    <w:name w:val="List Continue"/>
    <w:basedOn w:val="Normal"/>
    <w:link w:val="ListContinueChar"/>
    <w:uiPriority w:val="99"/>
    <w:unhideWhenUsed/>
    <w:rsid w:val="00D000FB"/>
    <w:pPr>
      <w:ind w:left="360"/>
      <w:contextualSpacing/>
    </w:pPr>
  </w:style>
  <w:style w:type="paragraph" w:styleId="ListContinue2">
    <w:name w:val="List Continue 2"/>
    <w:basedOn w:val="Normal"/>
    <w:uiPriority w:val="99"/>
    <w:unhideWhenUsed/>
    <w:rsid w:val="00D000FB"/>
    <w:pPr>
      <w:ind w:left="720"/>
      <w:contextualSpacing/>
    </w:pPr>
  </w:style>
  <w:style w:type="paragraph" w:customStyle="1" w:styleId="ParagraphHeading">
    <w:name w:val="Paragraph Heading"/>
    <w:basedOn w:val="Caption"/>
    <w:next w:val="BodyText"/>
    <w:uiPriority w:val="99"/>
    <w:rsid w:val="00115A4B"/>
    <w:pPr>
      <w:spacing w:before="180"/>
    </w:pPr>
  </w:style>
  <w:style w:type="paragraph" w:customStyle="1" w:styleId="ListNumberContinue">
    <w:name w:val="List Number Continue"/>
    <w:basedOn w:val="Normal"/>
    <w:rsid w:val="00D000FB"/>
    <w:pPr>
      <w:spacing w:before="60"/>
      <w:ind w:left="900"/>
    </w:pPr>
  </w:style>
  <w:style w:type="paragraph" w:customStyle="1" w:styleId="ListBulletContinue">
    <w:name w:val="List Bullet Continue"/>
    <w:basedOn w:val="ListBullet"/>
    <w:uiPriority w:val="99"/>
    <w:rsid w:val="00115A4B"/>
    <w:pPr>
      <w:numPr>
        <w:numId w:val="0"/>
      </w:numPr>
      <w:ind w:left="720"/>
    </w:pPr>
  </w:style>
  <w:style w:type="paragraph" w:customStyle="1" w:styleId="ListBullet2Continue">
    <w:name w:val="List Bullet 2 Continue"/>
    <w:basedOn w:val="ListBullet2"/>
    <w:uiPriority w:val="99"/>
    <w:rsid w:val="00115A4B"/>
    <w:pPr>
      <w:numPr>
        <w:numId w:val="0"/>
      </w:numPr>
      <w:ind w:left="1080"/>
    </w:pPr>
  </w:style>
  <w:style w:type="paragraph" w:customStyle="1" w:styleId="ListBullet3Continue">
    <w:name w:val="List Bullet 3 Continue"/>
    <w:basedOn w:val="ListBullet3"/>
    <w:uiPriority w:val="99"/>
    <w:rsid w:val="00115A4B"/>
    <w:pPr>
      <w:numPr>
        <w:numId w:val="0"/>
      </w:numPr>
      <w:ind w:left="1440"/>
    </w:pPr>
  </w:style>
  <w:style w:type="paragraph" w:customStyle="1" w:styleId="List3Continue">
    <w:name w:val="List 3 Continue"/>
    <w:basedOn w:val="List3"/>
    <w:uiPriority w:val="99"/>
    <w:rsid w:val="00182E65"/>
    <w:pPr>
      <w:ind w:firstLine="0"/>
    </w:pPr>
  </w:style>
  <w:style w:type="paragraph" w:customStyle="1" w:styleId="AppendixHeading2">
    <w:name w:val="Appendix Heading 2"/>
    <w:next w:val="BodyText"/>
    <w:uiPriority w:val="99"/>
    <w:rsid w:val="00D419FB"/>
    <w:pPr>
      <w:spacing w:before="240" w:after="60"/>
    </w:pPr>
    <w:rPr>
      <w:rFonts w:ascii="Arial" w:hAnsi="Arial"/>
      <w:b/>
      <w:noProof/>
      <w:sz w:val="28"/>
    </w:rPr>
  </w:style>
  <w:style w:type="paragraph" w:customStyle="1" w:styleId="AppendixHeading1">
    <w:name w:val="Appendix Heading 1"/>
    <w:next w:val="BodyText"/>
    <w:uiPriority w:val="99"/>
    <w:rsid w:val="00D419FB"/>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uiPriority w:val="99"/>
    <w:rsid w:val="005E006B"/>
    <w:pPr>
      <w:numPr>
        <w:ilvl w:val="2"/>
        <w:numId w:val="22"/>
      </w:numPr>
      <w:tabs>
        <w:tab w:val="num" w:pos="1080"/>
      </w:tabs>
      <w:ind w:left="1080" w:hanging="1080"/>
    </w:pPr>
    <w:rPr>
      <w:sz w:val="24"/>
    </w:rPr>
  </w:style>
  <w:style w:type="character" w:styleId="FootnoteReference">
    <w:name w:val="footnote reference"/>
    <w:rsid w:val="00115A4B"/>
    <w:rPr>
      <w:rFonts w:cs="Times New Roman"/>
      <w:vertAlign w:val="superscript"/>
    </w:rPr>
  </w:style>
  <w:style w:type="paragraph" w:styleId="Header">
    <w:name w:val="header"/>
    <w:basedOn w:val="Normal"/>
    <w:link w:val="HeaderChar"/>
    <w:uiPriority w:val="99"/>
    <w:rsid w:val="00115A4B"/>
    <w:pPr>
      <w:tabs>
        <w:tab w:val="center" w:pos="4320"/>
        <w:tab w:val="right" w:pos="8640"/>
      </w:tabs>
    </w:pPr>
  </w:style>
  <w:style w:type="character" w:customStyle="1" w:styleId="HeaderChar">
    <w:name w:val="Header Char"/>
    <w:link w:val="Header"/>
    <w:uiPriority w:val="99"/>
    <w:locked/>
    <w:rsid w:val="000301FA"/>
    <w:rPr>
      <w:rFonts w:cs="Times New Roman"/>
      <w:sz w:val="20"/>
      <w:szCs w:val="20"/>
    </w:rPr>
  </w:style>
  <w:style w:type="paragraph" w:styleId="FootnoteText">
    <w:name w:val="footnote text"/>
    <w:basedOn w:val="Normal"/>
    <w:link w:val="FootnoteTextChar"/>
    <w:semiHidden/>
    <w:rsid w:val="00115A4B"/>
    <w:rPr>
      <w:sz w:val="20"/>
    </w:rPr>
  </w:style>
  <w:style w:type="character" w:customStyle="1" w:styleId="FootnoteTextChar">
    <w:name w:val="Footnote Text Char"/>
    <w:link w:val="FootnoteText"/>
    <w:semiHidden/>
    <w:locked/>
    <w:rsid w:val="000301FA"/>
    <w:rPr>
      <w:rFonts w:cs="Times New Roman"/>
      <w:sz w:val="20"/>
      <w:szCs w:val="20"/>
    </w:rPr>
  </w:style>
  <w:style w:type="character" w:styleId="PageNumber">
    <w:name w:val="page number"/>
    <w:uiPriority w:val="99"/>
    <w:rsid w:val="00115A4B"/>
    <w:rPr>
      <w:rFonts w:cs="Times New Roman"/>
    </w:rPr>
  </w:style>
  <w:style w:type="paragraph" w:styleId="Footer">
    <w:name w:val="footer"/>
    <w:basedOn w:val="Normal"/>
    <w:link w:val="FooterChar"/>
    <w:uiPriority w:val="99"/>
    <w:rsid w:val="00115A4B"/>
    <w:pPr>
      <w:tabs>
        <w:tab w:val="center" w:pos="4320"/>
        <w:tab w:val="right" w:pos="8640"/>
      </w:tabs>
    </w:pPr>
  </w:style>
  <w:style w:type="character" w:customStyle="1" w:styleId="FooterChar">
    <w:name w:val="Footer Char"/>
    <w:link w:val="Footer"/>
    <w:uiPriority w:val="99"/>
    <w:locked/>
    <w:rsid w:val="000301FA"/>
    <w:rPr>
      <w:rFonts w:cs="Times New Roman"/>
      <w:sz w:val="20"/>
      <w:szCs w:val="20"/>
    </w:rPr>
  </w:style>
  <w:style w:type="character" w:styleId="FollowedHyperlink">
    <w:name w:val="FollowedHyperlink"/>
    <w:uiPriority w:val="99"/>
    <w:rsid w:val="00115A4B"/>
    <w:rPr>
      <w:rFonts w:cs="Times New Roman"/>
      <w:color w:val="800080"/>
      <w:u w:val="single"/>
    </w:rPr>
  </w:style>
  <w:style w:type="paragraph" w:customStyle="1" w:styleId="Glossary">
    <w:name w:val="Glossary"/>
    <w:basedOn w:val="Heading1"/>
    <w:uiPriority w:val="99"/>
    <w:rsid w:val="00115A4B"/>
    <w:pPr>
      <w:numPr>
        <w:numId w:val="0"/>
      </w:numPr>
    </w:pPr>
  </w:style>
  <w:style w:type="character" w:styleId="Hyperlink">
    <w:name w:val="Hyperlink"/>
    <w:uiPriority w:val="99"/>
    <w:rsid w:val="00115A4B"/>
    <w:rPr>
      <w:rFonts w:cs="Times New Roman"/>
      <w:color w:val="0000FF"/>
      <w:u w:val="single"/>
    </w:rPr>
  </w:style>
  <w:style w:type="paragraph" w:styleId="DocumentMap">
    <w:name w:val="Document Map"/>
    <w:basedOn w:val="Normal"/>
    <w:link w:val="DocumentMapChar"/>
    <w:uiPriority w:val="99"/>
    <w:rsid w:val="00115A4B"/>
    <w:pPr>
      <w:shd w:val="clear" w:color="auto" w:fill="000080"/>
    </w:pPr>
    <w:rPr>
      <w:rFonts w:ascii="Tahoma" w:hAnsi="Tahoma" w:cs="Tahoma"/>
    </w:rPr>
  </w:style>
  <w:style w:type="character" w:customStyle="1" w:styleId="DocumentMapChar">
    <w:name w:val="Document Map Char"/>
    <w:link w:val="DocumentMap"/>
    <w:uiPriority w:val="99"/>
    <w:locked/>
    <w:rsid w:val="000301FA"/>
    <w:rPr>
      <w:rFonts w:cs="Times New Roman"/>
      <w:sz w:val="2"/>
    </w:rPr>
  </w:style>
  <w:style w:type="paragraph" w:styleId="CommentText">
    <w:name w:val="annotation text"/>
    <w:basedOn w:val="Normal"/>
    <w:link w:val="CommentTextChar"/>
    <w:uiPriority w:val="99"/>
    <w:rsid w:val="00115A4B"/>
    <w:rPr>
      <w:sz w:val="20"/>
    </w:rPr>
  </w:style>
  <w:style w:type="character" w:customStyle="1" w:styleId="CommentTextChar">
    <w:name w:val="Comment Text Char"/>
    <w:link w:val="CommentText"/>
    <w:uiPriority w:val="99"/>
    <w:locked/>
    <w:rsid w:val="00D419FB"/>
    <w:rPr>
      <w:rFonts w:cs="Times New Roman"/>
      <w:lang w:val="en-US" w:eastAsia="en-US"/>
    </w:rPr>
  </w:style>
  <w:style w:type="paragraph" w:styleId="ListContinue3">
    <w:name w:val="List Continue 3"/>
    <w:basedOn w:val="Normal"/>
    <w:uiPriority w:val="99"/>
    <w:unhideWhenUsed/>
    <w:rsid w:val="00D000FB"/>
    <w:pPr>
      <w:ind w:left="1080"/>
      <w:contextualSpacing/>
    </w:pPr>
  </w:style>
  <w:style w:type="paragraph" w:styleId="ListContinue4">
    <w:name w:val="List Continue 4"/>
    <w:basedOn w:val="Normal"/>
    <w:uiPriority w:val="99"/>
    <w:unhideWhenUsed/>
    <w:rsid w:val="00D000FB"/>
    <w:pPr>
      <w:ind w:left="1440"/>
      <w:contextualSpacing/>
    </w:pPr>
  </w:style>
  <w:style w:type="paragraph" w:styleId="ListContinue5">
    <w:name w:val="List Continue 5"/>
    <w:basedOn w:val="Normal"/>
    <w:uiPriority w:val="99"/>
    <w:unhideWhenUsed/>
    <w:rsid w:val="00D000FB"/>
    <w:pPr>
      <w:ind w:left="1800"/>
      <w:contextualSpacing/>
    </w:pPr>
  </w:style>
  <w:style w:type="paragraph" w:styleId="ListNumber2">
    <w:name w:val="List Number 2"/>
    <w:basedOn w:val="Normal"/>
    <w:link w:val="ListNumber2Char"/>
    <w:rsid w:val="00D000FB"/>
    <w:pPr>
      <w:numPr>
        <w:numId w:val="61"/>
      </w:numPr>
    </w:pPr>
  </w:style>
  <w:style w:type="paragraph" w:styleId="ListNumber3">
    <w:name w:val="List Number 3"/>
    <w:basedOn w:val="Normal"/>
    <w:rsid w:val="00D000FB"/>
    <w:pPr>
      <w:numPr>
        <w:numId w:val="62"/>
      </w:numPr>
    </w:pPr>
  </w:style>
  <w:style w:type="paragraph" w:styleId="ListNumber4">
    <w:name w:val="List Number 4"/>
    <w:basedOn w:val="Normal"/>
    <w:rsid w:val="00D000FB"/>
    <w:pPr>
      <w:numPr>
        <w:numId w:val="63"/>
      </w:numPr>
    </w:pPr>
  </w:style>
  <w:style w:type="paragraph" w:styleId="ListNumber5">
    <w:name w:val="List Number 5"/>
    <w:basedOn w:val="Normal"/>
    <w:uiPriority w:val="99"/>
    <w:unhideWhenUsed/>
    <w:rsid w:val="00D000FB"/>
    <w:pPr>
      <w:numPr>
        <w:numId w:val="64"/>
      </w:numPr>
    </w:pPr>
  </w:style>
  <w:style w:type="paragraph" w:styleId="PlainText">
    <w:name w:val="Plain Text"/>
    <w:basedOn w:val="Normal"/>
    <w:link w:val="PlainTextChar"/>
    <w:uiPriority w:val="99"/>
    <w:rsid w:val="00115A4B"/>
    <w:rPr>
      <w:rFonts w:ascii="Courier New" w:hAnsi="Courier New" w:cs="Courier New"/>
      <w:sz w:val="20"/>
    </w:rPr>
  </w:style>
  <w:style w:type="character" w:customStyle="1" w:styleId="PlainTextChar">
    <w:name w:val="Plain Text Char"/>
    <w:link w:val="PlainText"/>
    <w:uiPriority w:val="99"/>
    <w:locked/>
    <w:rsid w:val="000301FA"/>
    <w:rPr>
      <w:rFonts w:ascii="Courier New" w:hAnsi="Courier New" w:cs="Courier New"/>
      <w:sz w:val="20"/>
      <w:szCs w:val="20"/>
    </w:rPr>
  </w:style>
  <w:style w:type="paragraph" w:styleId="TableofAuthorities">
    <w:name w:val="table of authorities"/>
    <w:basedOn w:val="Normal"/>
    <w:next w:val="Normal"/>
    <w:uiPriority w:val="99"/>
    <w:rsid w:val="00115A4B"/>
    <w:pPr>
      <w:ind w:left="240" w:hanging="240"/>
    </w:pPr>
  </w:style>
  <w:style w:type="paragraph" w:styleId="TableofFigures">
    <w:name w:val="table of figures"/>
    <w:basedOn w:val="Normal"/>
    <w:next w:val="Normal"/>
    <w:uiPriority w:val="99"/>
    <w:rsid w:val="00115A4B"/>
    <w:pPr>
      <w:ind w:left="480" w:hanging="480"/>
    </w:pPr>
  </w:style>
  <w:style w:type="paragraph" w:styleId="Title">
    <w:name w:val="Title"/>
    <w:basedOn w:val="Normal"/>
    <w:link w:val="TitleChar"/>
    <w:uiPriority w:val="99"/>
    <w:qFormat/>
    <w:rsid w:val="00115A4B"/>
    <w:pPr>
      <w:spacing w:before="240" w:after="60"/>
      <w:jc w:val="center"/>
      <w:outlineLvl w:val="0"/>
    </w:pPr>
    <w:rPr>
      <w:rFonts w:ascii="Arial" w:hAnsi="Arial"/>
      <w:b/>
      <w:bCs/>
      <w:kern w:val="28"/>
      <w:sz w:val="44"/>
      <w:szCs w:val="32"/>
    </w:rPr>
  </w:style>
  <w:style w:type="character" w:customStyle="1" w:styleId="TitleChar">
    <w:name w:val="Title Char"/>
    <w:link w:val="Title"/>
    <w:uiPriority w:val="99"/>
    <w:locked/>
    <w:rsid w:val="00D419FB"/>
    <w:rPr>
      <w:rFonts w:ascii="Arial" w:hAnsi="Arial" w:cs="Times New Roman"/>
      <w:b/>
      <w:kern w:val="28"/>
      <w:sz w:val="32"/>
      <w:lang w:val="en-US" w:eastAsia="en-US"/>
    </w:rPr>
  </w:style>
  <w:style w:type="paragraph" w:styleId="TOAHeading">
    <w:name w:val="toa heading"/>
    <w:basedOn w:val="Normal"/>
    <w:next w:val="Normal"/>
    <w:uiPriority w:val="99"/>
    <w:rsid w:val="00115A4B"/>
    <w:rPr>
      <w:rFonts w:ascii="Arial" w:hAnsi="Arial" w:cs="Arial"/>
      <w:b/>
      <w:bCs/>
      <w:szCs w:val="24"/>
    </w:rPr>
  </w:style>
  <w:style w:type="character" w:styleId="CommentReference">
    <w:name w:val="annotation reference"/>
    <w:uiPriority w:val="99"/>
    <w:rsid w:val="00115A4B"/>
    <w:rPr>
      <w:rFonts w:cs="Times New Roman"/>
      <w:sz w:val="16"/>
      <w:szCs w:val="16"/>
    </w:rPr>
  </w:style>
  <w:style w:type="paragraph" w:styleId="BodyText2">
    <w:name w:val="Body Text 2"/>
    <w:basedOn w:val="Normal"/>
    <w:link w:val="BodyText2Char"/>
    <w:uiPriority w:val="99"/>
    <w:rsid w:val="00115A4B"/>
    <w:pPr>
      <w:spacing w:after="120" w:line="480" w:lineRule="auto"/>
    </w:pPr>
  </w:style>
  <w:style w:type="character" w:customStyle="1" w:styleId="BodyText2Char">
    <w:name w:val="Body Text 2 Char"/>
    <w:link w:val="BodyText2"/>
    <w:uiPriority w:val="99"/>
    <w:locked/>
    <w:rsid w:val="000301FA"/>
    <w:rPr>
      <w:rFonts w:cs="Times New Roman"/>
      <w:sz w:val="20"/>
      <w:szCs w:val="20"/>
    </w:rPr>
  </w:style>
  <w:style w:type="paragraph" w:styleId="BodyTextIndent2">
    <w:name w:val="Body Text Indent 2"/>
    <w:basedOn w:val="Normal"/>
    <w:link w:val="BodyTextIndent2Char"/>
    <w:uiPriority w:val="99"/>
    <w:rsid w:val="00115A4B"/>
    <w:pPr>
      <w:spacing w:after="120" w:line="480" w:lineRule="auto"/>
      <w:ind w:left="360"/>
    </w:pPr>
  </w:style>
  <w:style w:type="character" w:customStyle="1" w:styleId="BodyTextIndent2Char">
    <w:name w:val="Body Text Indent 2 Char"/>
    <w:link w:val="BodyTextIndent2"/>
    <w:uiPriority w:val="99"/>
    <w:locked/>
    <w:rsid w:val="000301FA"/>
    <w:rPr>
      <w:rFonts w:cs="Times New Roman"/>
      <w:sz w:val="20"/>
      <w:szCs w:val="20"/>
    </w:rPr>
  </w:style>
  <w:style w:type="paragraph" w:customStyle="1" w:styleId="Note">
    <w:name w:val="Note"/>
    <w:basedOn w:val="FootnoteText"/>
    <w:uiPriority w:val="99"/>
    <w:rsid w:val="00115A4B"/>
    <w:pPr>
      <w:ind w:left="1152" w:hanging="720"/>
    </w:pPr>
    <w:rPr>
      <w:sz w:val="18"/>
    </w:r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paragraph" w:customStyle="1" w:styleId="instructions">
    <w:name w:val="instructions"/>
    <w:basedOn w:val="BodyText"/>
    <w:uiPriority w:val="99"/>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BalloonText">
    <w:name w:val="Balloon Text"/>
    <w:basedOn w:val="Normal"/>
    <w:link w:val="BalloonTextChar"/>
    <w:uiPriority w:val="99"/>
    <w:semiHidden/>
    <w:rsid w:val="00680648"/>
    <w:rPr>
      <w:rFonts w:ascii="Tahoma" w:hAnsi="Tahoma"/>
      <w:sz w:val="16"/>
      <w:szCs w:val="16"/>
    </w:rPr>
  </w:style>
  <w:style w:type="character" w:customStyle="1" w:styleId="BalloonTextChar">
    <w:name w:val="Balloon Text Char"/>
    <w:link w:val="BalloonText"/>
    <w:uiPriority w:val="99"/>
    <w:semiHidden/>
    <w:locked/>
    <w:rsid w:val="00D419FB"/>
    <w:rPr>
      <w:rFonts w:ascii="Tahoma" w:hAnsi="Tahoma" w:cs="Times New Roman"/>
      <w:sz w:val="16"/>
      <w:lang w:val="en-US" w:eastAsia="en-US"/>
    </w:rPr>
  </w:style>
  <w:style w:type="paragraph" w:customStyle="1" w:styleId="PartTitle">
    <w:name w:val="Part Title"/>
    <w:basedOn w:val="Title"/>
    <w:next w:val="BodyText"/>
    <w:uiPriority w:val="99"/>
    <w:rsid w:val="007A7BF7"/>
    <w:pPr>
      <w:keepNext/>
      <w:pageBreakBefore/>
    </w:pPr>
  </w:style>
  <w:style w:type="paragraph" w:customStyle="1" w:styleId="XMLExample">
    <w:name w:val="XML Example"/>
    <w:basedOn w:val="BodyText"/>
    <w:link w:val="XMLExampleChar"/>
    <w:uiPriority w:val="99"/>
    <w:rsid w:val="00F401B1"/>
    <w:pPr>
      <w:spacing w:before="0"/>
    </w:pPr>
    <w:rPr>
      <w:rFonts w:ascii="Courier New" w:hAnsi="Courier New" w:cs="Courier New"/>
      <w:sz w:val="20"/>
    </w:rPr>
  </w:style>
  <w:style w:type="character" w:customStyle="1" w:styleId="InsertText">
    <w:name w:val="Insert Text"/>
    <w:rsid w:val="00F401B1"/>
    <w:rPr>
      <w:rFonts w:cs="Times New Roman"/>
      <w:b/>
      <w:u w:val="single"/>
      <w:vertAlign w:val="baseline"/>
    </w:rPr>
  </w:style>
  <w:style w:type="character" w:customStyle="1" w:styleId="DeleteText">
    <w:name w:val="Delete Text"/>
    <w:rsid w:val="00F401B1"/>
    <w:rPr>
      <w:rFonts w:cs="Times New Roman"/>
      <w:b/>
      <w:strike/>
      <w:vertAlign w:val="baseline"/>
    </w:rPr>
  </w:style>
  <w:style w:type="paragraph" w:styleId="CommentSubject">
    <w:name w:val="annotation subject"/>
    <w:basedOn w:val="CommentText"/>
    <w:next w:val="CommentText"/>
    <w:link w:val="CommentSubjectChar"/>
    <w:uiPriority w:val="99"/>
    <w:rsid w:val="00855BC8"/>
    <w:rPr>
      <w:b/>
      <w:bCs/>
    </w:rPr>
  </w:style>
  <w:style w:type="character" w:customStyle="1" w:styleId="CommentSubjectChar">
    <w:name w:val="Comment Subject Char"/>
    <w:link w:val="CommentSubject"/>
    <w:uiPriority w:val="99"/>
    <w:locked/>
    <w:rsid w:val="00D419FB"/>
    <w:rPr>
      <w:rFonts w:cs="Times New Roman"/>
      <w:b/>
      <w:lang w:val="en-US" w:eastAsia="en-US"/>
    </w:rPr>
  </w:style>
  <w:style w:type="paragraph" w:customStyle="1" w:styleId="Default">
    <w:name w:val="Default"/>
    <w:uiPriority w:val="99"/>
    <w:rsid w:val="007E0476"/>
    <w:pPr>
      <w:autoSpaceDE w:val="0"/>
      <w:autoSpaceDN w:val="0"/>
      <w:adjustRightInd w:val="0"/>
    </w:pPr>
    <w:rPr>
      <w:color w:val="000000"/>
      <w:sz w:val="24"/>
      <w:szCs w:val="24"/>
      <w:lang w:bidi="ne-NP"/>
    </w:rPr>
  </w:style>
  <w:style w:type="paragraph" w:customStyle="1" w:styleId="Appendix">
    <w:name w:val="Appendix"/>
    <w:basedOn w:val="Heading2"/>
    <w:uiPriority w:val="99"/>
    <w:rsid w:val="005339E1"/>
    <w:pPr>
      <w:numPr>
        <w:numId w:val="15"/>
      </w:numPr>
      <w:tabs>
        <w:tab w:val="num" w:pos="900"/>
      </w:tabs>
      <w:spacing w:after="240"/>
    </w:pPr>
    <w:rPr>
      <w:rFonts w:ascii="Times New Roman" w:hAnsi="Times New Roman" w:cs="Arial"/>
      <w:bCs/>
      <w:i/>
      <w:iCs/>
      <w:noProof w:val="0"/>
      <w:kern w:val="0"/>
      <w:szCs w:val="28"/>
      <w:lang w:eastAsia="zh-CN"/>
    </w:rPr>
  </w:style>
  <w:style w:type="table" w:styleId="TableGrid">
    <w:name w:val="Table Grid"/>
    <w:basedOn w:val="TableNormal"/>
    <w:uiPriority w:val="99"/>
    <w:rsid w:val="00533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rsid w:val="00D65726"/>
    <w:pPr>
      <w:numPr>
        <w:numId w:val="16"/>
      </w:numPr>
      <w:overflowPunct w:val="0"/>
      <w:autoSpaceDE w:val="0"/>
      <w:autoSpaceDN w:val="0"/>
      <w:adjustRightInd w:val="0"/>
      <w:spacing w:before="0" w:after="120"/>
      <w:textAlignment w:val="baseline"/>
    </w:pPr>
    <w:rPr>
      <w:rFonts w:ascii="Arial" w:hAnsi="Arial"/>
      <w:sz w:val="20"/>
      <w:lang w:val="en-GB"/>
    </w:rPr>
  </w:style>
  <w:style w:type="paragraph" w:customStyle="1" w:styleId="DefaultText">
    <w:name w:val="Default Text"/>
    <w:basedOn w:val="Normal"/>
    <w:uiPriority w:val="99"/>
    <w:rsid w:val="00D563EA"/>
    <w:pPr>
      <w:autoSpaceDE w:val="0"/>
      <w:autoSpaceDN w:val="0"/>
      <w:adjustRightInd w:val="0"/>
      <w:spacing w:before="0" w:after="215"/>
    </w:pPr>
    <w:rPr>
      <w:rFonts w:ascii="Arial" w:hAnsi="Arial" w:cs="Arial"/>
      <w:sz w:val="20"/>
    </w:rPr>
  </w:style>
  <w:style w:type="character" w:styleId="LineNumber">
    <w:name w:val="line number"/>
    <w:uiPriority w:val="99"/>
    <w:rsid w:val="000E66F8"/>
    <w:rPr>
      <w:rFonts w:cs="Times New Roman"/>
    </w:rPr>
  </w:style>
  <w:style w:type="paragraph" w:styleId="HTMLPreformatted">
    <w:name w:val="HTML Preformatted"/>
    <w:basedOn w:val="Normal"/>
    <w:link w:val="HTMLPreformattedChar"/>
    <w:uiPriority w:val="99"/>
    <w:rsid w:val="00D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MS Mincho" w:hAnsi="Courier New" w:cs="Courier New"/>
      <w:sz w:val="20"/>
      <w:lang w:eastAsia="ja-JP"/>
    </w:rPr>
  </w:style>
  <w:style w:type="character" w:customStyle="1" w:styleId="HTMLPreformattedChar">
    <w:name w:val="HTML Preformatted Char"/>
    <w:link w:val="HTMLPreformatted"/>
    <w:uiPriority w:val="99"/>
    <w:locked/>
    <w:rsid w:val="0036526E"/>
    <w:rPr>
      <w:rFonts w:ascii="Courier New" w:eastAsia="MS Mincho" w:hAnsi="Courier New" w:cs="Courier New"/>
      <w:lang w:val="en-US" w:eastAsia="ja-JP"/>
    </w:rPr>
  </w:style>
  <w:style w:type="character" w:customStyle="1" w:styleId="left">
    <w:name w:val="left"/>
    <w:uiPriority w:val="99"/>
    <w:rsid w:val="00B538DE"/>
    <w:rPr>
      <w:rFonts w:cs="Times New Roman"/>
    </w:rPr>
  </w:style>
  <w:style w:type="paragraph" w:styleId="Revision">
    <w:name w:val="Revision"/>
    <w:hidden/>
    <w:uiPriority w:val="99"/>
    <w:rsid w:val="00444951"/>
    <w:rPr>
      <w:sz w:val="24"/>
    </w:rPr>
  </w:style>
  <w:style w:type="paragraph" w:styleId="ListParagraph">
    <w:name w:val="List Paragraph"/>
    <w:basedOn w:val="Normal"/>
    <w:uiPriority w:val="34"/>
    <w:qFormat/>
    <w:rsid w:val="00D000FB"/>
    <w:pPr>
      <w:ind w:left="720"/>
    </w:pPr>
  </w:style>
  <w:style w:type="paragraph" w:customStyle="1" w:styleId="AuthorInstructions">
    <w:name w:val="Author Instructions"/>
    <w:basedOn w:val="BodyText"/>
    <w:link w:val="AuthorInstructionsChar"/>
    <w:uiPriority w:val="99"/>
    <w:rsid w:val="003F2738"/>
    <w:rPr>
      <w:i/>
      <w:noProof w:val="0"/>
    </w:rPr>
  </w:style>
  <w:style w:type="character" w:customStyle="1" w:styleId="AuthorInstructionsChar">
    <w:name w:val="Author Instructions Char"/>
    <w:link w:val="AuthorInstructions"/>
    <w:uiPriority w:val="99"/>
    <w:locked/>
    <w:rsid w:val="003F2738"/>
    <w:rPr>
      <w:i/>
      <w:sz w:val="24"/>
      <w:lang w:val="en-US" w:eastAsia="en-US"/>
    </w:rPr>
  </w:style>
  <w:style w:type="paragraph" w:styleId="Bibliography">
    <w:name w:val="Bibliography"/>
    <w:basedOn w:val="Normal"/>
    <w:next w:val="Normal"/>
    <w:uiPriority w:val="99"/>
    <w:rsid w:val="00D419FB"/>
  </w:style>
  <w:style w:type="paragraph" w:styleId="BlockText">
    <w:name w:val="Block Text"/>
    <w:basedOn w:val="Normal"/>
    <w:uiPriority w:val="99"/>
    <w:rsid w:val="00D419FB"/>
    <w:pPr>
      <w:spacing w:after="120"/>
      <w:ind w:left="1440" w:right="1440"/>
    </w:pPr>
  </w:style>
  <w:style w:type="paragraph" w:styleId="BodyText3">
    <w:name w:val="Body Text 3"/>
    <w:basedOn w:val="Normal"/>
    <w:link w:val="BodyText3Char"/>
    <w:uiPriority w:val="99"/>
    <w:rsid w:val="00D419FB"/>
    <w:pPr>
      <w:spacing w:after="120"/>
    </w:pPr>
    <w:rPr>
      <w:sz w:val="16"/>
      <w:szCs w:val="16"/>
    </w:rPr>
  </w:style>
  <w:style w:type="character" w:customStyle="1" w:styleId="BodyText3Char">
    <w:name w:val="Body Text 3 Char"/>
    <w:link w:val="BodyText3"/>
    <w:uiPriority w:val="99"/>
    <w:locked/>
    <w:rsid w:val="00D419FB"/>
    <w:rPr>
      <w:rFonts w:cs="Times New Roman"/>
      <w:sz w:val="16"/>
      <w:szCs w:val="16"/>
      <w:lang w:val="en-US" w:eastAsia="en-US"/>
    </w:rPr>
  </w:style>
  <w:style w:type="character" w:customStyle="1" w:styleId="ListBulletChar">
    <w:name w:val="List Bullet Char"/>
    <w:link w:val="ListBullet"/>
    <w:locked/>
    <w:rsid w:val="00D000FB"/>
    <w:rPr>
      <w:sz w:val="24"/>
      <w:szCs w:val="20"/>
    </w:rPr>
  </w:style>
  <w:style w:type="paragraph" w:styleId="BodyTextFirstIndent">
    <w:name w:val="Body Text First Indent"/>
    <w:basedOn w:val="BodyText"/>
    <w:link w:val="BodyTextFirstIndentChar"/>
    <w:uiPriority w:val="99"/>
    <w:rsid w:val="00D419FB"/>
    <w:pPr>
      <w:spacing w:after="120"/>
      <w:ind w:firstLine="210"/>
    </w:pPr>
    <w:rPr>
      <w:noProof w:val="0"/>
    </w:rPr>
  </w:style>
  <w:style w:type="character" w:customStyle="1" w:styleId="BodyTextFirstIndentChar">
    <w:name w:val="Body Text First Indent Char"/>
    <w:basedOn w:val="BodyTextChar"/>
    <w:link w:val="BodyTextFirstIndent"/>
    <w:uiPriority w:val="99"/>
    <w:locked/>
    <w:rsid w:val="00D419FB"/>
    <w:rPr>
      <w:rFonts w:cs="Times New Roman"/>
      <w:noProof/>
      <w:sz w:val="24"/>
      <w:lang w:val="en-US" w:eastAsia="en-US" w:bidi="ar-SA"/>
    </w:rPr>
  </w:style>
  <w:style w:type="character" w:customStyle="1" w:styleId="keyword">
    <w:name w:val="keyword"/>
    <w:uiPriority w:val="99"/>
    <w:rsid w:val="00D419FB"/>
    <w:rPr>
      <w:rFonts w:ascii="Bookman Old Style" w:hAnsi="Bookman Old Style"/>
      <w:b/>
      <w:caps/>
      <w:sz w:val="16"/>
    </w:rPr>
  </w:style>
  <w:style w:type="paragraph" w:customStyle="1" w:styleId="XMLFragment">
    <w:name w:val="XML Fragment"/>
    <w:basedOn w:val="PlainText"/>
    <w:uiPriority w:val="99"/>
    <w:rsid w:val="00D419FB"/>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uiPriority w:val="99"/>
    <w:rsid w:val="00D419FB"/>
    <w:pPr>
      <w:ind w:left="360" w:firstLine="210"/>
    </w:pPr>
  </w:style>
  <w:style w:type="character" w:customStyle="1" w:styleId="BodyTextFirstIndent2Char">
    <w:name w:val="Body Text First Indent 2 Char"/>
    <w:basedOn w:val="BodyTextIndentChar"/>
    <w:link w:val="BodyTextFirstIndent2"/>
    <w:uiPriority w:val="99"/>
    <w:locked/>
    <w:rsid w:val="00D419FB"/>
    <w:rPr>
      <w:rFonts w:cs="Times New Roman"/>
      <w:noProof/>
      <w:sz w:val="24"/>
      <w:lang w:val="en-US" w:eastAsia="en-US" w:bidi="ar-SA"/>
    </w:rPr>
  </w:style>
  <w:style w:type="paragraph" w:styleId="BodyTextIndent3">
    <w:name w:val="Body Text Indent 3"/>
    <w:basedOn w:val="Normal"/>
    <w:link w:val="BodyTextIndent3Char"/>
    <w:uiPriority w:val="99"/>
    <w:rsid w:val="00D419FB"/>
    <w:pPr>
      <w:spacing w:after="120"/>
      <w:ind w:left="360"/>
    </w:pPr>
    <w:rPr>
      <w:sz w:val="16"/>
      <w:szCs w:val="16"/>
    </w:rPr>
  </w:style>
  <w:style w:type="character" w:customStyle="1" w:styleId="BodyTextIndent3Char">
    <w:name w:val="Body Text Indent 3 Char"/>
    <w:link w:val="BodyTextIndent3"/>
    <w:uiPriority w:val="99"/>
    <w:locked/>
    <w:rsid w:val="00D419FB"/>
    <w:rPr>
      <w:rFonts w:cs="Times New Roman"/>
      <w:sz w:val="16"/>
      <w:szCs w:val="16"/>
      <w:lang w:val="en-US" w:eastAsia="en-US"/>
    </w:rPr>
  </w:style>
  <w:style w:type="character" w:styleId="BookTitle">
    <w:name w:val="Book Title"/>
    <w:uiPriority w:val="99"/>
    <w:qFormat/>
    <w:rsid w:val="00D419FB"/>
    <w:rPr>
      <w:rFonts w:cs="Times New Roman"/>
      <w:b/>
      <w:smallCaps/>
      <w:spacing w:val="5"/>
    </w:rPr>
  </w:style>
  <w:style w:type="paragraph" w:styleId="Closing">
    <w:name w:val="Closing"/>
    <w:basedOn w:val="Normal"/>
    <w:link w:val="ClosingChar"/>
    <w:uiPriority w:val="99"/>
    <w:rsid w:val="00D419FB"/>
    <w:pPr>
      <w:ind w:left="4320"/>
    </w:pPr>
  </w:style>
  <w:style w:type="character" w:customStyle="1" w:styleId="ClosingChar">
    <w:name w:val="Closing Char"/>
    <w:link w:val="Closing"/>
    <w:uiPriority w:val="99"/>
    <w:locked/>
    <w:rsid w:val="00D419FB"/>
    <w:rPr>
      <w:rFonts w:cs="Times New Roman"/>
      <w:sz w:val="24"/>
      <w:lang w:val="en-US" w:eastAsia="en-US"/>
    </w:rPr>
  </w:style>
  <w:style w:type="paragraph" w:styleId="Date">
    <w:name w:val="Date"/>
    <w:basedOn w:val="Normal"/>
    <w:next w:val="Normal"/>
    <w:link w:val="DateChar"/>
    <w:uiPriority w:val="99"/>
    <w:rsid w:val="00D419FB"/>
  </w:style>
  <w:style w:type="character" w:customStyle="1" w:styleId="DateChar">
    <w:name w:val="Date Char"/>
    <w:link w:val="Date"/>
    <w:uiPriority w:val="99"/>
    <w:locked/>
    <w:rsid w:val="00D419FB"/>
    <w:rPr>
      <w:rFonts w:cs="Times New Roman"/>
      <w:sz w:val="24"/>
      <w:lang w:val="en-US" w:eastAsia="en-US"/>
    </w:rPr>
  </w:style>
  <w:style w:type="paragraph" w:customStyle="1" w:styleId="TableText">
    <w:name w:val="TableText"/>
    <w:basedOn w:val="Normal"/>
    <w:link w:val="TableTextChar"/>
    <w:uiPriority w:val="99"/>
    <w:rsid w:val="00D419FB"/>
    <w:pPr>
      <w:keepNext/>
      <w:spacing w:before="40" w:after="40" w:line="220" w:lineRule="exact"/>
    </w:pPr>
    <w:rPr>
      <w:rFonts w:ascii="Bookman Old Style" w:hAnsi="Bookman Old Style"/>
      <w:noProof/>
      <w:sz w:val="18"/>
    </w:rPr>
  </w:style>
  <w:style w:type="character" w:customStyle="1" w:styleId="TableTextChar">
    <w:name w:val="TableText Char"/>
    <w:link w:val="TableText"/>
    <w:uiPriority w:val="99"/>
    <w:locked/>
    <w:rsid w:val="00D419FB"/>
    <w:rPr>
      <w:rFonts w:ascii="Bookman Old Style" w:hAnsi="Bookman Old Style"/>
      <w:noProof/>
      <w:sz w:val="18"/>
    </w:rPr>
  </w:style>
  <w:style w:type="character" w:customStyle="1" w:styleId="HyperlinkText9pt">
    <w:name w:val="Hyperlink Text 9pt"/>
    <w:uiPriority w:val="99"/>
    <w:rsid w:val="00D419FB"/>
    <w:rPr>
      <w:rFonts w:ascii="Bookman Old Style" w:hAnsi="Bookman Old Style"/>
      <w:color w:val="333399"/>
      <w:sz w:val="24"/>
      <w:u w:val="single"/>
      <w:vertAlign w:val="baseline"/>
      <w:lang w:val="en-US" w:eastAsia="zh-CN"/>
    </w:rPr>
  </w:style>
  <w:style w:type="character" w:styleId="SubtleReference">
    <w:name w:val="Subtle Reference"/>
    <w:uiPriority w:val="99"/>
    <w:qFormat/>
    <w:rsid w:val="00D419FB"/>
    <w:rPr>
      <w:rFonts w:cs="Times New Roman"/>
      <w:smallCaps/>
      <w:color w:val="C0504D"/>
      <w:u w:val="single"/>
    </w:rPr>
  </w:style>
  <w:style w:type="character" w:customStyle="1" w:styleId="XMLname">
    <w:name w:val="XMLname"/>
    <w:uiPriority w:val="99"/>
    <w:rsid w:val="00D419FB"/>
    <w:rPr>
      <w:rFonts w:ascii="Courier New" w:hAnsi="Courier New"/>
      <w:sz w:val="20"/>
      <w:lang w:eastAsia="en-US"/>
    </w:rPr>
  </w:style>
  <w:style w:type="paragraph" w:customStyle="1" w:styleId="Example">
    <w:name w:val="Example"/>
    <w:basedOn w:val="Normal"/>
    <w:link w:val="ExampleChar"/>
    <w:uiPriority w:val="99"/>
    <w:rsid w:val="00D419FB"/>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uiPriority w:val="99"/>
    <w:locked/>
    <w:rsid w:val="00D419FB"/>
    <w:rPr>
      <w:rFonts w:ascii="Courier New" w:hAnsi="Courier New"/>
      <w:sz w:val="18"/>
    </w:rPr>
  </w:style>
  <w:style w:type="character" w:customStyle="1" w:styleId="XMLnameBold">
    <w:name w:val="XMLnameBold"/>
    <w:uiPriority w:val="99"/>
    <w:rsid w:val="00D419FB"/>
    <w:rPr>
      <w:rFonts w:ascii="Courier New" w:hAnsi="Courier New"/>
      <w:b/>
      <w:sz w:val="20"/>
      <w:lang w:eastAsia="en-US"/>
    </w:rPr>
  </w:style>
  <w:style w:type="paragraph" w:customStyle="1" w:styleId="BracketData">
    <w:name w:val="BracketData"/>
    <w:basedOn w:val="Normal"/>
    <w:next w:val="Normal"/>
    <w:uiPriority w:val="99"/>
    <w:rsid w:val="00D419FB"/>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uiPriority w:val="99"/>
    <w:rsid w:val="00D419FB"/>
    <w:rPr>
      <w:rFonts w:ascii="Courier New" w:hAnsi="Courier New"/>
      <w:b/>
      <w:color w:val="333399"/>
      <w:sz w:val="24"/>
      <w:u w:val="single"/>
      <w:vertAlign w:val="baseline"/>
      <w:lang w:val="en-US" w:eastAsia="zh-CN"/>
    </w:rPr>
  </w:style>
  <w:style w:type="paragraph" w:styleId="TOCHeading">
    <w:name w:val="TOC Heading"/>
    <w:basedOn w:val="Normal"/>
    <w:next w:val="Normal"/>
    <w:uiPriority w:val="99"/>
    <w:qFormat/>
    <w:rsid w:val="00D419FB"/>
    <w:pPr>
      <w:spacing w:before="0"/>
    </w:pPr>
    <w:rPr>
      <w:b/>
    </w:rPr>
  </w:style>
  <w:style w:type="paragraph" w:styleId="ListBullet4">
    <w:name w:val="List Bullet 4"/>
    <w:basedOn w:val="Normal"/>
    <w:rsid w:val="00D000FB"/>
    <w:pPr>
      <w:numPr>
        <w:numId w:val="57"/>
      </w:numPr>
    </w:pPr>
  </w:style>
  <w:style w:type="paragraph" w:styleId="ListBullet5">
    <w:name w:val="List Bullet 5"/>
    <w:basedOn w:val="Normal"/>
    <w:uiPriority w:val="99"/>
    <w:unhideWhenUsed/>
    <w:rsid w:val="00D000FB"/>
    <w:pPr>
      <w:numPr>
        <w:numId w:val="58"/>
      </w:numPr>
    </w:pPr>
  </w:style>
  <w:style w:type="character" w:customStyle="1" w:styleId="ListBullet3Char">
    <w:name w:val="List Bullet 3 Char"/>
    <w:link w:val="ListBullet3"/>
    <w:locked/>
    <w:rsid w:val="00D000FB"/>
    <w:rPr>
      <w:sz w:val="24"/>
      <w:szCs w:val="20"/>
    </w:rPr>
  </w:style>
  <w:style w:type="paragraph" w:customStyle="1" w:styleId="ListBullet1">
    <w:name w:val="List Bullet 1"/>
    <w:basedOn w:val="ListBullet"/>
    <w:link w:val="ListBullet1Char"/>
    <w:qFormat/>
    <w:rsid w:val="00D000FB"/>
    <w:pPr>
      <w:numPr>
        <w:numId w:val="0"/>
      </w:numPr>
    </w:pPr>
  </w:style>
  <w:style w:type="character" w:customStyle="1" w:styleId="ListBullet2Char">
    <w:name w:val="List Bullet 2 Char"/>
    <w:link w:val="ListBullet2"/>
    <w:locked/>
    <w:rsid w:val="00D000FB"/>
    <w:rPr>
      <w:sz w:val="24"/>
    </w:rPr>
  </w:style>
  <w:style w:type="character" w:customStyle="1" w:styleId="ListBullet1Char">
    <w:name w:val="List Bullet 1 Char"/>
    <w:link w:val="ListBullet1"/>
    <w:locked/>
    <w:rsid w:val="00D000FB"/>
    <w:rPr>
      <w:sz w:val="24"/>
      <w:szCs w:val="20"/>
    </w:rPr>
  </w:style>
  <w:style w:type="character" w:customStyle="1" w:styleId="ListChar">
    <w:name w:val="List Char"/>
    <w:link w:val="List"/>
    <w:uiPriority w:val="99"/>
    <w:locked/>
    <w:rsid w:val="00182E65"/>
    <w:rPr>
      <w:sz w:val="20"/>
    </w:rPr>
  </w:style>
  <w:style w:type="paragraph" w:customStyle="1" w:styleId="List1">
    <w:name w:val="List 1"/>
    <w:basedOn w:val="List"/>
    <w:link w:val="List1Char"/>
    <w:uiPriority w:val="99"/>
    <w:rsid w:val="00182E65"/>
  </w:style>
  <w:style w:type="character" w:customStyle="1" w:styleId="List1Char">
    <w:name w:val="List 1 Char"/>
    <w:link w:val="List1"/>
    <w:uiPriority w:val="99"/>
    <w:locked/>
    <w:rsid w:val="00182E65"/>
    <w:rPr>
      <w:sz w:val="20"/>
    </w:rPr>
  </w:style>
  <w:style w:type="character" w:customStyle="1" w:styleId="List2Char">
    <w:name w:val="List 2 Char"/>
    <w:link w:val="List2"/>
    <w:uiPriority w:val="99"/>
    <w:locked/>
    <w:rsid w:val="00182E65"/>
    <w:rPr>
      <w:sz w:val="20"/>
    </w:rPr>
  </w:style>
  <w:style w:type="character" w:customStyle="1" w:styleId="List3Char">
    <w:name w:val="List 3 Char"/>
    <w:link w:val="List3"/>
    <w:uiPriority w:val="99"/>
    <w:locked/>
    <w:rsid w:val="00182E65"/>
    <w:rPr>
      <w:sz w:val="20"/>
    </w:rPr>
  </w:style>
  <w:style w:type="paragraph" w:styleId="List4">
    <w:name w:val="List 4"/>
    <w:basedOn w:val="Normal"/>
    <w:uiPriority w:val="99"/>
    <w:rsid w:val="00182E65"/>
    <w:pPr>
      <w:ind w:left="1800" w:hanging="360"/>
    </w:pPr>
  </w:style>
  <w:style w:type="paragraph" w:styleId="List5">
    <w:name w:val="List 5"/>
    <w:basedOn w:val="Normal"/>
    <w:link w:val="List5Char"/>
    <w:uiPriority w:val="99"/>
    <w:rsid w:val="00182E65"/>
    <w:pPr>
      <w:ind w:left="1800" w:hanging="360"/>
    </w:pPr>
    <w:rPr>
      <w:sz w:val="20"/>
    </w:rPr>
  </w:style>
  <w:style w:type="character" w:customStyle="1" w:styleId="List5Char">
    <w:name w:val="List 5 Char"/>
    <w:link w:val="List5"/>
    <w:uiPriority w:val="99"/>
    <w:locked/>
    <w:rsid w:val="00182E65"/>
    <w:rPr>
      <w:sz w:val="20"/>
    </w:rPr>
  </w:style>
  <w:style w:type="character" w:customStyle="1" w:styleId="ListContinueChar">
    <w:name w:val="List Continue Char"/>
    <w:link w:val="ListContinue"/>
    <w:uiPriority w:val="99"/>
    <w:locked/>
    <w:rsid w:val="00D000FB"/>
    <w:rPr>
      <w:sz w:val="24"/>
      <w:szCs w:val="20"/>
    </w:rPr>
  </w:style>
  <w:style w:type="paragraph" w:customStyle="1" w:styleId="ListContinue1">
    <w:name w:val="List Continue 1"/>
    <w:basedOn w:val="ListContinue"/>
    <w:link w:val="ListContinue1Char"/>
    <w:qFormat/>
    <w:rsid w:val="00D000FB"/>
  </w:style>
  <w:style w:type="character" w:customStyle="1" w:styleId="ListContinue1Char">
    <w:name w:val="List Continue 1 Char"/>
    <w:link w:val="ListContinue1"/>
    <w:locked/>
    <w:rsid w:val="00D000FB"/>
    <w:rPr>
      <w:sz w:val="24"/>
      <w:szCs w:val="20"/>
    </w:rPr>
  </w:style>
  <w:style w:type="character" w:customStyle="1" w:styleId="ListNumber2Char">
    <w:name w:val="List Number 2 Char"/>
    <w:link w:val="ListNumber2"/>
    <w:locked/>
    <w:rsid w:val="00D000FB"/>
    <w:rPr>
      <w:sz w:val="24"/>
    </w:rPr>
  </w:style>
  <w:style w:type="paragraph" w:customStyle="1" w:styleId="ListNumber1">
    <w:name w:val="List Number 1"/>
    <w:basedOn w:val="ListNumber"/>
    <w:link w:val="ListNumber1Char"/>
    <w:qFormat/>
    <w:rsid w:val="00D000FB"/>
    <w:pPr>
      <w:numPr>
        <w:numId w:val="0"/>
      </w:numPr>
      <w:contextualSpacing w:val="0"/>
    </w:pPr>
  </w:style>
  <w:style w:type="character" w:customStyle="1" w:styleId="ListNumber1Char">
    <w:name w:val="List Number 1 Char"/>
    <w:link w:val="ListNumber1"/>
    <w:locked/>
    <w:rsid w:val="00D000FB"/>
    <w:rPr>
      <w:sz w:val="24"/>
      <w:szCs w:val="20"/>
    </w:rPr>
  </w:style>
  <w:style w:type="paragraph" w:styleId="E-mailSignature">
    <w:name w:val="E-mail Signature"/>
    <w:basedOn w:val="Normal"/>
    <w:link w:val="E-mailSignatureChar"/>
    <w:uiPriority w:val="99"/>
    <w:rsid w:val="00D419FB"/>
  </w:style>
  <w:style w:type="character" w:customStyle="1" w:styleId="E-mailSignatureChar">
    <w:name w:val="E-mail Signature Char"/>
    <w:link w:val="E-mailSignature"/>
    <w:uiPriority w:val="99"/>
    <w:locked/>
    <w:rsid w:val="00D419FB"/>
    <w:rPr>
      <w:rFonts w:cs="Times New Roman"/>
      <w:sz w:val="24"/>
      <w:lang w:val="en-US" w:eastAsia="en-US"/>
    </w:rPr>
  </w:style>
  <w:style w:type="paragraph" w:styleId="EndnoteText">
    <w:name w:val="endnote text"/>
    <w:basedOn w:val="Normal"/>
    <w:link w:val="EndnoteTextChar"/>
    <w:uiPriority w:val="99"/>
    <w:rsid w:val="00D419FB"/>
    <w:rPr>
      <w:sz w:val="20"/>
    </w:rPr>
  </w:style>
  <w:style w:type="character" w:customStyle="1" w:styleId="EndnoteTextChar">
    <w:name w:val="Endnote Text Char"/>
    <w:link w:val="EndnoteText"/>
    <w:uiPriority w:val="99"/>
    <w:locked/>
    <w:rsid w:val="00D419FB"/>
    <w:rPr>
      <w:rFonts w:cs="Times New Roman"/>
      <w:lang w:val="en-US" w:eastAsia="en-US"/>
    </w:rPr>
  </w:style>
  <w:style w:type="paragraph" w:styleId="EnvelopeAddress">
    <w:name w:val="envelope address"/>
    <w:basedOn w:val="Normal"/>
    <w:uiPriority w:val="99"/>
    <w:rsid w:val="00D419F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uiPriority w:val="99"/>
    <w:rsid w:val="00D419FB"/>
    <w:rPr>
      <w:rFonts w:ascii="Cambria" w:hAnsi="Cambria"/>
      <w:sz w:val="20"/>
    </w:rPr>
  </w:style>
  <w:style w:type="paragraph" w:styleId="HTMLAddress">
    <w:name w:val="HTML Address"/>
    <w:basedOn w:val="Normal"/>
    <w:link w:val="HTMLAddressChar"/>
    <w:uiPriority w:val="99"/>
    <w:rsid w:val="00D419FB"/>
    <w:rPr>
      <w:i/>
      <w:iCs/>
    </w:rPr>
  </w:style>
  <w:style w:type="character" w:customStyle="1" w:styleId="HTMLAddressChar">
    <w:name w:val="HTML Address Char"/>
    <w:link w:val="HTMLAddress"/>
    <w:uiPriority w:val="99"/>
    <w:locked/>
    <w:rsid w:val="00D419FB"/>
    <w:rPr>
      <w:rFonts w:cs="Times New Roman"/>
      <w:i/>
      <w:iCs/>
      <w:sz w:val="24"/>
      <w:lang w:val="en-US" w:eastAsia="en-US"/>
    </w:rPr>
  </w:style>
  <w:style w:type="paragraph" w:styleId="Index1">
    <w:name w:val="index 1"/>
    <w:basedOn w:val="Normal"/>
    <w:next w:val="Normal"/>
    <w:autoRedefine/>
    <w:uiPriority w:val="99"/>
    <w:rsid w:val="00D419FB"/>
    <w:pPr>
      <w:ind w:left="240" w:hanging="240"/>
    </w:pPr>
  </w:style>
  <w:style w:type="paragraph" w:styleId="Index2">
    <w:name w:val="index 2"/>
    <w:basedOn w:val="Normal"/>
    <w:next w:val="Normal"/>
    <w:autoRedefine/>
    <w:uiPriority w:val="99"/>
    <w:rsid w:val="00D419FB"/>
    <w:pPr>
      <w:ind w:left="480" w:hanging="240"/>
    </w:pPr>
  </w:style>
  <w:style w:type="paragraph" w:styleId="Index3">
    <w:name w:val="index 3"/>
    <w:basedOn w:val="Normal"/>
    <w:next w:val="Normal"/>
    <w:autoRedefine/>
    <w:uiPriority w:val="99"/>
    <w:rsid w:val="00D419FB"/>
    <w:pPr>
      <w:ind w:left="720" w:hanging="240"/>
    </w:pPr>
  </w:style>
  <w:style w:type="paragraph" w:styleId="Index4">
    <w:name w:val="index 4"/>
    <w:basedOn w:val="Normal"/>
    <w:next w:val="Normal"/>
    <w:autoRedefine/>
    <w:uiPriority w:val="99"/>
    <w:rsid w:val="00D419FB"/>
    <w:pPr>
      <w:ind w:left="960" w:hanging="240"/>
    </w:pPr>
  </w:style>
  <w:style w:type="paragraph" w:styleId="Index5">
    <w:name w:val="index 5"/>
    <w:basedOn w:val="Normal"/>
    <w:next w:val="Normal"/>
    <w:autoRedefine/>
    <w:uiPriority w:val="99"/>
    <w:rsid w:val="00D419FB"/>
    <w:pPr>
      <w:ind w:left="1200" w:hanging="240"/>
    </w:pPr>
  </w:style>
  <w:style w:type="paragraph" w:styleId="Index6">
    <w:name w:val="index 6"/>
    <w:basedOn w:val="Normal"/>
    <w:next w:val="Normal"/>
    <w:autoRedefine/>
    <w:uiPriority w:val="99"/>
    <w:rsid w:val="00D419FB"/>
    <w:pPr>
      <w:ind w:left="1440" w:hanging="240"/>
    </w:pPr>
  </w:style>
  <w:style w:type="paragraph" w:styleId="Index7">
    <w:name w:val="index 7"/>
    <w:basedOn w:val="Normal"/>
    <w:next w:val="Normal"/>
    <w:autoRedefine/>
    <w:uiPriority w:val="99"/>
    <w:rsid w:val="00D419FB"/>
    <w:pPr>
      <w:ind w:left="1680" w:hanging="240"/>
    </w:pPr>
  </w:style>
  <w:style w:type="paragraph" w:styleId="Index8">
    <w:name w:val="index 8"/>
    <w:basedOn w:val="Normal"/>
    <w:next w:val="Normal"/>
    <w:autoRedefine/>
    <w:uiPriority w:val="99"/>
    <w:rsid w:val="00D419FB"/>
    <w:pPr>
      <w:ind w:left="1920" w:hanging="240"/>
    </w:pPr>
  </w:style>
  <w:style w:type="paragraph" w:styleId="Index9">
    <w:name w:val="index 9"/>
    <w:basedOn w:val="Normal"/>
    <w:next w:val="Normal"/>
    <w:autoRedefine/>
    <w:uiPriority w:val="99"/>
    <w:rsid w:val="00D419FB"/>
    <w:pPr>
      <w:ind w:left="2160" w:hanging="240"/>
    </w:pPr>
  </w:style>
  <w:style w:type="paragraph" w:styleId="IndexHeading">
    <w:name w:val="index heading"/>
    <w:basedOn w:val="Normal"/>
    <w:next w:val="Index1"/>
    <w:uiPriority w:val="99"/>
    <w:rsid w:val="00D419FB"/>
    <w:rPr>
      <w:rFonts w:ascii="Cambria" w:hAnsi="Cambria"/>
      <w:b/>
      <w:bCs/>
    </w:rPr>
  </w:style>
  <w:style w:type="paragraph" w:styleId="IntenseQuote">
    <w:name w:val="Intense Quote"/>
    <w:basedOn w:val="Normal"/>
    <w:next w:val="Normal"/>
    <w:link w:val="IntenseQuoteChar"/>
    <w:uiPriority w:val="99"/>
    <w:qFormat/>
    <w:rsid w:val="00D419F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D419FB"/>
    <w:rPr>
      <w:rFonts w:cs="Times New Roman"/>
      <w:b/>
      <w:bCs/>
      <w:i/>
      <w:iCs/>
      <w:color w:val="4F81BD"/>
      <w:sz w:val="24"/>
      <w:lang w:val="en-US" w:eastAsia="en-US"/>
    </w:rPr>
  </w:style>
  <w:style w:type="paragraph" w:styleId="MacroText">
    <w:name w:val="macro"/>
    <w:link w:val="MacroTextChar"/>
    <w:uiPriority w:val="99"/>
    <w:rsid w:val="00D419FB"/>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uiPriority w:val="99"/>
    <w:locked/>
    <w:rsid w:val="00D419FB"/>
    <w:rPr>
      <w:rFonts w:ascii="Courier New" w:hAnsi="Courier New" w:cs="Courier New"/>
      <w:lang w:val="en-US" w:eastAsia="en-US" w:bidi="ar-SA"/>
    </w:rPr>
  </w:style>
  <w:style w:type="paragraph" w:styleId="MessageHeader">
    <w:name w:val="Message Header"/>
    <w:basedOn w:val="Normal"/>
    <w:link w:val="MessageHeaderChar"/>
    <w:uiPriority w:val="99"/>
    <w:rsid w:val="00D419F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locked/>
    <w:rsid w:val="00D419FB"/>
    <w:rPr>
      <w:rFonts w:ascii="Cambria" w:hAnsi="Cambria" w:cs="Times New Roman"/>
      <w:sz w:val="24"/>
      <w:szCs w:val="24"/>
      <w:shd w:val="pct20" w:color="auto" w:fill="auto"/>
      <w:lang w:val="en-US" w:eastAsia="en-US"/>
    </w:rPr>
  </w:style>
  <w:style w:type="paragraph" w:styleId="NoSpacing">
    <w:name w:val="No Spacing"/>
    <w:uiPriority w:val="99"/>
    <w:qFormat/>
    <w:rsid w:val="00D419FB"/>
    <w:rPr>
      <w:sz w:val="24"/>
    </w:rPr>
  </w:style>
  <w:style w:type="paragraph" w:styleId="NormalWeb">
    <w:name w:val="Normal (Web)"/>
    <w:basedOn w:val="Normal"/>
    <w:uiPriority w:val="99"/>
    <w:rsid w:val="00D419FB"/>
    <w:rPr>
      <w:szCs w:val="24"/>
    </w:rPr>
  </w:style>
  <w:style w:type="paragraph" w:styleId="NormalIndent">
    <w:name w:val="Normal Indent"/>
    <w:basedOn w:val="Normal"/>
    <w:uiPriority w:val="99"/>
    <w:rsid w:val="00D419FB"/>
    <w:pPr>
      <w:ind w:left="720"/>
    </w:pPr>
  </w:style>
  <w:style w:type="paragraph" w:styleId="NoteHeading">
    <w:name w:val="Note Heading"/>
    <w:basedOn w:val="Normal"/>
    <w:next w:val="Normal"/>
    <w:link w:val="NoteHeadingChar"/>
    <w:uiPriority w:val="99"/>
    <w:rsid w:val="00D419FB"/>
  </w:style>
  <w:style w:type="character" w:customStyle="1" w:styleId="NoteHeadingChar">
    <w:name w:val="Note Heading Char"/>
    <w:link w:val="NoteHeading"/>
    <w:uiPriority w:val="99"/>
    <w:locked/>
    <w:rsid w:val="00D419FB"/>
    <w:rPr>
      <w:rFonts w:cs="Times New Roman"/>
      <w:sz w:val="24"/>
      <w:lang w:val="en-US" w:eastAsia="en-US"/>
    </w:rPr>
  </w:style>
  <w:style w:type="paragraph" w:styleId="Quote">
    <w:name w:val="Quote"/>
    <w:basedOn w:val="Normal"/>
    <w:next w:val="Normal"/>
    <w:link w:val="QuoteChar"/>
    <w:uiPriority w:val="99"/>
    <w:qFormat/>
    <w:rsid w:val="00D419FB"/>
    <w:rPr>
      <w:i/>
      <w:iCs/>
      <w:color w:val="000000"/>
    </w:rPr>
  </w:style>
  <w:style w:type="character" w:customStyle="1" w:styleId="QuoteChar">
    <w:name w:val="Quote Char"/>
    <w:link w:val="Quote"/>
    <w:uiPriority w:val="99"/>
    <w:locked/>
    <w:rsid w:val="00D419FB"/>
    <w:rPr>
      <w:rFonts w:cs="Times New Roman"/>
      <w:i/>
      <w:iCs/>
      <w:color w:val="000000"/>
      <w:sz w:val="24"/>
      <w:lang w:val="en-US" w:eastAsia="en-US"/>
    </w:rPr>
  </w:style>
  <w:style w:type="paragraph" w:styleId="Salutation">
    <w:name w:val="Salutation"/>
    <w:basedOn w:val="Normal"/>
    <w:next w:val="Normal"/>
    <w:link w:val="SalutationChar"/>
    <w:uiPriority w:val="99"/>
    <w:rsid w:val="00D419FB"/>
  </w:style>
  <w:style w:type="character" w:customStyle="1" w:styleId="SalutationChar">
    <w:name w:val="Salutation Char"/>
    <w:link w:val="Salutation"/>
    <w:uiPriority w:val="99"/>
    <w:locked/>
    <w:rsid w:val="00D419FB"/>
    <w:rPr>
      <w:rFonts w:cs="Times New Roman"/>
      <w:sz w:val="24"/>
      <w:lang w:val="en-US" w:eastAsia="en-US"/>
    </w:rPr>
  </w:style>
  <w:style w:type="paragraph" w:styleId="Signature">
    <w:name w:val="Signature"/>
    <w:basedOn w:val="Normal"/>
    <w:link w:val="SignatureChar"/>
    <w:uiPriority w:val="99"/>
    <w:rsid w:val="00D419FB"/>
    <w:pPr>
      <w:ind w:left="4320"/>
    </w:pPr>
  </w:style>
  <w:style w:type="character" w:customStyle="1" w:styleId="SignatureChar">
    <w:name w:val="Signature Char"/>
    <w:link w:val="Signature"/>
    <w:uiPriority w:val="99"/>
    <w:locked/>
    <w:rsid w:val="00D419FB"/>
    <w:rPr>
      <w:rFonts w:cs="Times New Roman"/>
      <w:sz w:val="24"/>
      <w:lang w:val="en-US" w:eastAsia="en-US"/>
    </w:rPr>
  </w:style>
  <w:style w:type="paragraph" w:styleId="Subtitle">
    <w:name w:val="Subtitle"/>
    <w:basedOn w:val="Normal"/>
    <w:next w:val="Normal"/>
    <w:link w:val="SubtitleChar"/>
    <w:uiPriority w:val="99"/>
    <w:qFormat/>
    <w:rsid w:val="00D419FB"/>
    <w:pPr>
      <w:spacing w:after="60"/>
      <w:jc w:val="center"/>
      <w:outlineLvl w:val="1"/>
    </w:pPr>
    <w:rPr>
      <w:rFonts w:ascii="Cambria" w:hAnsi="Cambria"/>
      <w:szCs w:val="24"/>
    </w:rPr>
  </w:style>
  <w:style w:type="character" w:customStyle="1" w:styleId="SubtitleChar">
    <w:name w:val="Subtitle Char"/>
    <w:link w:val="Subtitle"/>
    <w:uiPriority w:val="99"/>
    <w:locked/>
    <w:rsid w:val="00D419FB"/>
    <w:rPr>
      <w:rFonts w:ascii="Cambria" w:hAnsi="Cambria" w:cs="Times New Roman"/>
      <w:sz w:val="24"/>
      <w:szCs w:val="24"/>
      <w:lang w:val="en-US" w:eastAsia="en-US"/>
    </w:rPr>
  </w:style>
  <w:style w:type="character" w:customStyle="1" w:styleId="attribute">
    <w:name w:val="attribute"/>
    <w:uiPriority w:val="99"/>
    <w:rsid w:val="00766DD4"/>
    <w:rPr>
      <w:rFonts w:cs="Times New Roman"/>
    </w:rPr>
  </w:style>
  <w:style w:type="character" w:customStyle="1" w:styleId="XMLExampleChar">
    <w:name w:val="XML Example Char"/>
    <w:link w:val="XMLExample"/>
    <w:uiPriority w:val="99"/>
    <w:locked/>
    <w:rsid w:val="00902EFA"/>
    <w:rPr>
      <w:rFonts w:ascii="Courier New" w:hAnsi="Courier New" w:cs="Courier New"/>
      <w:noProof/>
      <w:sz w:val="24"/>
      <w:lang w:val="en-US" w:eastAsia="en-US" w:bidi="ar-SA"/>
    </w:rPr>
  </w:style>
  <w:style w:type="character" w:customStyle="1" w:styleId="TableEntryChar">
    <w:name w:val="Table Entry Char"/>
    <w:link w:val="TableEntry"/>
    <w:uiPriority w:val="99"/>
    <w:locked/>
    <w:rsid w:val="00FF2272"/>
    <w:rPr>
      <w:noProof/>
      <w:sz w:val="20"/>
    </w:rPr>
  </w:style>
  <w:style w:type="character" w:customStyle="1" w:styleId="TableEntryHeaderChar">
    <w:name w:val="Table Entry Header Char"/>
    <w:link w:val="TableEntryHeader"/>
    <w:uiPriority w:val="99"/>
    <w:locked/>
    <w:rsid w:val="00FF2272"/>
    <w:rPr>
      <w:rFonts w:ascii="Arial" w:hAnsi="Arial"/>
      <w:b/>
      <w:noProof/>
      <w:sz w:val="20"/>
    </w:rPr>
  </w:style>
  <w:style w:type="character" w:customStyle="1" w:styleId="TableTitleChar1">
    <w:name w:val="Table Title Char1"/>
    <w:link w:val="TableTitle"/>
    <w:locked/>
    <w:rsid w:val="00FF2272"/>
    <w:rPr>
      <w:rFonts w:ascii="Arial" w:hAnsi="Arial"/>
      <w:b/>
      <w:szCs w:val="20"/>
    </w:rPr>
  </w:style>
  <w:style w:type="numbering" w:customStyle="1" w:styleId="Constraints">
    <w:name w:val="Constraints"/>
    <w:rsid w:val="008D03F1"/>
    <w:pPr>
      <w:numPr>
        <w:numId w:val="29"/>
      </w:numPr>
    </w:pPr>
  </w:style>
  <w:style w:type="paragraph" w:customStyle="1" w:styleId="StyleBodyTextItalicRedBoxSinglesolidlineAuto05">
    <w:name w:val="Style Body Text + Italic Red Box: (Single solid line Auto  0.5 ..."/>
    <w:basedOn w:val="BodyText"/>
    <w:rsid w:val="004A60D5"/>
    <w:pPr>
      <w:pBdr>
        <w:top w:val="single" w:sz="4" w:space="1" w:color="auto"/>
        <w:left w:val="single" w:sz="4" w:space="4" w:color="auto"/>
        <w:bottom w:val="single" w:sz="4" w:space="1" w:color="auto"/>
        <w:right w:val="single" w:sz="4" w:space="4" w:color="auto"/>
      </w:pBdr>
    </w:pPr>
    <w:rPr>
      <w:i/>
      <w:iCs/>
    </w:rPr>
  </w:style>
  <w:style w:type="character" w:customStyle="1" w:styleId="BodyTextIndentChar1">
    <w:name w:val="Body Text Indent Char1"/>
    <w:basedOn w:val="BodyTextChar"/>
    <w:uiPriority w:val="99"/>
    <w:rsid w:val="004A60D5"/>
    <w:rPr>
      <w:rFonts w:cs="Times New Roman"/>
      <w:noProof/>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489052">
      <w:marLeft w:val="0"/>
      <w:marRight w:val="0"/>
      <w:marTop w:val="0"/>
      <w:marBottom w:val="0"/>
      <w:divBdr>
        <w:top w:val="none" w:sz="0" w:space="0" w:color="auto"/>
        <w:left w:val="none" w:sz="0" w:space="0" w:color="auto"/>
        <w:bottom w:val="none" w:sz="0" w:space="0" w:color="auto"/>
        <w:right w:val="none" w:sz="0" w:space="0" w:color="auto"/>
      </w:divBdr>
    </w:div>
    <w:div w:id="188489053">
      <w:marLeft w:val="0"/>
      <w:marRight w:val="0"/>
      <w:marTop w:val="0"/>
      <w:marBottom w:val="0"/>
      <w:divBdr>
        <w:top w:val="none" w:sz="0" w:space="0" w:color="auto"/>
        <w:left w:val="none" w:sz="0" w:space="0" w:color="auto"/>
        <w:bottom w:val="none" w:sz="0" w:space="0" w:color="auto"/>
        <w:right w:val="none" w:sz="0" w:space="0" w:color="auto"/>
      </w:divBdr>
    </w:div>
    <w:div w:id="188489054">
      <w:marLeft w:val="0"/>
      <w:marRight w:val="0"/>
      <w:marTop w:val="0"/>
      <w:marBottom w:val="0"/>
      <w:divBdr>
        <w:top w:val="none" w:sz="0" w:space="0" w:color="auto"/>
        <w:left w:val="none" w:sz="0" w:space="0" w:color="auto"/>
        <w:bottom w:val="none" w:sz="0" w:space="0" w:color="auto"/>
        <w:right w:val="none" w:sz="0" w:space="0" w:color="auto"/>
      </w:divBdr>
    </w:div>
    <w:div w:id="188489055">
      <w:marLeft w:val="0"/>
      <w:marRight w:val="0"/>
      <w:marTop w:val="0"/>
      <w:marBottom w:val="0"/>
      <w:divBdr>
        <w:top w:val="none" w:sz="0" w:space="0" w:color="auto"/>
        <w:left w:val="none" w:sz="0" w:space="0" w:color="auto"/>
        <w:bottom w:val="none" w:sz="0" w:space="0" w:color="auto"/>
        <w:right w:val="none" w:sz="0" w:space="0" w:color="auto"/>
      </w:divBdr>
    </w:div>
    <w:div w:id="188489056">
      <w:marLeft w:val="0"/>
      <w:marRight w:val="0"/>
      <w:marTop w:val="0"/>
      <w:marBottom w:val="0"/>
      <w:divBdr>
        <w:top w:val="none" w:sz="0" w:space="0" w:color="auto"/>
        <w:left w:val="none" w:sz="0" w:space="0" w:color="auto"/>
        <w:bottom w:val="none" w:sz="0" w:space="0" w:color="auto"/>
        <w:right w:val="none" w:sz="0" w:space="0" w:color="auto"/>
      </w:divBdr>
    </w:div>
    <w:div w:id="188489057">
      <w:marLeft w:val="0"/>
      <w:marRight w:val="0"/>
      <w:marTop w:val="0"/>
      <w:marBottom w:val="0"/>
      <w:divBdr>
        <w:top w:val="none" w:sz="0" w:space="0" w:color="auto"/>
        <w:left w:val="none" w:sz="0" w:space="0" w:color="auto"/>
        <w:bottom w:val="none" w:sz="0" w:space="0" w:color="auto"/>
        <w:right w:val="none" w:sz="0" w:space="0" w:color="auto"/>
      </w:divBdr>
    </w:div>
    <w:div w:id="188489058">
      <w:marLeft w:val="0"/>
      <w:marRight w:val="0"/>
      <w:marTop w:val="0"/>
      <w:marBottom w:val="0"/>
      <w:divBdr>
        <w:top w:val="none" w:sz="0" w:space="0" w:color="auto"/>
        <w:left w:val="none" w:sz="0" w:space="0" w:color="auto"/>
        <w:bottom w:val="none" w:sz="0" w:space="0" w:color="auto"/>
        <w:right w:val="none" w:sz="0" w:space="0" w:color="auto"/>
      </w:divBdr>
    </w:div>
    <w:div w:id="188489059">
      <w:marLeft w:val="0"/>
      <w:marRight w:val="0"/>
      <w:marTop w:val="0"/>
      <w:marBottom w:val="0"/>
      <w:divBdr>
        <w:top w:val="none" w:sz="0" w:space="0" w:color="auto"/>
        <w:left w:val="none" w:sz="0" w:space="0" w:color="auto"/>
        <w:bottom w:val="none" w:sz="0" w:space="0" w:color="auto"/>
        <w:right w:val="none" w:sz="0" w:space="0" w:color="auto"/>
      </w:divBdr>
    </w:div>
    <w:div w:id="188489060">
      <w:marLeft w:val="0"/>
      <w:marRight w:val="0"/>
      <w:marTop w:val="0"/>
      <w:marBottom w:val="0"/>
      <w:divBdr>
        <w:top w:val="none" w:sz="0" w:space="0" w:color="auto"/>
        <w:left w:val="none" w:sz="0" w:space="0" w:color="auto"/>
        <w:bottom w:val="none" w:sz="0" w:space="0" w:color="auto"/>
        <w:right w:val="none" w:sz="0" w:space="0" w:color="auto"/>
      </w:divBdr>
    </w:div>
    <w:div w:id="188489061">
      <w:marLeft w:val="0"/>
      <w:marRight w:val="0"/>
      <w:marTop w:val="0"/>
      <w:marBottom w:val="0"/>
      <w:divBdr>
        <w:top w:val="none" w:sz="0" w:space="0" w:color="auto"/>
        <w:left w:val="none" w:sz="0" w:space="0" w:color="auto"/>
        <w:bottom w:val="none" w:sz="0" w:space="0" w:color="auto"/>
        <w:right w:val="none" w:sz="0" w:space="0" w:color="auto"/>
      </w:divBdr>
    </w:div>
    <w:div w:id="188489062">
      <w:marLeft w:val="0"/>
      <w:marRight w:val="0"/>
      <w:marTop w:val="0"/>
      <w:marBottom w:val="0"/>
      <w:divBdr>
        <w:top w:val="none" w:sz="0" w:space="0" w:color="auto"/>
        <w:left w:val="none" w:sz="0" w:space="0" w:color="auto"/>
        <w:bottom w:val="none" w:sz="0" w:space="0" w:color="auto"/>
        <w:right w:val="none" w:sz="0" w:space="0" w:color="auto"/>
      </w:divBdr>
    </w:div>
    <w:div w:id="188489063">
      <w:marLeft w:val="0"/>
      <w:marRight w:val="0"/>
      <w:marTop w:val="0"/>
      <w:marBottom w:val="0"/>
      <w:divBdr>
        <w:top w:val="none" w:sz="0" w:space="0" w:color="auto"/>
        <w:left w:val="none" w:sz="0" w:space="0" w:color="auto"/>
        <w:bottom w:val="none" w:sz="0" w:space="0" w:color="auto"/>
        <w:right w:val="none" w:sz="0" w:space="0" w:color="auto"/>
      </w:divBdr>
    </w:div>
    <w:div w:id="188489064">
      <w:marLeft w:val="0"/>
      <w:marRight w:val="0"/>
      <w:marTop w:val="0"/>
      <w:marBottom w:val="0"/>
      <w:divBdr>
        <w:top w:val="none" w:sz="0" w:space="0" w:color="auto"/>
        <w:left w:val="none" w:sz="0" w:space="0" w:color="auto"/>
        <w:bottom w:val="none" w:sz="0" w:space="0" w:color="auto"/>
        <w:right w:val="none" w:sz="0" w:space="0" w:color="auto"/>
      </w:divBdr>
    </w:div>
    <w:div w:id="188489065">
      <w:marLeft w:val="0"/>
      <w:marRight w:val="0"/>
      <w:marTop w:val="0"/>
      <w:marBottom w:val="0"/>
      <w:divBdr>
        <w:top w:val="none" w:sz="0" w:space="0" w:color="auto"/>
        <w:left w:val="none" w:sz="0" w:space="0" w:color="auto"/>
        <w:bottom w:val="none" w:sz="0" w:space="0" w:color="auto"/>
        <w:right w:val="none" w:sz="0" w:space="0" w:color="auto"/>
      </w:divBdr>
    </w:div>
    <w:div w:id="188489066">
      <w:marLeft w:val="0"/>
      <w:marRight w:val="0"/>
      <w:marTop w:val="0"/>
      <w:marBottom w:val="0"/>
      <w:divBdr>
        <w:top w:val="none" w:sz="0" w:space="0" w:color="auto"/>
        <w:left w:val="none" w:sz="0" w:space="0" w:color="auto"/>
        <w:bottom w:val="none" w:sz="0" w:space="0" w:color="auto"/>
        <w:right w:val="none" w:sz="0" w:space="0" w:color="auto"/>
      </w:divBdr>
    </w:div>
    <w:div w:id="188489067">
      <w:marLeft w:val="0"/>
      <w:marRight w:val="0"/>
      <w:marTop w:val="0"/>
      <w:marBottom w:val="0"/>
      <w:divBdr>
        <w:top w:val="none" w:sz="0" w:space="0" w:color="auto"/>
        <w:left w:val="none" w:sz="0" w:space="0" w:color="auto"/>
        <w:bottom w:val="none" w:sz="0" w:space="0" w:color="auto"/>
        <w:right w:val="none" w:sz="0" w:space="0" w:color="auto"/>
      </w:divBdr>
    </w:div>
    <w:div w:id="188489068">
      <w:marLeft w:val="0"/>
      <w:marRight w:val="0"/>
      <w:marTop w:val="0"/>
      <w:marBottom w:val="0"/>
      <w:divBdr>
        <w:top w:val="none" w:sz="0" w:space="0" w:color="auto"/>
        <w:left w:val="none" w:sz="0" w:space="0" w:color="auto"/>
        <w:bottom w:val="none" w:sz="0" w:space="0" w:color="auto"/>
        <w:right w:val="none" w:sz="0" w:space="0" w:color="auto"/>
      </w:divBdr>
    </w:div>
    <w:div w:id="188489069">
      <w:marLeft w:val="0"/>
      <w:marRight w:val="0"/>
      <w:marTop w:val="0"/>
      <w:marBottom w:val="0"/>
      <w:divBdr>
        <w:top w:val="none" w:sz="0" w:space="0" w:color="auto"/>
        <w:left w:val="none" w:sz="0" w:space="0" w:color="auto"/>
        <w:bottom w:val="none" w:sz="0" w:space="0" w:color="auto"/>
        <w:right w:val="none" w:sz="0" w:space="0" w:color="auto"/>
      </w:divBdr>
    </w:div>
    <w:div w:id="188489070">
      <w:marLeft w:val="0"/>
      <w:marRight w:val="0"/>
      <w:marTop w:val="0"/>
      <w:marBottom w:val="0"/>
      <w:divBdr>
        <w:top w:val="none" w:sz="0" w:space="0" w:color="auto"/>
        <w:left w:val="none" w:sz="0" w:space="0" w:color="auto"/>
        <w:bottom w:val="none" w:sz="0" w:space="0" w:color="auto"/>
        <w:right w:val="none" w:sz="0" w:space="0" w:color="auto"/>
      </w:divBdr>
    </w:div>
    <w:div w:id="188489071">
      <w:marLeft w:val="0"/>
      <w:marRight w:val="0"/>
      <w:marTop w:val="0"/>
      <w:marBottom w:val="0"/>
      <w:divBdr>
        <w:top w:val="none" w:sz="0" w:space="0" w:color="auto"/>
        <w:left w:val="none" w:sz="0" w:space="0" w:color="auto"/>
        <w:bottom w:val="none" w:sz="0" w:space="0" w:color="auto"/>
        <w:right w:val="none" w:sz="0" w:space="0" w:color="auto"/>
      </w:divBdr>
    </w:div>
    <w:div w:id="188489072">
      <w:marLeft w:val="0"/>
      <w:marRight w:val="0"/>
      <w:marTop w:val="0"/>
      <w:marBottom w:val="0"/>
      <w:divBdr>
        <w:top w:val="none" w:sz="0" w:space="0" w:color="auto"/>
        <w:left w:val="none" w:sz="0" w:space="0" w:color="auto"/>
        <w:bottom w:val="none" w:sz="0" w:space="0" w:color="auto"/>
        <w:right w:val="none" w:sz="0" w:space="0" w:color="auto"/>
      </w:divBdr>
    </w:div>
    <w:div w:id="188489073">
      <w:marLeft w:val="0"/>
      <w:marRight w:val="0"/>
      <w:marTop w:val="0"/>
      <w:marBottom w:val="0"/>
      <w:divBdr>
        <w:top w:val="none" w:sz="0" w:space="0" w:color="auto"/>
        <w:left w:val="none" w:sz="0" w:space="0" w:color="auto"/>
        <w:bottom w:val="none" w:sz="0" w:space="0" w:color="auto"/>
        <w:right w:val="none" w:sz="0" w:space="0" w:color="auto"/>
      </w:divBdr>
    </w:div>
    <w:div w:id="188489074">
      <w:marLeft w:val="0"/>
      <w:marRight w:val="0"/>
      <w:marTop w:val="0"/>
      <w:marBottom w:val="0"/>
      <w:divBdr>
        <w:top w:val="none" w:sz="0" w:space="0" w:color="auto"/>
        <w:left w:val="none" w:sz="0" w:space="0" w:color="auto"/>
        <w:bottom w:val="none" w:sz="0" w:space="0" w:color="auto"/>
        <w:right w:val="none" w:sz="0" w:space="0" w:color="auto"/>
      </w:divBdr>
    </w:div>
    <w:div w:id="188489075">
      <w:marLeft w:val="0"/>
      <w:marRight w:val="0"/>
      <w:marTop w:val="0"/>
      <w:marBottom w:val="0"/>
      <w:divBdr>
        <w:top w:val="none" w:sz="0" w:space="0" w:color="auto"/>
        <w:left w:val="none" w:sz="0" w:space="0" w:color="auto"/>
        <w:bottom w:val="none" w:sz="0" w:space="0" w:color="auto"/>
        <w:right w:val="none" w:sz="0" w:space="0" w:color="auto"/>
      </w:divBdr>
    </w:div>
    <w:div w:id="188489076">
      <w:marLeft w:val="0"/>
      <w:marRight w:val="0"/>
      <w:marTop w:val="0"/>
      <w:marBottom w:val="0"/>
      <w:divBdr>
        <w:top w:val="none" w:sz="0" w:space="0" w:color="auto"/>
        <w:left w:val="none" w:sz="0" w:space="0" w:color="auto"/>
        <w:bottom w:val="none" w:sz="0" w:space="0" w:color="auto"/>
        <w:right w:val="none" w:sz="0" w:space="0" w:color="auto"/>
      </w:divBdr>
    </w:div>
    <w:div w:id="188489077">
      <w:marLeft w:val="0"/>
      <w:marRight w:val="0"/>
      <w:marTop w:val="0"/>
      <w:marBottom w:val="0"/>
      <w:divBdr>
        <w:top w:val="none" w:sz="0" w:space="0" w:color="auto"/>
        <w:left w:val="none" w:sz="0" w:space="0" w:color="auto"/>
        <w:bottom w:val="none" w:sz="0" w:space="0" w:color="auto"/>
        <w:right w:val="none" w:sz="0" w:space="0" w:color="auto"/>
      </w:divBdr>
    </w:div>
    <w:div w:id="188489078">
      <w:marLeft w:val="0"/>
      <w:marRight w:val="0"/>
      <w:marTop w:val="0"/>
      <w:marBottom w:val="0"/>
      <w:divBdr>
        <w:top w:val="none" w:sz="0" w:space="0" w:color="auto"/>
        <w:left w:val="none" w:sz="0" w:space="0" w:color="auto"/>
        <w:bottom w:val="none" w:sz="0" w:space="0" w:color="auto"/>
        <w:right w:val="none" w:sz="0" w:space="0" w:color="auto"/>
      </w:divBdr>
      <w:divsChild>
        <w:div w:id="188489114">
          <w:marLeft w:val="0"/>
          <w:marRight w:val="0"/>
          <w:marTop w:val="0"/>
          <w:marBottom w:val="0"/>
          <w:divBdr>
            <w:top w:val="none" w:sz="0" w:space="0" w:color="auto"/>
            <w:left w:val="none" w:sz="0" w:space="0" w:color="auto"/>
            <w:bottom w:val="none" w:sz="0" w:space="0" w:color="auto"/>
            <w:right w:val="none" w:sz="0" w:space="0" w:color="auto"/>
          </w:divBdr>
          <w:divsChild>
            <w:div w:id="188489084">
              <w:marLeft w:val="0"/>
              <w:marRight w:val="0"/>
              <w:marTop w:val="0"/>
              <w:marBottom w:val="0"/>
              <w:divBdr>
                <w:top w:val="none" w:sz="0" w:space="0" w:color="auto"/>
                <w:left w:val="none" w:sz="0" w:space="0" w:color="auto"/>
                <w:bottom w:val="none" w:sz="0" w:space="0" w:color="auto"/>
                <w:right w:val="none" w:sz="0" w:space="0" w:color="auto"/>
              </w:divBdr>
            </w:div>
            <w:div w:id="188489088">
              <w:marLeft w:val="0"/>
              <w:marRight w:val="0"/>
              <w:marTop w:val="0"/>
              <w:marBottom w:val="0"/>
              <w:divBdr>
                <w:top w:val="none" w:sz="0" w:space="0" w:color="auto"/>
                <w:left w:val="none" w:sz="0" w:space="0" w:color="auto"/>
                <w:bottom w:val="none" w:sz="0" w:space="0" w:color="auto"/>
                <w:right w:val="none" w:sz="0" w:space="0" w:color="auto"/>
              </w:divBdr>
            </w:div>
            <w:div w:id="188489089">
              <w:marLeft w:val="0"/>
              <w:marRight w:val="0"/>
              <w:marTop w:val="0"/>
              <w:marBottom w:val="0"/>
              <w:divBdr>
                <w:top w:val="none" w:sz="0" w:space="0" w:color="auto"/>
                <w:left w:val="none" w:sz="0" w:space="0" w:color="auto"/>
                <w:bottom w:val="none" w:sz="0" w:space="0" w:color="auto"/>
                <w:right w:val="none" w:sz="0" w:space="0" w:color="auto"/>
              </w:divBdr>
            </w:div>
            <w:div w:id="188489091">
              <w:marLeft w:val="0"/>
              <w:marRight w:val="0"/>
              <w:marTop w:val="0"/>
              <w:marBottom w:val="0"/>
              <w:divBdr>
                <w:top w:val="none" w:sz="0" w:space="0" w:color="auto"/>
                <w:left w:val="none" w:sz="0" w:space="0" w:color="auto"/>
                <w:bottom w:val="none" w:sz="0" w:space="0" w:color="auto"/>
                <w:right w:val="none" w:sz="0" w:space="0" w:color="auto"/>
              </w:divBdr>
            </w:div>
            <w:div w:id="188489095">
              <w:marLeft w:val="0"/>
              <w:marRight w:val="0"/>
              <w:marTop w:val="0"/>
              <w:marBottom w:val="0"/>
              <w:divBdr>
                <w:top w:val="none" w:sz="0" w:space="0" w:color="auto"/>
                <w:left w:val="none" w:sz="0" w:space="0" w:color="auto"/>
                <w:bottom w:val="none" w:sz="0" w:space="0" w:color="auto"/>
                <w:right w:val="none" w:sz="0" w:space="0" w:color="auto"/>
              </w:divBdr>
            </w:div>
            <w:div w:id="188489103">
              <w:marLeft w:val="0"/>
              <w:marRight w:val="0"/>
              <w:marTop w:val="0"/>
              <w:marBottom w:val="0"/>
              <w:divBdr>
                <w:top w:val="none" w:sz="0" w:space="0" w:color="auto"/>
                <w:left w:val="none" w:sz="0" w:space="0" w:color="auto"/>
                <w:bottom w:val="none" w:sz="0" w:space="0" w:color="auto"/>
                <w:right w:val="none" w:sz="0" w:space="0" w:color="auto"/>
              </w:divBdr>
            </w:div>
            <w:div w:id="188489105">
              <w:marLeft w:val="0"/>
              <w:marRight w:val="0"/>
              <w:marTop w:val="0"/>
              <w:marBottom w:val="0"/>
              <w:divBdr>
                <w:top w:val="none" w:sz="0" w:space="0" w:color="auto"/>
                <w:left w:val="none" w:sz="0" w:space="0" w:color="auto"/>
                <w:bottom w:val="none" w:sz="0" w:space="0" w:color="auto"/>
                <w:right w:val="none" w:sz="0" w:space="0" w:color="auto"/>
              </w:divBdr>
            </w:div>
            <w:div w:id="188489113">
              <w:marLeft w:val="0"/>
              <w:marRight w:val="0"/>
              <w:marTop w:val="0"/>
              <w:marBottom w:val="0"/>
              <w:divBdr>
                <w:top w:val="none" w:sz="0" w:space="0" w:color="auto"/>
                <w:left w:val="none" w:sz="0" w:space="0" w:color="auto"/>
                <w:bottom w:val="none" w:sz="0" w:space="0" w:color="auto"/>
                <w:right w:val="none" w:sz="0" w:space="0" w:color="auto"/>
              </w:divBdr>
            </w:div>
            <w:div w:id="188489115">
              <w:marLeft w:val="0"/>
              <w:marRight w:val="0"/>
              <w:marTop w:val="0"/>
              <w:marBottom w:val="0"/>
              <w:divBdr>
                <w:top w:val="none" w:sz="0" w:space="0" w:color="auto"/>
                <w:left w:val="none" w:sz="0" w:space="0" w:color="auto"/>
                <w:bottom w:val="none" w:sz="0" w:space="0" w:color="auto"/>
                <w:right w:val="none" w:sz="0" w:space="0" w:color="auto"/>
              </w:divBdr>
            </w:div>
            <w:div w:id="188489117">
              <w:marLeft w:val="0"/>
              <w:marRight w:val="0"/>
              <w:marTop w:val="0"/>
              <w:marBottom w:val="0"/>
              <w:divBdr>
                <w:top w:val="none" w:sz="0" w:space="0" w:color="auto"/>
                <w:left w:val="none" w:sz="0" w:space="0" w:color="auto"/>
                <w:bottom w:val="none" w:sz="0" w:space="0" w:color="auto"/>
                <w:right w:val="none" w:sz="0" w:space="0" w:color="auto"/>
              </w:divBdr>
            </w:div>
            <w:div w:id="188489118">
              <w:marLeft w:val="0"/>
              <w:marRight w:val="0"/>
              <w:marTop w:val="0"/>
              <w:marBottom w:val="0"/>
              <w:divBdr>
                <w:top w:val="none" w:sz="0" w:space="0" w:color="auto"/>
                <w:left w:val="none" w:sz="0" w:space="0" w:color="auto"/>
                <w:bottom w:val="none" w:sz="0" w:space="0" w:color="auto"/>
                <w:right w:val="none" w:sz="0" w:space="0" w:color="auto"/>
              </w:divBdr>
            </w:div>
            <w:div w:id="188489119">
              <w:marLeft w:val="0"/>
              <w:marRight w:val="0"/>
              <w:marTop w:val="0"/>
              <w:marBottom w:val="0"/>
              <w:divBdr>
                <w:top w:val="none" w:sz="0" w:space="0" w:color="auto"/>
                <w:left w:val="none" w:sz="0" w:space="0" w:color="auto"/>
                <w:bottom w:val="none" w:sz="0" w:space="0" w:color="auto"/>
                <w:right w:val="none" w:sz="0" w:space="0" w:color="auto"/>
              </w:divBdr>
            </w:div>
            <w:div w:id="1884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081">
      <w:marLeft w:val="0"/>
      <w:marRight w:val="0"/>
      <w:marTop w:val="0"/>
      <w:marBottom w:val="0"/>
      <w:divBdr>
        <w:top w:val="none" w:sz="0" w:space="0" w:color="auto"/>
        <w:left w:val="none" w:sz="0" w:space="0" w:color="auto"/>
        <w:bottom w:val="none" w:sz="0" w:space="0" w:color="auto"/>
        <w:right w:val="none" w:sz="0" w:space="0" w:color="auto"/>
      </w:divBdr>
    </w:div>
    <w:div w:id="188489082">
      <w:marLeft w:val="0"/>
      <w:marRight w:val="0"/>
      <w:marTop w:val="0"/>
      <w:marBottom w:val="0"/>
      <w:divBdr>
        <w:top w:val="none" w:sz="0" w:space="0" w:color="auto"/>
        <w:left w:val="none" w:sz="0" w:space="0" w:color="auto"/>
        <w:bottom w:val="none" w:sz="0" w:space="0" w:color="auto"/>
        <w:right w:val="none" w:sz="0" w:space="0" w:color="auto"/>
      </w:divBdr>
    </w:div>
    <w:div w:id="188489085">
      <w:marLeft w:val="0"/>
      <w:marRight w:val="0"/>
      <w:marTop w:val="0"/>
      <w:marBottom w:val="0"/>
      <w:divBdr>
        <w:top w:val="none" w:sz="0" w:space="0" w:color="auto"/>
        <w:left w:val="none" w:sz="0" w:space="0" w:color="auto"/>
        <w:bottom w:val="none" w:sz="0" w:space="0" w:color="auto"/>
        <w:right w:val="none" w:sz="0" w:space="0" w:color="auto"/>
      </w:divBdr>
    </w:div>
    <w:div w:id="188489087">
      <w:marLeft w:val="0"/>
      <w:marRight w:val="0"/>
      <w:marTop w:val="0"/>
      <w:marBottom w:val="0"/>
      <w:divBdr>
        <w:top w:val="none" w:sz="0" w:space="0" w:color="auto"/>
        <w:left w:val="none" w:sz="0" w:space="0" w:color="auto"/>
        <w:bottom w:val="none" w:sz="0" w:space="0" w:color="auto"/>
        <w:right w:val="none" w:sz="0" w:space="0" w:color="auto"/>
      </w:divBdr>
    </w:div>
    <w:div w:id="188489092">
      <w:marLeft w:val="0"/>
      <w:marRight w:val="0"/>
      <w:marTop w:val="0"/>
      <w:marBottom w:val="0"/>
      <w:divBdr>
        <w:top w:val="none" w:sz="0" w:space="0" w:color="auto"/>
        <w:left w:val="none" w:sz="0" w:space="0" w:color="auto"/>
        <w:bottom w:val="none" w:sz="0" w:space="0" w:color="auto"/>
        <w:right w:val="none" w:sz="0" w:space="0" w:color="auto"/>
      </w:divBdr>
    </w:div>
    <w:div w:id="188489097">
      <w:marLeft w:val="0"/>
      <w:marRight w:val="0"/>
      <w:marTop w:val="0"/>
      <w:marBottom w:val="0"/>
      <w:divBdr>
        <w:top w:val="none" w:sz="0" w:space="0" w:color="auto"/>
        <w:left w:val="none" w:sz="0" w:space="0" w:color="auto"/>
        <w:bottom w:val="none" w:sz="0" w:space="0" w:color="auto"/>
        <w:right w:val="none" w:sz="0" w:space="0" w:color="auto"/>
      </w:divBdr>
    </w:div>
    <w:div w:id="188489098">
      <w:marLeft w:val="0"/>
      <w:marRight w:val="0"/>
      <w:marTop w:val="0"/>
      <w:marBottom w:val="0"/>
      <w:divBdr>
        <w:top w:val="none" w:sz="0" w:space="0" w:color="auto"/>
        <w:left w:val="none" w:sz="0" w:space="0" w:color="auto"/>
        <w:bottom w:val="none" w:sz="0" w:space="0" w:color="auto"/>
        <w:right w:val="none" w:sz="0" w:space="0" w:color="auto"/>
      </w:divBdr>
    </w:div>
    <w:div w:id="188489099">
      <w:marLeft w:val="0"/>
      <w:marRight w:val="0"/>
      <w:marTop w:val="0"/>
      <w:marBottom w:val="0"/>
      <w:divBdr>
        <w:top w:val="none" w:sz="0" w:space="0" w:color="auto"/>
        <w:left w:val="none" w:sz="0" w:space="0" w:color="auto"/>
        <w:bottom w:val="none" w:sz="0" w:space="0" w:color="auto"/>
        <w:right w:val="none" w:sz="0" w:space="0" w:color="auto"/>
      </w:divBdr>
      <w:divsChild>
        <w:div w:id="188489079">
          <w:marLeft w:val="0"/>
          <w:marRight w:val="0"/>
          <w:marTop w:val="0"/>
          <w:marBottom w:val="0"/>
          <w:divBdr>
            <w:top w:val="none" w:sz="0" w:space="0" w:color="auto"/>
            <w:left w:val="none" w:sz="0" w:space="0" w:color="auto"/>
            <w:bottom w:val="none" w:sz="0" w:space="0" w:color="auto"/>
            <w:right w:val="none" w:sz="0" w:space="0" w:color="auto"/>
          </w:divBdr>
        </w:div>
        <w:div w:id="188489090">
          <w:marLeft w:val="0"/>
          <w:marRight w:val="0"/>
          <w:marTop w:val="0"/>
          <w:marBottom w:val="0"/>
          <w:divBdr>
            <w:top w:val="none" w:sz="0" w:space="0" w:color="auto"/>
            <w:left w:val="none" w:sz="0" w:space="0" w:color="auto"/>
            <w:bottom w:val="none" w:sz="0" w:space="0" w:color="auto"/>
            <w:right w:val="none" w:sz="0" w:space="0" w:color="auto"/>
          </w:divBdr>
        </w:div>
        <w:div w:id="188489093">
          <w:marLeft w:val="720"/>
          <w:marRight w:val="720"/>
          <w:marTop w:val="0"/>
          <w:marBottom w:val="0"/>
          <w:divBdr>
            <w:top w:val="none" w:sz="0" w:space="0" w:color="auto"/>
            <w:left w:val="none" w:sz="0" w:space="0" w:color="auto"/>
            <w:bottom w:val="none" w:sz="0" w:space="0" w:color="auto"/>
            <w:right w:val="none" w:sz="0" w:space="0" w:color="auto"/>
          </w:divBdr>
        </w:div>
      </w:divsChild>
    </w:div>
    <w:div w:id="188489101">
      <w:marLeft w:val="0"/>
      <w:marRight w:val="0"/>
      <w:marTop w:val="0"/>
      <w:marBottom w:val="0"/>
      <w:divBdr>
        <w:top w:val="none" w:sz="0" w:space="0" w:color="auto"/>
        <w:left w:val="none" w:sz="0" w:space="0" w:color="auto"/>
        <w:bottom w:val="none" w:sz="0" w:space="0" w:color="auto"/>
        <w:right w:val="none" w:sz="0" w:space="0" w:color="auto"/>
      </w:divBdr>
    </w:div>
    <w:div w:id="188489104">
      <w:marLeft w:val="0"/>
      <w:marRight w:val="0"/>
      <w:marTop w:val="0"/>
      <w:marBottom w:val="0"/>
      <w:divBdr>
        <w:top w:val="none" w:sz="0" w:space="0" w:color="auto"/>
        <w:left w:val="none" w:sz="0" w:space="0" w:color="auto"/>
        <w:bottom w:val="none" w:sz="0" w:space="0" w:color="auto"/>
        <w:right w:val="none" w:sz="0" w:space="0" w:color="auto"/>
      </w:divBdr>
    </w:div>
    <w:div w:id="188489107">
      <w:marLeft w:val="0"/>
      <w:marRight w:val="0"/>
      <w:marTop w:val="0"/>
      <w:marBottom w:val="0"/>
      <w:divBdr>
        <w:top w:val="none" w:sz="0" w:space="0" w:color="auto"/>
        <w:left w:val="none" w:sz="0" w:space="0" w:color="auto"/>
        <w:bottom w:val="none" w:sz="0" w:space="0" w:color="auto"/>
        <w:right w:val="none" w:sz="0" w:space="0" w:color="auto"/>
      </w:divBdr>
    </w:div>
    <w:div w:id="188489109">
      <w:marLeft w:val="0"/>
      <w:marRight w:val="0"/>
      <w:marTop w:val="0"/>
      <w:marBottom w:val="0"/>
      <w:divBdr>
        <w:top w:val="none" w:sz="0" w:space="0" w:color="auto"/>
        <w:left w:val="none" w:sz="0" w:space="0" w:color="auto"/>
        <w:bottom w:val="none" w:sz="0" w:space="0" w:color="auto"/>
        <w:right w:val="none" w:sz="0" w:space="0" w:color="auto"/>
      </w:divBdr>
      <w:divsChild>
        <w:div w:id="188489102">
          <w:marLeft w:val="0"/>
          <w:marRight w:val="0"/>
          <w:marTop w:val="0"/>
          <w:marBottom w:val="0"/>
          <w:divBdr>
            <w:top w:val="none" w:sz="0" w:space="0" w:color="auto"/>
            <w:left w:val="none" w:sz="0" w:space="0" w:color="auto"/>
            <w:bottom w:val="none" w:sz="0" w:space="0" w:color="auto"/>
            <w:right w:val="none" w:sz="0" w:space="0" w:color="auto"/>
          </w:divBdr>
          <w:divsChild>
            <w:div w:id="188489096">
              <w:marLeft w:val="0"/>
              <w:marRight w:val="0"/>
              <w:marTop w:val="0"/>
              <w:marBottom w:val="0"/>
              <w:divBdr>
                <w:top w:val="none" w:sz="0" w:space="0" w:color="auto"/>
                <w:left w:val="none" w:sz="0" w:space="0" w:color="auto"/>
                <w:bottom w:val="none" w:sz="0" w:space="0" w:color="auto"/>
                <w:right w:val="none" w:sz="0" w:space="0" w:color="auto"/>
              </w:divBdr>
            </w:div>
            <w:div w:id="1884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111">
      <w:marLeft w:val="0"/>
      <w:marRight w:val="0"/>
      <w:marTop w:val="0"/>
      <w:marBottom w:val="0"/>
      <w:divBdr>
        <w:top w:val="none" w:sz="0" w:space="0" w:color="auto"/>
        <w:left w:val="none" w:sz="0" w:space="0" w:color="auto"/>
        <w:bottom w:val="none" w:sz="0" w:space="0" w:color="auto"/>
        <w:right w:val="none" w:sz="0" w:space="0" w:color="auto"/>
      </w:divBdr>
      <w:divsChild>
        <w:div w:id="188489083">
          <w:marLeft w:val="547"/>
          <w:marRight w:val="0"/>
          <w:marTop w:val="134"/>
          <w:marBottom w:val="0"/>
          <w:divBdr>
            <w:top w:val="none" w:sz="0" w:space="0" w:color="auto"/>
            <w:left w:val="none" w:sz="0" w:space="0" w:color="auto"/>
            <w:bottom w:val="none" w:sz="0" w:space="0" w:color="auto"/>
            <w:right w:val="none" w:sz="0" w:space="0" w:color="auto"/>
          </w:divBdr>
        </w:div>
        <w:div w:id="188489094">
          <w:marLeft w:val="547"/>
          <w:marRight w:val="0"/>
          <w:marTop w:val="134"/>
          <w:marBottom w:val="0"/>
          <w:divBdr>
            <w:top w:val="none" w:sz="0" w:space="0" w:color="auto"/>
            <w:left w:val="none" w:sz="0" w:space="0" w:color="auto"/>
            <w:bottom w:val="none" w:sz="0" w:space="0" w:color="auto"/>
            <w:right w:val="none" w:sz="0" w:space="0" w:color="auto"/>
          </w:divBdr>
        </w:div>
        <w:div w:id="188489100">
          <w:marLeft w:val="547"/>
          <w:marRight w:val="0"/>
          <w:marTop w:val="134"/>
          <w:marBottom w:val="0"/>
          <w:divBdr>
            <w:top w:val="none" w:sz="0" w:space="0" w:color="auto"/>
            <w:left w:val="none" w:sz="0" w:space="0" w:color="auto"/>
            <w:bottom w:val="none" w:sz="0" w:space="0" w:color="auto"/>
            <w:right w:val="none" w:sz="0" w:space="0" w:color="auto"/>
          </w:divBdr>
        </w:div>
        <w:div w:id="188489110">
          <w:marLeft w:val="547"/>
          <w:marRight w:val="0"/>
          <w:marTop w:val="134"/>
          <w:marBottom w:val="0"/>
          <w:divBdr>
            <w:top w:val="none" w:sz="0" w:space="0" w:color="auto"/>
            <w:left w:val="none" w:sz="0" w:space="0" w:color="auto"/>
            <w:bottom w:val="none" w:sz="0" w:space="0" w:color="auto"/>
            <w:right w:val="none" w:sz="0" w:space="0" w:color="auto"/>
          </w:divBdr>
        </w:div>
      </w:divsChild>
    </w:div>
    <w:div w:id="188489112">
      <w:marLeft w:val="0"/>
      <w:marRight w:val="0"/>
      <w:marTop w:val="0"/>
      <w:marBottom w:val="0"/>
      <w:divBdr>
        <w:top w:val="none" w:sz="0" w:space="0" w:color="auto"/>
        <w:left w:val="none" w:sz="0" w:space="0" w:color="auto"/>
        <w:bottom w:val="none" w:sz="0" w:space="0" w:color="auto"/>
        <w:right w:val="none" w:sz="0" w:space="0" w:color="auto"/>
      </w:divBdr>
      <w:divsChild>
        <w:div w:id="188489080">
          <w:marLeft w:val="547"/>
          <w:marRight w:val="0"/>
          <w:marTop w:val="134"/>
          <w:marBottom w:val="0"/>
          <w:divBdr>
            <w:top w:val="none" w:sz="0" w:space="0" w:color="auto"/>
            <w:left w:val="none" w:sz="0" w:space="0" w:color="auto"/>
            <w:bottom w:val="none" w:sz="0" w:space="0" w:color="auto"/>
            <w:right w:val="none" w:sz="0" w:space="0" w:color="auto"/>
          </w:divBdr>
        </w:div>
        <w:div w:id="188489086">
          <w:marLeft w:val="547"/>
          <w:marRight w:val="0"/>
          <w:marTop w:val="134"/>
          <w:marBottom w:val="0"/>
          <w:divBdr>
            <w:top w:val="none" w:sz="0" w:space="0" w:color="auto"/>
            <w:left w:val="none" w:sz="0" w:space="0" w:color="auto"/>
            <w:bottom w:val="none" w:sz="0" w:space="0" w:color="auto"/>
            <w:right w:val="none" w:sz="0" w:space="0" w:color="auto"/>
          </w:divBdr>
        </w:div>
        <w:div w:id="188489106">
          <w:marLeft w:val="547"/>
          <w:marRight w:val="0"/>
          <w:marTop w:val="134"/>
          <w:marBottom w:val="0"/>
          <w:divBdr>
            <w:top w:val="none" w:sz="0" w:space="0" w:color="auto"/>
            <w:left w:val="none" w:sz="0" w:space="0" w:color="auto"/>
            <w:bottom w:val="none" w:sz="0" w:space="0" w:color="auto"/>
            <w:right w:val="none" w:sz="0" w:space="0" w:color="auto"/>
          </w:divBdr>
        </w:div>
        <w:div w:id="188489108">
          <w:marLeft w:val="547"/>
          <w:marRight w:val="0"/>
          <w:marTop w:val="134"/>
          <w:marBottom w:val="0"/>
          <w:divBdr>
            <w:top w:val="none" w:sz="0" w:space="0" w:color="auto"/>
            <w:left w:val="none" w:sz="0" w:space="0" w:color="auto"/>
            <w:bottom w:val="none" w:sz="0" w:space="0" w:color="auto"/>
            <w:right w:val="none" w:sz="0" w:space="0" w:color="auto"/>
          </w:divBdr>
        </w:div>
      </w:divsChild>
    </w:div>
    <w:div w:id="188489116">
      <w:marLeft w:val="0"/>
      <w:marRight w:val="0"/>
      <w:marTop w:val="0"/>
      <w:marBottom w:val="0"/>
      <w:divBdr>
        <w:top w:val="none" w:sz="0" w:space="0" w:color="auto"/>
        <w:left w:val="none" w:sz="0" w:space="0" w:color="auto"/>
        <w:bottom w:val="none" w:sz="0" w:space="0" w:color="auto"/>
        <w:right w:val="none" w:sz="0" w:space="0" w:color="auto"/>
      </w:divBdr>
    </w:div>
    <w:div w:id="188489122">
      <w:marLeft w:val="0"/>
      <w:marRight w:val="0"/>
      <w:marTop w:val="0"/>
      <w:marBottom w:val="0"/>
      <w:divBdr>
        <w:top w:val="none" w:sz="0" w:space="0" w:color="auto"/>
        <w:left w:val="none" w:sz="0" w:space="0" w:color="auto"/>
        <w:bottom w:val="none" w:sz="0" w:space="0" w:color="auto"/>
        <w:right w:val="none" w:sz="0" w:space="0" w:color="auto"/>
      </w:divBdr>
    </w:div>
    <w:div w:id="188489123">
      <w:marLeft w:val="0"/>
      <w:marRight w:val="0"/>
      <w:marTop w:val="0"/>
      <w:marBottom w:val="0"/>
      <w:divBdr>
        <w:top w:val="none" w:sz="0" w:space="0" w:color="auto"/>
        <w:left w:val="none" w:sz="0" w:space="0" w:color="auto"/>
        <w:bottom w:val="none" w:sz="0" w:space="0" w:color="auto"/>
        <w:right w:val="none" w:sz="0" w:space="0" w:color="auto"/>
      </w:divBdr>
    </w:div>
    <w:div w:id="188489124">
      <w:marLeft w:val="0"/>
      <w:marRight w:val="0"/>
      <w:marTop w:val="0"/>
      <w:marBottom w:val="0"/>
      <w:divBdr>
        <w:top w:val="none" w:sz="0" w:space="0" w:color="auto"/>
        <w:left w:val="none" w:sz="0" w:space="0" w:color="auto"/>
        <w:bottom w:val="none" w:sz="0" w:space="0" w:color="auto"/>
        <w:right w:val="none" w:sz="0" w:space="0" w:color="auto"/>
      </w:divBdr>
    </w:div>
    <w:div w:id="188489125">
      <w:marLeft w:val="0"/>
      <w:marRight w:val="0"/>
      <w:marTop w:val="0"/>
      <w:marBottom w:val="0"/>
      <w:divBdr>
        <w:top w:val="none" w:sz="0" w:space="0" w:color="auto"/>
        <w:left w:val="none" w:sz="0" w:space="0" w:color="auto"/>
        <w:bottom w:val="none" w:sz="0" w:space="0" w:color="auto"/>
        <w:right w:val="none" w:sz="0" w:space="0" w:color="auto"/>
      </w:divBdr>
    </w:div>
    <w:div w:id="188489126">
      <w:marLeft w:val="0"/>
      <w:marRight w:val="0"/>
      <w:marTop w:val="0"/>
      <w:marBottom w:val="0"/>
      <w:divBdr>
        <w:top w:val="none" w:sz="0" w:space="0" w:color="auto"/>
        <w:left w:val="none" w:sz="0" w:space="0" w:color="auto"/>
        <w:bottom w:val="none" w:sz="0" w:space="0" w:color="auto"/>
        <w:right w:val="none" w:sz="0" w:space="0" w:color="auto"/>
      </w:divBdr>
    </w:div>
    <w:div w:id="188489127">
      <w:marLeft w:val="0"/>
      <w:marRight w:val="0"/>
      <w:marTop w:val="0"/>
      <w:marBottom w:val="0"/>
      <w:divBdr>
        <w:top w:val="none" w:sz="0" w:space="0" w:color="auto"/>
        <w:left w:val="none" w:sz="0" w:space="0" w:color="auto"/>
        <w:bottom w:val="none" w:sz="0" w:space="0" w:color="auto"/>
        <w:right w:val="none" w:sz="0" w:space="0" w:color="auto"/>
      </w:divBdr>
    </w:div>
    <w:div w:id="188489128">
      <w:marLeft w:val="0"/>
      <w:marRight w:val="0"/>
      <w:marTop w:val="0"/>
      <w:marBottom w:val="0"/>
      <w:divBdr>
        <w:top w:val="none" w:sz="0" w:space="0" w:color="auto"/>
        <w:left w:val="none" w:sz="0" w:space="0" w:color="auto"/>
        <w:bottom w:val="none" w:sz="0" w:space="0" w:color="auto"/>
        <w:right w:val="none" w:sz="0" w:space="0" w:color="auto"/>
      </w:divBdr>
    </w:div>
    <w:div w:id="188489129">
      <w:marLeft w:val="0"/>
      <w:marRight w:val="0"/>
      <w:marTop w:val="0"/>
      <w:marBottom w:val="0"/>
      <w:divBdr>
        <w:top w:val="none" w:sz="0" w:space="0" w:color="auto"/>
        <w:left w:val="none" w:sz="0" w:space="0" w:color="auto"/>
        <w:bottom w:val="none" w:sz="0" w:space="0" w:color="auto"/>
        <w:right w:val="none" w:sz="0" w:space="0" w:color="auto"/>
      </w:divBdr>
    </w:div>
    <w:div w:id="188489130">
      <w:marLeft w:val="0"/>
      <w:marRight w:val="0"/>
      <w:marTop w:val="0"/>
      <w:marBottom w:val="0"/>
      <w:divBdr>
        <w:top w:val="none" w:sz="0" w:space="0" w:color="auto"/>
        <w:left w:val="none" w:sz="0" w:space="0" w:color="auto"/>
        <w:bottom w:val="none" w:sz="0" w:space="0" w:color="auto"/>
        <w:right w:val="none" w:sz="0" w:space="0" w:color="auto"/>
      </w:divBdr>
    </w:div>
    <w:div w:id="188489131">
      <w:marLeft w:val="0"/>
      <w:marRight w:val="0"/>
      <w:marTop w:val="0"/>
      <w:marBottom w:val="0"/>
      <w:divBdr>
        <w:top w:val="none" w:sz="0" w:space="0" w:color="auto"/>
        <w:left w:val="none" w:sz="0" w:space="0" w:color="auto"/>
        <w:bottom w:val="none" w:sz="0" w:space="0" w:color="auto"/>
        <w:right w:val="none" w:sz="0" w:space="0" w:color="auto"/>
      </w:divBdr>
    </w:div>
    <w:div w:id="188489132">
      <w:marLeft w:val="0"/>
      <w:marRight w:val="0"/>
      <w:marTop w:val="0"/>
      <w:marBottom w:val="0"/>
      <w:divBdr>
        <w:top w:val="none" w:sz="0" w:space="0" w:color="auto"/>
        <w:left w:val="none" w:sz="0" w:space="0" w:color="auto"/>
        <w:bottom w:val="none" w:sz="0" w:space="0" w:color="auto"/>
        <w:right w:val="none" w:sz="0" w:space="0" w:color="auto"/>
      </w:divBdr>
    </w:div>
    <w:div w:id="188489133">
      <w:marLeft w:val="0"/>
      <w:marRight w:val="0"/>
      <w:marTop w:val="0"/>
      <w:marBottom w:val="0"/>
      <w:divBdr>
        <w:top w:val="none" w:sz="0" w:space="0" w:color="auto"/>
        <w:left w:val="none" w:sz="0" w:space="0" w:color="auto"/>
        <w:bottom w:val="none" w:sz="0" w:space="0" w:color="auto"/>
        <w:right w:val="none" w:sz="0" w:space="0" w:color="auto"/>
      </w:divBdr>
    </w:div>
    <w:div w:id="188489134">
      <w:marLeft w:val="0"/>
      <w:marRight w:val="0"/>
      <w:marTop w:val="0"/>
      <w:marBottom w:val="0"/>
      <w:divBdr>
        <w:top w:val="none" w:sz="0" w:space="0" w:color="auto"/>
        <w:left w:val="none" w:sz="0" w:space="0" w:color="auto"/>
        <w:bottom w:val="none" w:sz="0" w:space="0" w:color="auto"/>
        <w:right w:val="none" w:sz="0" w:space="0" w:color="auto"/>
      </w:divBdr>
    </w:div>
    <w:div w:id="188489135">
      <w:marLeft w:val="0"/>
      <w:marRight w:val="0"/>
      <w:marTop w:val="0"/>
      <w:marBottom w:val="0"/>
      <w:divBdr>
        <w:top w:val="none" w:sz="0" w:space="0" w:color="auto"/>
        <w:left w:val="none" w:sz="0" w:space="0" w:color="auto"/>
        <w:bottom w:val="none" w:sz="0" w:space="0" w:color="auto"/>
        <w:right w:val="none" w:sz="0" w:space="0" w:color="auto"/>
      </w:divBdr>
    </w:div>
    <w:div w:id="188489136">
      <w:marLeft w:val="0"/>
      <w:marRight w:val="0"/>
      <w:marTop w:val="0"/>
      <w:marBottom w:val="0"/>
      <w:divBdr>
        <w:top w:val="none" w:sz="0" w:space="0" w:color="auto"/>
        <w:left w:val="none" w:sz="0" w:space="0" w:color="auto"/>
        <w:bottom w:val="none" w:sz="0" w:space="0" w:color="auto"/>
        <w:right w:val="none" w:sz="0" w:space="0" w:color="auto"/>
      </w:divBdr>
    </w:div>
    <w:div w:id="188489137">
      <w:marLeft w:val="0"/>
      <w:marRight w:val="0"/>
      <w:marTop w:val="0"/>
      <w:marBottom w:val="0"/>
      <w:divBdr>
        <w:top w:val="none" w:sz="0" w:space="0" w:color="auto"/>
        <w:left w:val="none" w:sz="0" w:space="0" w:color="auto"/>
        <w:bottom w:val="none" w:sz="0" w:space="0" w:color="auto"/>
        <w:right w:val="none" w:sz="0" w:space="0" w:color="auto"/>
      </w:divBdr>
    </w:div>
    <w:div w:id="188489138">
      <w:marLeft w:val="0"/>
      <w:marRight w:val="0"/>
      <w:marTop w:val="0"/>
      <w:marBottom w:val="0"/>
      <w:divBdr>
        <w:top w:val="none" w:sz="0" w:space="0" w:color="auto"/>
        <w:left w:val="none" w:sz="0" w:space="0" w:color="auto"/>
        <w:bottom w:val="none" w:sz="0" w:space="0" w:color="auto"/>
        <w:right w:val="none" w:sz="0" w:space="0" w:color="auto"/>
      </w:divBdr>
    </w:div>
    <w:div w:id="188489139">
      <w:marLeft w:val="0"/>
      <w:marRight w:val="0"/>
      <w:marTop w:val="0"/>
      <w:marBottom w:val="0"/>
      <w:divBdr>
        <w:top w:val="none" w:sz="0" w:space="0" w:color="auto"/>
        <w:left w:val="none" w:sz="0" w:space="0" w:color="auto"/>
        <w:bottom w:val="none" w:sz="0" w:space="0" w:color="auto"/>
        <w:right w:val="none" w:sz="0" w:space="0" w:color="auto"/>
      </w:divBdr>
    </w:div>
    <w:div w:id="188489140">
      <w:marLeft w:val="0"/>
      <w:marRight w:val="0"/>
      <w:marTop w:val="0"/>
      <w:marBottom w:val="0"/>
      <w:divBdr>
        <w:top w:val="none" w:sz="0" w:space="0" w:color="auto"/>
        <w:left w:val="none" w:sz="0" w:space="0" w:color="auto"/>
        <w:bottom w:val="none" w:sz="0" w:space="0" w:color="auto"/>
        <w:right w:val="none" w:sz="0" w:space="0" w:color="auto"/>
      </w:divBdr>
    </w:div>
    <w:div w:id="188489141">
      <w:marLeft w:val="0"/>
      <w:marRight w:val="0"/>
      <w:marTop w:val="0"/>
      <w:marBottom w:val="0"/>
      <w:divBdr>
        <w:top w:val="none" w:sz="0" w:space="0" w:color="auto"/>
        <w:left w:val="none" w:sz="0" w:space="0" w:color="auto"/>
        <w:bottom w:val="none" w:sz="0" w:space="0" w:color="auto"/>
        <w:right w:val="none" w:sz="0" w:space="0" w:color="auto"/>
      </w:divBdr>
    </w:div>
    <w:div w:id="188489142">
      <w:marLeft w:val="0"/>
      <w:marRight w:val="0"/>
      <w:marTop w:val="0"/>
      <w:marBottom w:val="0"/>
      <w:divBdr>
        <w:top w:val="none" w:sz="0" w:space="0" w:color="auto"/>
        <w:left w:val="none" w:sz="0" w:space="0" w:color="auto"/>
        <w:bottom w:val="none" w:sz="0" w:space="0" w:color="auto"/>
        <w:right w:val="none" w:sz="0" w:space="0" w:color="auto"/>
      </w:divBdr>
    </w:div>
    <w:div w:id="188489143">
      <w:marLeft w:val="0"/>
      <w:marRight w:val="0"/>
      <w:marTop w:val="0"/>
      <w:marBottom w:val="0"/>
      <w:divBdr>
        <w:top w:val="none" w:sz="0" w:space="0" w:color="auto"/>
        <w:left w:val="none" w:sz="0" w:space="0" w:color="auto"/>
        <w:bottom w:val="none" w:sz="0" w:space="0" w:color="auto"/>
        <w:right w:val="none" w:sz="0" w:space="0" w:color="auto"/>
      </w:divBdr>
    </w:div>
    <w:div w:id="188489144">
      <w:marLeft w:val="0"/>
      <w:marRight w:val="0"/>
      <w:marTop w:val="0"/>
      <w:marBottom w:val="0"/>
      <w:divBdr>
        <w:top w:val="none" w:sz="0" w:space="0" w:color="auto"/>
        <w:left w:val="none" w:sz="0" w:space="0" w:color="auto"/>
        <w:bottom w:val="none" w:sz="0" w:space="0" w:color="auto"/>
        <w:right w:val="none" w:sz="0" w:space="0" w:color="auto"/>
      </w:divBdr>
    </w:div>
    <w:div w:id="188489145">
      <w:marLeft w:val="0"/>
      <w:marRight w:val="0"/>
      <w:marTop w:val="0"/>
      <w:marBottom w:val="0"/>
      <w:divBdr>
        <w:top w:val="none" w:sz="0" w:space="0" w:color="auto"/>
        <w:left w:val="none" w:sz="0" w:space="0" w:color="auto"/>
        <w:bottom w:val="none" w:sz="0" w:space="0" w:color="auto"/>
        <w:right w:val="none" w:sz="0" w:space="0" w:color="auto"/>
      </w:divBdr>
    </w:div>
    <w:div w:id="188489146">
      <w:marLeft w:val="0"/>
      <w:marRight w:val="0"/>
      <w:marTop w:val="0"/>
      <w:marBottom w:val="0"/>
      <w:divBdr>
        <w:top w:val="none" w:sz="0" w:space="0" w:color="auto"/>
        <w:left w:val="none" w:sz="0" w:space="0" w:color="auto"/>
        <w:bottom w:val="none" w:sz="0" w:space="0" w:color="auto"/>
        <w:right w:val="none" w:sz="0" w:space="0" w:color="auto"/>
      </w:divBdr>
    </w:div>
    <w:div w:id="188489147">
      <w:marLeft w:val="0"/>
      <w:marRight w:val="0"/>
      <w:marTop w:val="0"/>
      <w:marBottom w:val="0"/>
      <w:divBdr>
        <w:top w:val="none" w:sz="0" w:space="0" w:color="auto"/>
        <w:left w:val="none" w:sz="0" w:space="0" w:color="auto"/>
        <w:bottom w:val="none" w:sz="0" w:space="0" w:color="auto"/>
        <w:right w:val="none" w:sz="0" w:space="0" w:color="auto"/>
      </w:divBdr>
    </w:div>
    <w:div w:id="188489148">
      <w:marLeft w:val="0"/>
      <w:marRight w:val="0"/>
      <w:marTop w:val="0"/>
      <w:marBottom w:val="0"/>
      <w:divBdr>
        <w:top w:val="none" w:sz="0" w:space="0" w:color="auto"/>
        <w:left w:val="none" w:sz="0" w:space="0" w:color="auto"/>
        <w:bottom w:val="none" w:sz="0" w:space="0" w:color="auto"/>
        <w:right w:val="none" w:sz="0" w:space="0" w:color="auto"/>
      </w:divBdr>
    </w:div>
    <w:div w:id="188489149">
      <w:marLeft w:val="0"/>
      <w:marRight w:val="0"/>
      <w:marTop w:val="0"/>
      <w:marBottom w:val="0"/>
      <w:divBdr>
        <w:top w:val="none" w:sz="0" w:space="0" w:color="auto"/>
        <w:left w:val="none" w:sz="0" w:space="0" w:color="auto"/>
        <w:bottom w:val="none" w:sz="0" w:space="0" w:color="auto"/>
        <w:right w:val="none" w:sz="0" w:space="0" w:color="auto"/>
      </w:divBdr>
    </w:div>
    <w:div w:id="188489150">
      <w:marLeft w:val="0"/>
      <w:marRight w:val="0"/>
      <w:marTop w:val="0"/>
      <w:marBottom w:val="0"/>
      <w:divBdr>
        <w:top w:val="none" w:sz="0" w:space="0" w:color="auto"/>
        <w:left w:val="none" w:sz="0" w:space="0" w:color="auto"/>
        <w:bottom w:val="none" w:sz="0" w:space="0" w:color="auto"/>
        <w:right w:val="none" w:sz="0" w:space="0" w:color="auto"/>
      </w:divBdr>
    </w:div>
    <w:div w:id="188489151">
      <w:marLeft w:val="0"/>
      <w:marRight w:val="0"/>
      <w:marTop w:val="0"/>
      <w:marBottom w:val="0"/>
      <w:divBdr>
        <w:top w:val="none" w:sz="0" w:space="0" w:color="auto"/>
        <w:left w:val="none" w:sz="0" w:space="0" w:color="auto"/>
        <w:bottom w:val="none" w:sz="0" w:space="0" w:color="auto"/>
        <w:right w:val="none" w:sz="0" w:space="0" w:color="auto"/>
      </w:divBdr>
    </w:div>
    <w:div w:id="188489152">
      <w:marLeft w:val="0"/>
      <w:marRight w:val="0"/>
      <w:marTop w:val="0"/>
      <w:marBottom w:val="0"/>
      <w:divBdr>
        <w:top w:val="none" w:sz="0" w:space="0" w:color="auto"/>
        <w:left w:val="none" w:sz="0" w:space="0" w:color="auto"/>
        <w:bottom w:val="none" w:sz="0" w:space="0" w:color="auto"/>
        <w:right w:val="none" w:sz="0" w:space="0" w:color="auto"/>
      </w:divBdr>
    </w:div>
    <w:div w:id="188489153">
      <w:marLeft w:val="0"/>
      <w:marRight w:val="0"/>
      <w:marTop w:val="0"/>
      <w:marBottom w:val="0"/>
      <w:divBdr>
        <w:top w:val="none" w:sz="0" w:space="0" w:color="auto"/>
        <w:left w:val="none" w:sz="0" w:space="0" w:color="auto"/>
        <w:bottom w:val="none" w:sz="0" w:space="0" w:color="auto"/>
        <w:right w:val="none" w:sz="0" w:space="0" w:color="auto"/>
      </w:divBdr>
    </w:div>
    <w:div w:id="188489154">
      <w:marLeft w:val="0"/>
      <w:marRight w:val="0"/>
      <w:marTop w:val="0"/>
      <w:marBottom w:val="0"/>
      <w:divBdr>
        <w:top w:val="none" w:sz="0" w:space="0" w:color="auto"/>
        <w:left w:val="none" w:sz="0" w:space="0" w:color="auto"/>
        <w:bottom w:val="none" w:sz="0" w:space="0" w:color="auto"/>
        <w:right w:val="none" w:sz="0" w:space="0" w:color="auto"/>
      </w:divBdr>
    </w:div>
    <w:div w:id="188489155">
      <w:marLeft w:val="0"/>
      <w:marRight w:val="0"/>
      <w:marTop w:val="0"/>
      <w:marBottom w:val="0"/>
      <w:divBdr>
        <w:top w:val="none" w:sz="0" w:space="0" w:color="auto"/>
        <w:left w:val="none" w:sz="0" w:space="0" w:color="auto"/>
        <w:bottom w:val="none" w:sz="0" w:space="0" w:color="auto"/>
        <w:right w:val="none" w:sz="0" w:space="0" w:color="auto"/>
      </w:divBdr>
    </w:div>
    <w:div w:id="188489156">
      <w:marLeft w:val="0"/>
      <w:marRight w:val="0"/>
      <w:marTop w:val="0"/>
      <w:marBottom w:val="0"/>
      <w:divBdr>
        <w:top w:val="none" w:sz="0" w:space="0" w:color="auto"/>
        <w:left w:val="none" w:sz="0" w:space="0" w:color="auto"/>
        <w:bottom w:val="none" w:sz="0" w:space="0" w:color="auto"/>
        <w:right w:val="none" w:sz="0" w:space="0" w:color="auto"/>
      </w:divBdr>
    </w:div>
    <w:div w:id="188489157">
      <w:marLeft w:val="0"/>
      <w:marRight w:val="0"/>
      <w:marTop w:val="0"/>
      <w:marBottom w:val="0"/>
      <w:divBdr>
        <w:top w:val="none" w:sz="0" w:space="0" w:color="auto"/>
        <w:left w:val="none" w:sz="0" w:space="0" w:color="auto"/>
        <w:bottom w:val="none" w:sz="0" w:space="0" w:color="auto"/>
        <w:right w:val="none" w:sz="0" w:space="0" w:color="auto"/>
      </w:divBdr>
    </w:div>
    <w:div w:id="188489158">
      <w:marLeft w:val="0"/>
      <w:marRight w:val="0"/>
      <w:marTop w:val="0"/>
      <w:marBottom w:val="0"/>
      <w:divBdr>
        <w:top w:val="none" w:sz="0" w:space="0" w:color="auto"/>
        <w:left w:val="none" w:sz="0" w:space="0" w:color="auto"/>
        <w:bottom w:val="none" w:sz="0" w:space="0" w:color="auto"/>
        <w:right w:val="none" w:sz="0" w:space="0" w:color="auto"/>
      </w:divBdr>
    </w:div>
    <w:div w:id="188489159">
      <w:marLeft w:val="0"/>
      <w:marRight w:val="0"/>
      <w:marTop w:val="0"/>
      <w:marBottom w:val="0"/>
      <w:divBdr>
        <w:top w:val="none" w:sz="0" w:space="0" w:color="auto"/>
        <w:left w:val="none" w:sz="0" w:space="0" w:color="auto"/>
        <w:bottom w:val="none" w:sz="0" w:space="0" w:color="auto"/>
        <w:right w:val="none" w:sz="0" w:space="0" w:color="auto"/>
      </w:divBdr>
    </w:div>
    <w:div w:id="188489160">
      <w:marLeft w:val="0"/>
      <w:marRight w:val="0"/>
      <w:marTop w:val="0"/>
      <w:marBottom w:val="0"/>
      <w:divBdr>
        <w:top w:val="none" w:sz="0" w:space="0" w:color="auto"/>
        <w:left w:val="none" w:sz="0" w:space="0" w:color="auto"/>
        <w:bottom w:val="none" w:sz="0" w:space="0" w:color="auto"/>
        <w:right w:val="none" w:sz="0" w:space="0" w:color="auto"/>
      </w:divBdr>
    </w:div>
    <w:div w:id="188489161">
      <w:marLeft w:val="0"/>
      <w:marRight w:val="0"/>
      <w:marTop w:val="0"/>
      <w:marBottom w:val="0"/>
      <w:divBdr>
        <w:top w:val="none" w:sz="0" w:space="0" w:color="auto"/>
        <w:left w:val="none" w:sz="0" w:space="0" w:color="auto"/>
        <w:bottom w:val="none" w:sz="0" w:space="0" w:color="auto"/>
        <w:right w:val="none" w:sz="0" w:space="0" w:color="auto"/>
      </w:divBdr>
    </w:div>
    <w:div w:id="188489162">
      <w:marLeft w:val="0"/>
      <w:marRight w:val="0"/>
      <w:marTop w:val="0"/>
      <w:marBottom w:val="0"/>
      <w:divBdr>
        <w:top w:val="none" w:sz="0" w:space="0" w:color="auto"/>
        <w:left w:val="none" w:sz="0" w:space="0" w:color="auto"/>
        <w:bottom w:val="none" w:sz="0" w:space="0" w:color="auto"/>
        <w:right w:val="none" w:sz="0" w:space="0" w:color="auto"/>
      </w:divBdr>
    </w:div>
    <w:div w:id="188489163">
      <w:marLeft w:val="0"/>
      <w:marRight w:val="0"/>
      <w:marTop w:val="0"/>
      <w:marBottom w:val="0"/>
      <w:divBdr>
        <w:top w:val="none" w:sz="0" w:space="0" w:color="auto"/>
        <w:left w:val="none" w:sz="0" w:space="0" w:color="auto"/>
        <w:bottom w:val="none" w:sz="0" w:space="0" w:color="auto"/>
        <w:right w:val="none" w:sz="0" w:space="0" w:color="auto"/>
      </w:divBdr>
    </w:div>
    <w:div w:id="188489164">
      <w:marLeft w:val="0"/>
      <w:marRight w:val="0"/>
      <w:marTop w:val="0"/>
      <w:marBottom w:val="0"/>
      <w:divBdr>
        <w:top w:val="none" w:sz="0" w:space="0" w:color="auto"/>
        <w:left w:val="none" w:sz="0" w:space="0" w:color="auto"/>
        <w:bottom w:val="none" w:sz="0" w:space="0" w:color="auto"/>
        <w:right w:val="none" w:sz="0" w:space="0" w:color="auto"/>
      </w:divBdr>
    </w:div>
    <w:div w:id="188489165">
      <w:marLeft w:val="0"/>
      <w:marRight w:val="0"/>
      <w:marTop w:val="0"/>
      <w:marBottom w:val="0"/>
      <w:divBdr>
        <w:top w:val="none" w:sz="0" w:space="0" w:color="auto"/>
        <w:left w:val="none" w:sz="0" w:space="0" w:color="auto"/>
        <w:bottom w:val="none" w:sz="0" w:space="0" w:color="auto"/>
        <w:right w:val="none" w:sz="0" w:space="0" w:color="auto"/>
      </w:divBdr>
    </w:div>
    <w:div w:id="188489166">
      <w:marLeft w:val="0"/>
      <w:marRight w:val="0"/>
      <w:marTop w:val="0"/>
      <w:marBottom w:val="0"/>
      <w:divBdr>
        <w:top w:val="none" w:sz="0" w:space="0" w:color="auto"/>
        <w:left w:val="none" w:sz="0" w:space="0" w:color="auto"/>
        <w:bottom w:val="none" w:sz="0" w:space="0" w:color="auto"/>
        <w:right w:val="none" w:sz="0" w:space="0" w:color="auto"/>
      </w:divBdr>
    </w:div>
    <w:div w:id="188489167">
      <w:marLeft w:val="0"/>
      <w:marRight w:val="0"/>
      <w:marTop w:val="0"/>
      <w:marBottom w:val="0"/>
      <w:divBdr>
        <w:top w:val="none" w:sz="0" w:space="0" w:color="auto"/>
        <w:left w:val="none" w:sz="0" w:space="0" w:color="auto"/>
        <w:bottom w:val="none" w:sz="0" w:space="0" w:color="auto"/>
        <w:right w:val="none" w:sz="0" w:space="0" w:color="auto"/>
      </w:divBdr>
    </w:div>
    <w:div w:id="188489168">
      <w:marLeft w:val="0"/>
      <w:marRight w:val="0"/>
      <w:marTop w:val="0"/>
      <w:marBottom w:val="0"/>
      <w:divBdr>
        <w:top w:val="none" w:sz="0" w:space="0" w:color="auto"/>
        <w:left w:val="none" w:sz="0" w:space="0" w:color="auto"/>
        <w:bottom w:val="none" w:sz="0" w:space="0" w:color="auto"/>
        <w:right w:val="none" w:sz="0" w:space="0" w:color="auto"/>
      </w:divBdr>
    </w:div>
    <w:div w:id="188489169">
      <w:marLeft w:val="0"/>
      <w:marRight w:val="0"/>
      <w:marTop w:val="0"/>
      <w:marBottom w:val="0"/>
      <w:divBdr>
        <w:top w:val="none" w:sz="0" w:space="0" w:color="auto"/>
        <w:left w:val="none" w:sz="0" w:space="0" w:color="auto"/>
        <w:bottom w:val="none" w:sz="0" w:space="0" w:color="auto"/>
        <w:right w:val="none" w:sz="0" w:space="0" w:color="auto"/>
      </w:divBdr>
    </w:div>
    <w:div w:id="188489170">
      <w:marLeft w:val="0"/>
      <w:marRight w:val="0"/>
      <w:marTop w:val="0"/>
      <w:marBottom w:val="0"/>
      <w:divBdr>
        <w:top w:val="none" w:sz="0" w:space="0" w:color="auto"/>
        <w:left w:val="none" w:sz="0" w:space="0" w:color="auto"/>
        <w:bottom w:val="none" w:sz="0" w:space="0" w:color="auto"/>
        <w:right w:val="none" w:sz="0" w:space="0" w:color="auto"/>
      </w:divBdr>
    </w:div>
    <w:div w:id="188489171">
      <w:marLeft w:val="0"/>
      <w:marRight w:val="0"/>
      <w:marTop w:val="0"/>
      <w:marBottom w:val="0"/>
      <w:divBdr>
        <w:top w:val="none" w:sz="0" w:space="0" w:color="auto"/>
        <w:left w:val="none" w:sz="0" w:space="0" w:color="auto"/>
        <w:bottom w:val="none" w:sz="0" w:space="0" w:color="auto"/>
        <w:right w:val="none" w:sz="0" w:space="0" w:color="auto"/>
      </w:divBdr>
    </w:div>
    <w:div w:id="188489172">
      <w:marLeft w:val="0"/>
      <w:marRight w:val="0"/>
      <w:marTop w:val="0"/>
      <w:marBottom w:val="0"/>
      <w:divBdr>
        <w:top w:val="none" w:sz="0" w:space="0" w:color="auto"/>
        <w:left w:val="none" w:sz="0" w:space="0" w:color="auto"/>
        <w:bottom w:val="none" w:sz="0" w:space="0" w:color="auto"/>
        <w:right w:val="none" w:sz="0" w:space="0" w:color="auto"/>
      </w:divBdr>
    </w:div>
    <w:div w:id="188489173">
      <w:marLeft w:val="0"/>
      <w:marRight w:val="0"/>
      <w:marTop w:val="0"/>
      <w:marBottom w:val="0"/>
      <w:divBdr>
        <w:top w:val="none" w:sz="0" w:space="0" w:color="auto"/>
        <w:left w:val="none" w:sz="0" w:space="0" w:color="auto"/>
        <w:bottom w:val="none" w:sz="0" w:space="0" w:color="auto"/>
        <w:right w:val="none" w:sz="0" w:space="0" w:color="auto"/>
      </w:divBdr>
    </w:div>
    <w:div w:id="188489174">
      <w:marLeft w:val="0"/>
      <w:marRight w:val="0"/>
      <w:marTop w:val="0"/>
      <w:marBottom w:val="0"/>
      <w:divBdr>
        <w:top w:val="none" w:sz="0" w:space="0" w:color="auto"/>
        <w:left w:val="none" w:sz="0" w:space="0" w:color="auto"/>
        <w:bottom w:val="none" w:sz="0" w:space="0" w:color="auto"/>
        <w:right w:val="none" w:sz="0" w:space="0" w:color="auto"/>
      </w:divBdr>
    </w:div>
    <w:div w:id="188489175">
      <w:marLeft w:val="0"/>
      <w:marRight w:val="0"/>
      <w:marTop w:val="0"/>
      <w:marBottom w:val="0"/>
      <w:divBdr>
        <w:top w:val="none" w:sz="0" w:space="0" w:color="auto"/>
        <w:left w:val="none" w:sz="0" w:space="0" w:color="auto"/>
        <w:bottom w:val="none" w:sz="0" w:space="0" w:color="auto"/>
        <w:right w:val="none" w:sz="0" w:space="0" w:color="auto"/>
      </w:divBdr>
    </w:div>
    <w:div w:id="188489176">
      <w:marLeft w:val="0"/>
      <w:marRight w:val="0"/>
      <w:marTop w:val="0"/>
      <w:marBottom w:val="0"/>
      <w:divBdr>
        <w:top w:val="none" w:sz="0" w:space="0" w:color="auto"/>
        <w:left w:val="none" w:sz="0" w:space="0" w:color="auto"/>
        <w:bottom w:val="none" w:sz="0" w:space="0" w:color="auto"/>
        <w:right w:val="none" w:sz="0" w:space="0" w:color="auto"/>
      </w:divBdr>
    </w:div>
    <w:div w:id="188489177">
      <w:marLeft w:val="0"/>
      <w:marRight w:val="0"/>
      <w:marTop w:val="0"/>
      <w:marBottom w:val="0"/>
      <w:divBdr>
        <w:top w:val="none" w:sz="0" w:space="0" w:color="auto"/>
        <w:left w:val="none" w:sz="0" w:space="0" w:color="auto"/>
        <w:bottom w:val="none" w:sz="0" w:space="0" w:color="auto"/>
        <w:right w:val="none" w:sz="0" w:space="0" w:color="auto"/>
      </w:divBdr>
    </w:div>
    <w:div w:id="188489178">
      <w:marLeft w:val="0"/>
      <w:marRight w:val="0"/>
      <w:marTop w:val="0"/>
      <w:marBottom w:val="0"/>
      <w:divBdr>
        <w:top w:val="none" w:sz="0" w:space="0" w:color="auto"/>
        <w:left w:val="none" w:sz="0" w:space="0" w:color="auto"/>
        <w:bottom w:val="none" w:sz="0" w:space="0" w:color="auto"/>
        <w:right w:val="none" w:sz="0" w:space="0" w:color="auto"/>
      </w:divBdr>
    </w:div>
    <w:div w:id="188489179">
      <w:marLeft w:val="0"/>
      <w:marRight w:val="0"/>
      <w:marTop w:val="0"/>
      <w:marBottom w:val="0"/>
      <w:divBdr>
        <w:top w:val="none" w:sz="0" w:space="0" w:color="auto"/>
        <w:left w:val="none" w:sz="0" w:space="0" w:color="auto"/>
        <w:bottom w:val="none" w:sz="0" w:space="0" w:color="auto"/>
        <w:right w:val="none" w:sz="0" w:space="0" w:color="auto"/>
      </w:divBdr>
    </w:div>
    <w:div w:id="188489180">
      <w:marLeft w:val="0"/>
      <w:marRight w:val="0"/>
      <w:marTop w:val="0"/>
      <w:marBottom w:val="0"/>
      <w:divBdr>
        <w:top w:val="none" w:sz="0" w:space="0" w:color="auto"/>
        <w:left w:val="none" w:sz="0" w:space="0" w:color="auto"/>
        <w:bottom w:val="none" w:sz="0" w:space="0" w:color="auto"/>
        <w:right w:val="none" w:sz="0" w:space="0" w:color="auto"/>
      </w:divBdr>
    </w:div>
    <w:div w:id="188489181">
      <w:marLeft w:val="0"/>
      <w:marRight w:val="0"/>
      <w:marTop w:val="0"/>
      <w:marBottom w:val="0"/>
      <w:divBdr>
        <w:top w:val="none" w:sz="0" w:space="0" w:color="auto"/>
        <w:left w:val="none" w:sz="0" w:space="0" w:color="auto"/>
        <w:bottom w:val="none" w:sz="0" w:space="0" w:color="auto"/>
        <w:right w:val="none" w:sz="0" w:space="0" w:color="auto"/>
      </w:divBdr>
    </w:div>
    <w:div w:id="188489182">
      <w:marLeft w:val="0"/>
      <w:marRight w:val="0"/>
      <w:marTop w:val="0"/>
      <w:marBottom w:val="0"/>
      <w:divBdr>
        <w:top w:val="none" w:sz="0" w:space="0" w:color="auto"/>
        <w:left w:val="none" w:sz="0" w:space="0" w:color="auto"/>
        <w:bottom w:val="none" w:sz="0" w:space="0" w:color="auto"/>
        <w:right w:val="none" w:sz="0" w:space="0" w:color="auto"/>
      </w:divBdr>
    </w:div>
    <w:div w:id="188489183">
      <w:marLeft w:val="0"/>
      <w:marRight w:val="0"/>
      <w:marTop w:val="0"/>
      <w:marBottom w:val="0"/>
      <w:divBdr>
        <w:top w:val="none" w:sz="0" w:space="0" w:color="auto"/>
        <w:left w:val="none" w:sz="0" w:space="0" w:color="auto"/>
        <w:bottom w:val="none" w:sz="0" w:space="0" w:color="auto"/>
        <w:right w:val="none" w:sz="0" w:space="0" w:color="auto"/>
      </w:divBdr>
    </w:div>
    <w:div w:id="188489184">
      <w:marLeft w:val="0"/>
      <w:marRight w:val="0"/>
      <w:marTop w:val="0"/>
      <w:marBottom w:val="0"/>
      <w:divBdr>
        <w:top w:val="none" w:sz="0" w:space="0" w:color="auto"/>
        <w:left w:val="none" w:sz="0" w:space="0" w:color="auto"/>
        <w:bottom w:val="none" w:sz="0" w:space="0" w:color="auto"/>
        <w:right w:val="none" w:sz="0" w:space="0" w:color="auto"/>
      </w:divBdr>
    </w:div>
    <w:div w:id="188489185">
      <w:marLeft w:val="0"/>
      <w:marRight w:val="0"/>
      <w:marTop w:val="0"/>
      <w:marBottom w:val="0"/>
      <w:divBdr>
        <w:top w:val="none" w:sz="0" w:space="0" w:color="auto"/>
        <w:left w:val="none" w:sz="0" w:space="0" w:color="auto"/>
        <w:bottom w:val="none" w:sz="0" w:space="0" w:color="auto"/>
        <w:right w:val="none" w:sz="0" w:space="0" w:color="auto"/>
      </w:divBdr>
    </w:div>
    <w:div w:id="188489186">
      <w:marLeft w:val="0"/>
      <w:marRight w:val="0"/>
      <w:marTop w:val="0"/>
      <w:marBottom w:val="0"/>
      <w:divBdr>
        <w:top w:val="none" w:sz="0" w:space="0" w:color="auto"/>
        <w:left w:val="none" w:sz="0" w:space="0" w:color="auto"/>
        <w:bottom w:val="none" w:sz="0" w:space="0" w:color="auto"/>
        <w:right w:val="none" w:sz="0" w:space="0" w:color="auto"/>
      </w:divBdr>
    </w:div>
    <w:div w:id="188489187">
      <w:marLeft w:val="0"/>
      <w:marRight w:val="0"/>
      <w:marTop w:val="0"/>
      <w:marBottom w:val="0"/>
      <w:divBdr>
        <w:top w:val="none" w:sz="0" w:space="0" w:color="auto"/>
        <w:left w:val="none" w:sz="0" w:space="0" w:color="auto"/>
        <w:bottom w:val="none" w:sz="0" w:space="0" w:color="auto"/>
        <w:right w:val="none" w:sz="0" w:space="0" w:color="auto"/>
      </w:divBdr>
    </w:div>
    <w:div w:id="188489188">
      <w:marLeft w:val="0"/>
      <w:marRight w:val="0"/>
      <w:marTop w:val="0"/>
      <w:marBottom w:val="0"/>
      <w:divBdr>
        <w:top w:val="none" w:sz="0" w:space="0" w:color="auto"/>
        <w:left w:val="none" w:sz="0" w:space="0" w:color="auto"/>
        <w:bottom w:val="none" w:sz="0" w:space="0" w:color="auto"/>
        <w:right w:val="none" w:sz="0" w:space="0" w:color="auto"/>
      </w:divBdr>
    </w:div>
    <w:div w:id="188489189">
      <w:marLeft w:val="0"/>
      <w:marRight w:val="0"/>
      <w:marTop w:val="0"/>
      <w:marBottom w:val="0"/>
      <w:divBdr>
        <w:top w:val="none" w:sz="0" w:space="0" w:color="auto"/>
        <w:left w:val="none" w:sz="0" w:space="0" w:color="auto"/>
        <w:bottom w:val="none" w:sz="0" w:space="0" w:color="auto"/>
        <w:right w:val="none" w:sz="0" w:space="0" w:color="auto"/>
      </w:divBdr>
    </w:div>
    <w:div w:id="188489190">
      <w:marLeft w:val="0"/>
      <w:marRight w:val="0"/>
      <w:marTop w:val="0"/>
      <w:marBottom w:val="0"/>
      <w:divBdr>
        <w:top w:val="none" w:sz="0" w:space="0" w:color="auto"/>
        <w:left w:val="none" w:sz="0" w:space="0" w:color="auto"/>
        <w:bottom w:val="none" w:sz="0" w:space="0" w:color="auto"/>
        <w:right w:val="none" w:sz="0" w:space="0" w:color="auto"/>
      </w:divBdr>
    </w:div>
    <w:div w:id="188489191">
      <w:marLeft w:val="0"/>
      <w:marRight w:val="0"/>
      <w:marTop w:val="0"/>
      <w:marBottom w:val="0"/>
      <w:divBdr>
        <w:top w:val="none" w:sz="0" w:space="0" w:color="auto"/>
        <w:left w:val="none" w:sz="0" w:space="0" w:color="auto"/>
        <w:bottom w:val="none" w:sz="0" w:space="0" w:color="auto"/>
        <w:right w:val="none" w:sz="0" w:space="0" w:color="auto"/>
      </w:divBdr>
    </w:div>
    <w:div w:id="188489192">
      <w:marLeft w:val="0"/>
      <w:marRight w:val="0"/>
      <w:marTop w:val="0"/>
      <w:marBottom w:val="0"/>
      <w:divBdr>
        <w:top w:val="none" w:sz="0" w:space="0" w:color="auto"/>
        <w:left w:val="none" w:sz="0" w:space="0" w:color="auto"/>
        <w:bottom w:val="none" w:sz="0" w:space="0" w:color="auto"/>
        <w:right w:val="none" w:sz="0" w:space="0" w:color="auto"/>
      </w:divBdr>
    </w:div>
    <w:div w:id="188489193">
      <w:marLeft w:val="0"/>
      <w:marRight w:val="0"/>
      <w:marTop w:val="0"/>
      <w:marBottom w:val="0"/>
      <w:divBdr>
        <w:top w:val="none" w:sz="0" w:space="0" w:color="auto"/>
        <w:left w:val="none" w:sz="0" w:space="0" w:color="auto"/>
        <w:bottom w:val="none" w:sz="0" w:space="0" w:color="auto"/>
        <w:right w:val="none" w:sz="0" w:space="0" w:color="auto"/>
      </w:divBdr>
    </w:div>
    <w:div w:id="188489194">
      <w:marLeft w:val="0"/>
      <w:marRight w:val="0"/>
      <w:marTop w:val="0"/>
      <w:marBottom w:val="0"/>
      <w:divBdr>
        <w:top w:val="none" w:sz="0" w:space="0" w:color="auto"/>
        <w:left w:val="none" w:sz="0" w:space="0" w:color="auto"/>
        <w:bottom w:val="none" w:sz="0" w:space="0" w:color="auto"/>
        <w:right w:val="none" w:sz="0" w:space="0" w:color="auto"/>
      </w:divBdr>
    </w:div>
    <w:div w:id="188489195">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88489197">
      <w:marLeft w:val="0"/>
      <w:marRight w:val="0"/>
      <w:marTop w:val="0"/>
      <w:marBottom w:val="0"/>
      <w:divBdr>
        <w:top w:val="none" w:sz="0" w:space="0" w:color="auto"/>
        <w:left w:val="none" w:sz="0" w:space="0" w:color="auto"/>
        <w:bottom w:val="none" w:sz="0" w:space="0" w:color="auto"/>
        <w:right w:val="none" w:sz="0" w:space="0" w:color="auto"/>
      </w:divBdr>
    </w:div>
    <w:div w:id="188489198">
      <w:marLeft w:val="0"/>
      <w:marRight w:val="0"/>
      <w:marTop w:val="0"/>
      <w:marBottom w:val="0"/>
      <w:divBdr>
        <w:top w:val="none" w:sz="0" w:space="0" w:color="auto"/>
        <w:left w:val="none" w:sz="0" w:space="0" w:color="auto"/>
        <w:bottom w:val="none" w:sz="0" w:space="0" w:color="auto"/>
        <w:right w:val="none" w:sz="0" w:space="0" w:color="auto"/>
      </w:divBdr>
    </w:div>
    <w:div w:id="188489199">
      <w:marLeft w:val="0"/>
      <w:marRight w:val="0"/>
      <w:marTop w:val="0"/>
      <w:marBottom w:val="0"/>
      <w:divBdr>
        <w:top w:val="none" w:sz="0" w:space="0" w:color="auto"/>
        <w:left w:val="none" w:sz="0" w:space="0" w:color="auto"/>
        <w:bottom w:val="none" w:sz="0" w:space="0" w:color="auto"/>
        <w:right w:val="none" w:sz="0" w:space="0" w:color="auto"/>
      </w:divBdr>
    </w:div>
    <w:div w:id="188489200">
      <w:marLeft w:val="0"/>
      <w:marRight w:val="0"/>
      <w:marTop w:val="0"/>
      <w:marBottom w:val="0"/>
      <w:divBdr>
        <w:top w:val="none" w:sz="0" w:space="0" w:color="auto"/>
        <w:left w:val="none" w:sz="0" w:space="0" w:color="auto"/>
        <w:bottom w:val="none" w:sz="0" w:space="0" w:color="auto"/>
        <w:right w:val="none" w:sz="0" w:space="0" w:color="auto"/>
      </w:divBdr>
    </w:div>
    <w:div w:id="188489201">
      <w:marLeft w:val="0"/>
      <w:marRight w:val="0"/>
      <w:marTop w:val="0"/>
      <w:marBottom w:val="0"/>
      <w:divBdr>
        <w:top w:val="none" w:sz="0" w:space="0" w:color="auto"/>
        <w:left w:val="none" w:sz="0" w:space="0" w:color="auto"/>
        <w:bottom w:val="none" w:sz="0" w:space="0" w:color="auto"/>
        <w:right w:val="none" w:sz="0" w:space="0" w:color="auto"/>
      </w:divBdr>
    </w:div>
    <w:div w:id="121065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he.net/IHE_Domains/" TargetMode="External"/><Relationship Id="rId18" Type="http://schemas.openxmlformats.org/officeDocument/2006/relationships/image" Target="media/image2.png"/><Relationship Id="rId26" Type="http://schemas.openxmlformats.org/officeDocument/2006/relationships/hyperlink" Target="http://www.w3.org/TR/xmlschema11-1/"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comments" Target="comments.xml"/><Relationship Id="rId42" Type="http://schemas.openxmlformats.org/officeDocument/2006/relationships/hyperlink" Target="mailto:./record/@status" TargetMode="External"/><Relationship Id="rId47" Type="http://schemas.openxmlformats.org/officeDocument/2006/relationships/hyperlink" Target="mailto:./@otherID" TargetMode="External"/><Relationship Id="rId50" Type="http://schemas.openxmlformats.org/officeDocument/2006/relationships/image" Target="media/image17.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ihe.net/" TargetMode="External"/><Relationship Id="rId17" Type="http://schemas.openxmlformats.org/officeDocument/2006/relationships/hyperlink" Target="http://wiki.siframework.org/file/view/ESI%20Query%20and%20Response.pdf" TargetMode="External"/><Relationship Id="rId25" Type="http://schemas.openxmlformats.org/officeDocument/2006/relationships/hyperlink" Target="http://www.w3.org/TR/xquery/" TargetMode="External"/><Relationship Id="rId33" Type="http://schemas.openxmlformats.org/officeDocument/2006/relationships/image" Target="media/image9.png"/><Relationship Id="rId38" Type="http://schemas.openxmlformats.org/officeDocument/2006/relationships/image" Target="media/image10.emf"/><Relationship Id="rId46" Type="http://schemas.openxmlformats.org/officeDocument/2006/relationships/image" Target="media/image1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ihe.net/Technical_Frameworks/" TargetMode="External"/><Relationship Id="rId20" Type="http://schemas.openxmlformats.org/officeDocument/2006/relationships/image" Target="media/image4.emf"/><Relationship Id="rId29" Type="http://schemas.openxmlformats.org/officeDocument/2006/relationships/hyperlink" Target="http://www.w3.org/TR/xforms/" TargetMode="External"/><Relationship Id="rId41" Type="http://schemas.openxmlformats.org/officeDocument/2006/relationships/image" Target="media/image12.png"/><Relationship Id="rId54" Type="http://schemas.openxmlformats.org/officeDocument/2006/relationships/hyperlink" Target="http://tools.ietf.org/html/rfc2046%3c/xs: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ITI_Public_Comments/" TargetMode="External"/><Relationship Id="rId24" Type="http://schemas.openxmlformats.org/officeDocument/2006/relationships/image" Target="media/image7.emf"/><Relationship Id="rId32" Type="http://schemas.openxmlformats.org/officeDocument/2006/relationships/hyperlink" Target="http://wiki.siframework.org/file/view/ESI%20Query%20and%20Response.pdf" TargetMode="External"/><Relationship Id="rId37" Type="http://schemas.microsoft.com/office/2018/08/relationships/commentsExtensible" Target="commentsExtensible.xml"/><Relationship Id="rId40" Type="http://schemas.openxmlformats.org/officeDocument/2006/relationships/hyperlink" Target="http://tools.ietf.org/html/rfc4791" TargetMode="External"/><Relationship Id="rId45" Type="http://schemas.openxmlformats.org/officeDocument/2006/relationships/image" Target="media/image14.png"/><Relationship Id="rId53" Type="http://schemas.openxmlformats.org/officeDocument/2006/relationships/hyperlink" Target="http://www.ietf.org/rfc/rfc4122.txt%3c/xs:documentat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he.net/Profiles/" TargetMode="External"/><Relationship Id="rId23" Type="http://schemas.openxmlformats.org/officeDocument/2006/relationships/hyperlink" Target="http://www.balisage.net/Proceedings/vol7/html/Vlist02/BalisageVol7-Vlist02.html" TargetMode="External"/><Relationship Id="rId28" Type="http://schemas.openxmlformats.org/officeDocument/2006/relationships/hyperlink" Target="http://www.w3.org/TR/soap/" TargetMode="External"/><Relationship Id="rId36" Type="http://schemas.microsoft.com/office/2016/09/relationships/commentsIds" Target="commentsIds.xml"/><Relationship Id="rId49" Type="http://schemas.openxmlformats.org/officeDocument/2006/relationships/image" Target="media/image16.png"/><Relationship Id="rId57" Type="http://schemas.openxmlformats.org/officeDocument/2006/relationships/footer" Target="footer2.xml"/><Relationship Id="rId10" Type="http://schemas.openxmlformats.org/officeDocument/2006/relationships/hyperlink" Target="http://ihe.net/Public_Comment/" TargetMode="External"/><Relationship Id="rId19" Type="http://schemas.openxmlformats.org/officeDocument/2006/relationships/image" Target="media/image3.emf"/><Relationship Id="rId31" Type="http://schemas.openxmlformats.org/officeDocument/2006/relationships/image" Target="media/image8.png"/><Relationship Id="rId44" Type="http://schemas.openxmlformats.org/officeDocument/2006/relationships/hyperlink" Target="mailto:./record/@status" TargetMode="External"/><Relationship Id="rId52" Type="http://schemas.openxmlformats.org/officeDocument/2006/relationships/image" Target="media/image1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www.ihe.net/IHE_Process/" TargetMode="External"/><Relationship Id="rId22" Type="http://schemas.openxmlformats.org/officeDocument/2006/relationships/image" Target="media/image6.png"/><Relationship Id="rId27" Type="http://schemas.openxmlformats.org/officeDocument/2006/relationships/hyperlink" Target="http://www.w3.org/Protocols/" TargetMode="External"/><Relationship Id="rId30" Type="http://schemas.openxmlformats.org/officeDocument/2006/relationships/hyperlink" Target="http://www.w3.org/TR/xforms/" TargetMode="External"/><Relationship Id="rId35" Type="http://schemas.microsoft.com/office/2011/relationships/commentsExtended" Target="commentsExtended.xml"/><Relationship Id="rId43" Type="http://schemas.openxmlformats.org/officeDocument/2006/relationships/image" Target="media/image13.png"/><Relationship Id="rId48" Type="http://schemas.openxmlformats.org/officeDocument/2006/relationships/hyperlink" Target="http://www.ilo.org/public/english/bureau/stat/isco/isco08/"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8D8344-FDE7-411C-8DC1-4CD0BF30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Template-V7.1.doc</Template>
  <TotalTime>28</TotalTime>
  <Pages>119</Pages>
  <Words>36422</Words>
  <Characters>207606</Characters>
  <Application>Microsoft Office Word</Application>
  <DocSecurity>0</DocSecurity>
  <Lines>1730</Lines>
  <Paragraphs>487</Paragraphs>
  <ScaleCrop>false</ScaleCrop>
  <HeadingPairs>
    <vt:vector size="2" baseType="variant">
      <vt:variant>
        <vt:lpstr>Title</vt:lpstr>
      </vt:variant>
      <vt:variant>
        <vt:i4>1</vt:i4>
      </vt:variant>
    </vt:vector>
  </HeadingPairs>
  <TitlesOfParts>
    <vt:vector size="1" baseType="lpstr">
      <vt:lpstr>IHE_ITI_Suppl_CSD_Rev1.3_TI_2015-08-31</vt:lpstr>
    </vt:vector>
  </TitlesOfParts>
  <Company>IHE</Company>
  <LinksUpToDate>false</LinksUpToDate>
  <CharactersWithSpaces>243541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IHE_ITI_Suppl_CSD_Rev1.4_TI_2016-09-09</dc:title>
  <dc:subject>IHE ITI Care Services Discovery Supplement</dc:subject>
  <dc:creator>IHE ITI Technical Committee</dc:creator>
  <cp:keywords>IHE ITI Supplement</cp:keywords>
  <cp:lastModifiedBy>Luke Duncan</cp:lastModifiedBy>
  <cp:revision>8</cp:revision>
  <cp:lastPrinted>2013-08-05T19:15:00Z</cp:lastPrinted>
  <dcterms:created xsi:type="dcterms:W3CDTF">2016-08-28T00:03:00Z</dcterms:created>
  <dcterms:modified xsi:type="dcterms:W3CDTF">2025-09-02T17:35:00Z</dcterms:modified>
  <cp:category>IHE Supplement</cp:category>
</cp:coreProperties>
</file>